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6.png" ContentType="image/png"/>
  <Override PartName="/word/media/rId139.png" ContentType="image/png"/>
  <Override PartName="/word/media/rId142.png" ContentType="image/png"/>
  <Override PartName="/word/media/rId145.png" ContentType="image/png"/>
  <Override PartName="/word/media/rId14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Abstract</w:t>
      </w:r>
    </w:p>
    <w:p>
      <w:pPr>
        <w:pStyle w:val="BodyText"/>
      </w:pPr>
      <w:r>
        <w:t xml:space="preserve">The UK government’s 2026 White Paper targets halving the disadvantage attainment gap. Achieving this requires local education authorities to understand the drivers of attainment in their areas, but challenges in evidence synthesis and locally relevant data analytics mean the risk of pulling the wrong policy lever is high. Using linear mixed-effects models fitted to 4-years of DfE data, we show school-level Attainment 8 is highly predictable. Focusing on Brighton and Hove, where 2024 secondary admissions changes were premised on the idea that disadvantaged student attainment could be improved through even more social mixing in the school system, our analysis suggests that through omitted variables, non-linearities and counter-intuitive relationships, the policy is unlikely to deliver the targeted gains, while the wider literature on long school commutes points to social and educational costs not adequately considered. The city has the second-worst absence rate in</w:t>
      </w:r>
      <w:r>
        <w:t xml:space="preserve"> </w:t>
      </w:r>
      <w:del w:id="1" w:author="Revision" w:date="2026-08-25T00:00:00Z">
        <w:r>
          <w:delText xml:space="preserve">England,</w:delText>
        </w:r>
      </w:del>
      <w:r>
        <w:t xml:space="preserve"> </w:t>
      </w:r>
      <w:ins w:id="1" w:author="Revision" w:date="2026-08-25T00:00:00Z">
        <w:r>
          <w:t xml:space="preserve">England in 2024-25 (and among the worst throughout the period),</w:t>
        </w:r>
      </w:ins>
      <w:r>
        <w:t xml:space="preserve"> </w:t>
      </w:r>
      <w:r>
        <w:t xml:space="preserve">and our modelling indicates improving attendance would be the most impactful single policy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w:t>
      </w:r>
    </w:p>
    <w:bookmarkStart w:id="22" w:name="introduction"/>
    <w:p>
      <w:pPr>
        <w:pStyle w:val="Heading1"/>
      </w:pPr>
      <w:r>
        <w:t xml:space="preserve">1. Introduction</w:t>
      </w:r>
    </w:p>
    <w:p>
      <w:pPr>
        <w:pStyle w:val="FirstParagraph"/>
      </w:pPr>
      <w:r>
        <w:t xml:space="preserve">Pupil outcomes, including attainment, are a recurrent policy theme given the established links to individual life outcomes (Farquharson et al. 2024) and our collective national success through measures such as economic productivity (Grant 2017). The UK Government’s 2026 schools white paper (DfE 2026) sets ambitious targets including halving the disadvantage attainment gap, improving attendance, reforming admissions and tackling place-based disadvantage. These ambitions will require local education authorities (LEAs) to understand the specific drivers in their areas and choose interventions accordingly.</w:t>
      </w:r>
    </w:p>
    <w:p>
      <w:pPr>
        <w:pStyle w:val="BodyText"/>
      </w:pPr>
      <w:r>
        <w:t xml:space="preserve">Focusing on</w:t>
      </w:r>
      <w:r>
        <w:t xml:space="preserve"> </w:t>
      </w:r>
      <w:del w:id="2" w:author="Revision" w:date="2026-08-25T00:00:00Z">
        <w:r>
          <w:delText xml:space="preserve">the</w:delText>
        </w:r>
      </w:del>
      <w:r>
        <w:t xml:space="preserve"> </w:t>
      </w:r>
      <w:r>
        <w:t xml:space="preserve">secondary school attainment, 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pPr>
        <w:pStyle w:val="BodyText"/>
      </w:pPr>
      <w:r>
        <w:t xml:space="preserve">Brighton and Hove provides a particularly instructive case. The city already has a distinctive admissions landscape featuring catchment areas with a lottery tie-break for oversubscribed schools, introduced following a secondary school closure in 2005 (Allen et al. 2013),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children, and redraw catchment boundaries. The proposals were promoted on the premise that attainment in the city was</w:t>
      </w:r>
      <w:r>
        <w:t xml:space="preserve"> </w:t>
      </w:r>
      <w:r>
        <w:t xml:space="preserve">‘driven by economic advantage’</w:t>
      </w:r>
      <w:r>
        <w:t xml:space="preserve"> </w:t>
      </w:r>
      <w:r>
        <w:t xml:space="preserve">and that redistributing pupils would narrow the attainment gap. The public response was overwhelmingly negative, yet parents and schools lacked the tools to challenge the proposals effectively and the core policy direction persisted, albeit slightly watered down.</w:t>
      </w:r>
    </w:p>
    <w:p>
      <w:pPr>
        <w:pStyle w:val="BodyText"/>
      </w:pPr>
      <w:r>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Our modelling addresses a critical blind spot in local decision-making: without the ability to account for structural factors like absence and prior attainment, councillors and citizens were unaware</w:t>
      </w:r>
      <w:r>
        <w:t xml:space="preserve"> </w:t>
      </w:r>
      <w:del w:id="3" w:author="Revision" w:date="2026-08-25T00:00:00Z">
        <w:r>
          <w:delText xml:space="preserve">that</w:delText>
        </w:r>
      </w:del>
      <w:r>
        <w:t xml:space="preserve"> </w:t>
      </w:r>
      <w:ins w:id="2" w:author="Revision" w:date="2026-08-25T00:00:00Z">
        <w:r>
          <w:t xml:space="preserve">that,</w:t>
        </w:r>
        <w:r>
          <w:t xml:space="preserve"> </w:t>
        </w:r>
        <w:r>
          <w:rPr>
            <w:i/>
            <w:iCs/>
          </w:rPr>
          <w:t xml:space="preserve">after controlling for absence in particular</w:t>
        </w:r>
        <w:r>
          <w:t xml:space="preserve">,</w:t>
        </w:r>
      </w:ins>
      <w:r>
        <w:t xml:space="preserve"> </w:t>
      </w:r>
      <w:r>
        <w:t xml:space="preserve">Brighton and Hove was already among the highest-performing LEAs nationally for</w:t>
      </w:r>
      <w:r>
        <w:t xml:space="preserve"> </w:t>
      </w:r>
      <w:del w:id="4" w:author="Revision" w:date="2026-08-25T00:00:00Z">
        <w:r>
          <w:delText xml:space="preserve">taking students beyond those factors</w:delText>
        </w:r>
      </w:del>
      <w:r>
        <w:t xml:space="preserve"> </w:t>
      </w:r>
      <w:ins w:id="3" w:author="Revision" w:date="2026-08-25T00:00:00Z">
        <w:r>
          <w:t xml:space="preserve">contextualised GCSE attainment</w:t>
        </w:r>
      </w:ins>
      <w:r>
        <w:t xml:space="preserve"> </w:t>
      </w:r>
      <w:r>
        <w:t xml:space="preserve">- ranking</w:t>
      </w:r>
      <w:r>
        <w:t xml:space="preserve"> </w:t>
      </w:r>
      <w:del w:id="5" w:author="Revision" w:date="2026-08-25T00:00:00Z">
        <w:r>
          <w:delText xml:space="preserve">7th out</w:delText>
        </w:r>
      </w:del>
      <w:r>
        <w:t xml:space="preserve"> </w:t>
      </w:r>
      <w:ins w:id="4" w:author="Revision" w:date="2026-08-25T00:00:00Z">
        <w:r>
          <w:t xml:space="preserve">15th</w:t>
        </w:r>
      </w:ins>
      <w:r>
        <w:t xml:space="preserve"> </w:t>
      </w:r>
      <w:r>
        <w:t xml:space="preserve">of</w:t>
      </w:r>
      <w:r>
        <w:t xml:space="preserve"> </w:t>
      </w:r>
      <w:del w:id="6" w:author="Revision" w:date="2026-08-25T00:00:00Z">
        <w:r>
          <w:delText xml:space="preserve">152</w:delText>
        </w:r>
      </w:del>
      <w:r>
        <w:t xml:space="preserve"> </w:t>
      </w:r>
      <w:ins w:id="5" w:author="Revision" w:date="2026-08-25T00:00:00Z">
        <w:r>
          <w:t xml:space="preserve">151</w:t>
        </w:r>
      </w:ins>
      <w:r>
        <w:t xml:space="preserve"> </w:t>
      </w:r>
      <w:r>
        <w:t xml:space="preserve">for disadvantaged pupils and</w:t>
      </w:r>
      <w:r>
        <w:t xml:space="preserve"> </w:t>
      </w:r>
      <w:del w:id="7" w:author="Revision" w:date="2026-08-25T00:00:00Z">
        <w:r>
          <w:delText xml:space="preserve">5th</w:delText>
        </w:r>
      </w:del>
      <w:r>
        <w:t xml:space="preserve"> </w:t>
      </w:r>
      <w:ins w:id="6" w:author="Revision" w:date="2026-08-25T00:00:00Z">
        <w:r>
          <w:t xml:space="preserve">4th</w:t>
        </w:r>
      </w:ins>
      <w:r>
        <w:t xml:space="preserve"> </w:t>
      </w:r>
      <w:r>
        <w:t xml:space="preserve">for non-disadvantaged pupils.</w:t>
      </w:r>
      <w:r>
        <w:t xml:space="preserve"> </w:t>
      </w:r>
      <w:ins w:id="7" w:author="Revision" w:date="2026-08-25T00:00:00Z">
        <w:r>
          <w:t xml:space="preserve">As we show later, that conditional ranking is itself a measure of how much the city’s severe absence problem is costing its disadvantaged pupils. If we set absence aside the schools look exceptional, if we factor it in, the city is ordinary.</w:t>
        </w:r>
      </w:ins>
      <w:r>
        <w:t xml:space="preserve"> </w:t>
      </w:r>
      <w:r>
        <w:t xml:space="preserve">These insights come from the analysis of open data presented in this paper and carried out after the consultation had closed. However, with more timely analysis and with this knowledge, the approach to improving outcomes for disadvantaged pupils in the city could have been more effective and different questions asked:</w:t>
      </w:r>
      <w:r>
        <w:t xml:space="preserve"> </w:t>
      </w:r>
      <w:r>
        <w:t xml:space="preserve">“what can we learn from what the city is doing right?”</w:t>
      </w:r>
      <w:r>
        <w:t xml:space="preserve"> </w:t>
      </w:r>
      <w:r>
        <w:t xml:space="preserve">and</w:t>
      </w:r>
      <w:r>
        <w:t xml:space="preserve"> </w:t>
      </w:r>
      <w:r>
        <w:t xml:space="preserve">“would asking pupils to travel out of their communities to schools jeopardise this success?”</w:t>
      </w:r>
      <w:r>
        <w:t xml:space="preserve"> </w:t>
      </w:r>
      <w:r>
        <w:t xml:space="preserve">Some rapidly-produced analysis was put into the public domain by some of the authors of this</w:t>
      </w:r>
      <w:r>
        <w:t xml:space="preserve"> </w:t>
      </w:r>
      <w:del w:id="8" w:author="Revision" w:date="2026-08-25T00:00:00Z">
        <w:r>
          <w:delText xml:space="preserve">paper,</w:delText>
        </w:r>
      </w:del>
      <w:r>
        <w:t xml:space="preserve"> </w:t>
      </w:r>
      <w:ins w:id="8" w:author="Revision" w:date="2026-08-25T00:00:00Z">
        <w:r>
          <w:t xml:space="preserve">paper</w:t>
        </w:r>
        <w:r>
          <w:rPr>
            <w:rStyle w:val="FootnoteReference"/>
          </w:rPr>
          <w:footnoteReference w:id="20"/>
        </w:r>
        <w:r>
          <w:t xml:space="preserve">,</w:t>
        </w:r>
      </w:ins>
      <w:r>
        <w:t xml:space="preserve"> </w:t>
      </w:r>
      <w:r>
        <w:t xml:space="preserve">but as a response to, not a contribution to, policy formation.</w:t>
      </w:r>
    </w:p>
    <w:p>
      <w:pPr>
        <w:pStyle w:val="BodyText"/>
      </w:pPr>
      <w:r>
        <w:t xml:space="preserve">The discussions that led to this paper took place over an 18-month period spanning the 2024 and 2025 admissions consultations and involved a diverse group of parents, academics, policy practitioners and school governors. We do not claim our model is optimal or novel - the variables and effects are very similar to those reported by Macleod et al. (2015) over a decade ago. Our intention is to show that with freely available open data and a small set of well-chosen variables, it is possible to build a model explaining</w:t>
      </w:r>
      <w:r>
        <w:t xml:space="preserve"> </w:t>
      </w:r>
      <w:del w:id="9" w:author="Revision" w:date="2026-08-25T00:00:00Z">
        <w:r>
          <w:delText xml:space="preserve">over</w:delText>
        </w:r>
      </w:del>
      <w:r>
        <w:t xml:space="preserve"> </w:t>
      </w:r>
      <w:ins w:id="9" w:author="Revision" w:date="2026-08-25T00:00:00Z">
        <w:r>
          <w:t xml:space="preserve">close to</w:t>
        </w:r>
      </w:ins>
      <w:r>
        <w:t xml:space="preserve"> </w:t>
      </w:r>
      <w:r>
        <w:t xml:space="preserve">80% of the variation in school-level Attainment 8, and then to use it to answer locally targeted questions such as:</w:t>
      </w:r>
      <w:r>
        <w:t xml:space="preserve"> </w:t>
      </w:r>
      <w:r>
        <w:t xml:space="preserve">‘is changing the social mix in schools likely to improve disadvantaged pupil attainment?’</w:t>
      </w:r>
      <w:r>
        <w:t xml:space="preserve">,</w:t>
      </w:r>
      <w:r>
        <w:t xml:space="preserve"> </w:t>
      </w:r>
      <w:r>
        <w:t xml:space="preserve">‘what is the most important factor affecting attainment in a particular LEA?’</w:t>
      </w:r>
      <w:r>
        <w:t xml:space="preserve">, and</w:t>
      </w:r>
      <w:r>
        <w:t xml:space="preserve"> </w:t>
      </w:r>
      <w:r>
        <w:t xml:space="preserve">‘which schools are doing better or worse than expected?’</w:t>
      </w:r>
      <w:r>
        <w:t xml:space="preserve">. We report effects in GCSE-point units rather than standard deviations so that they have more direct meaning for policy makers.</w:t>
      </w:r>
    </w:p>
    <w:p>
      <w:pPr>
        <w:pStyle w:val="BodyText"/>
      </w:pPr>
      <w:r>
        <w:t xml:space="preserve">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attainment, and carried costs the consultation did not adequately weigh.</w:t>
      </w:r>
    </w:p>
    <w:p>
      <w:pPr>
        <w:pStyle w:val="BodyText"/>
      </w:pPr>
      <w:r>
        <w:t xml:space="preserve">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bookmarkEnd w:id="22"/>
    <w:bookmarkStart w:id="28" w:name="X6c5e88f05ffb4b99244fe6316fbbde4006e9a28"/>
    <w:p>
      <w:pPr>
        <w:pStyle w:val="Heading1"/>
      </w:pPr>
      <w:r>
        <w:t xml:space="preserve">2. Literature review: factors affecting pupil attainment</w:t>
      </w:r>
    </w:p>
    <w:bookmarkStart w:id="25" w:name="X27e2b6e819b781033a4a4801b80f2ee81de4995"/>
    <w:p>
      <w:pPr>
        <w:pStyle w:val="Heading2"/>
      </w:pPr>
      <w:r>
        <w:t xml:space="preserve">2.1 Socio-economic background and disadvantage</w:t>
      </w:r>
    </w:p>
    <w:p>
      <w:pPr>
        <w:pStyle w:val="FirstParagraph"/>
      </w:pPr>
      <w:r>
        <w:t xml:space="preserve">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 (Tuckett et al. 2023). It is this</w:t>
      </w:r>
      <w:r>
        <w:t xml:space="preserve"> </w:t>
      </w:r>
      <w:r>
        <w:t xml:space="preserve">‘attainment-gap’</w:t>
      </w:r>
      <w:r>
        <w:t xml:space="preserve"> </w:t>
      </w:r>
      <w:r>
        <w:t xml:space="preserve">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w:t>
      </w:r>
      <w:r>
        <w:t xml:space="preserve"> </w:t>
      </w:r>
      <w:del w:id="10" w:author="Revision" w:date="2026-08-25T00:00:00Z">
        <w:r>
          <w:delText xml:space="preserve">attainment.</w:delText>
        </w:r>
      </w:del>
      <w:r>
        <w:t xml:space="preserve"> </w:t>
      </w:r>
      <w:ins w:id="10" w:author="Revision" w:date="2026-08-25T00:00:00Z">
        <w:r>
          <w:t xml:space="preserve">attainment (for wider reviews and evidence syntheses, see e.g. Stopforth and Gayle (2025); Macleod et al. (2015); Tuckett et al. (2023)).</w:t>
        </w:r>
      </w:ins>
    </w:p>
    <w:p>
      <w:pPr>
        <w:pStyle w:val="BodyText"/>
      </w:pPr>
      <w:r>
        <w:t xml:space="preserve">Free School Meal (FSM) eligibility serves as the standard proxy for disadvantage, though its limitations are well established. For example, Stopforth and Gayle (2025) 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pPr>
        <w:pStyle w:val="BodyText"/>
      </w:pPr>
      <w:r>
        <w:t xml:space="preserve">Inequalities in GCSE outcomes are substantially mediated by prior attainment at National Curriculum Key Stage 2 (KS2 - the latter stages of primary school from ages 7 to</w:t>
      </w:r>
      <w:r>
        <w:t xml:space="preserve"> </w:t>
      </w:r>
      <w:del w:id="11" w:author="Revision" w:date="2026-08-25T00:00:00Z">
        <w:r>
          <w:delText xml:space="preserve">11),</w:delText>
        </w:r>
      </w:del>
      <w:r>
        <w:t xml:space="preserve"> </w:t>
      </w:r>
      <w:ins w:id="11" w:author="Revision" w:date="2026-08-25T00:00:00Z">
        <w:r>
          <w:t xml:space="preserve">11</w:t>
        </w:r>
        <w:r>
          <w:rPr>
            <w:rStyle w:val="FootnoteReference"/>
          </w:rPr>
          <w:footnoteReference w:id="23"/>
        </w:r>
        <w:r>
          <w:t xml:space="preserve">),</w:t>
        </w:r>
      </w:ins>
      <w:r>
        <w:t xml:space="preserve"> </w:t>
      </w:r>
      <w:r>
        <w:t xml:space="preserve">reflecting accumulated inequalities from before secondary school (Stopforth and Gayle 2025). Gorard and Siddiqui (2019) show that the duration of disadvantage is a stronger predictor than disadvantage at any single point, and propose that pupils do worse in schools with higher concentrations of disadvantage, estimating improvements of 0.05–0.15 standard deviations (approximately one GCSE grade in one subject) from greater social mixing. They argue this can be achieved at</w:t>
      </w:r>
      <w:r>
        <w:t xml:space="preserve"> </w:t>
      </w:r>
      <w:r>
        <w:t xml:space="preserve">‘almost no cost’</w:t>
      </w:r>
      <w:r>
        <w:t xml:space="preserve"> </w:t>
      </w:r>
      <w:r>
        <w:t xml:space="preserve">- a conjecture that overlooks real-world consequences for communities, particularly where local social geographies mean de-concentration requires children travelling long distances.</w:t>
      </w:r>
    </w:p>
    <w:bookmarkEnd w:id="25"/>
    <w:bookmarkStart w:id="26" w:name="attendance"/>
    <w:p>
      <w:pPr>
        <w:pStyle w:val="Heading2"/>
      </w:pPr>
      <w:r>
        <w:t xml:space="preserve">2.2 Attendance</w:t>
      </w:r>
    </w:p>
    <w:p>
      <w:pPr>
        <w:pStyle w:val="FirstParagraph"/>
      </w:pPr>
      <w:r>
        <w:t xml:space="preserve">School attendance is among the strongest predictors of attainment and this comes through strongly in the literature. DfE analysis of 2018/19 data (DfE 2022) documents a stark gradient: among persistently absent pupils, only 35.6% achieved a standard pass in English and Maths, compared with 83.7% among those with no recorded absences. It is also cited as one of the main factors in pushing down attainment for disadvantaged pupils by Macleod et al. (2015). More recent analysis finds that pupils with near-perfect attendance were 1.9 times as likely to achieve a grade 5 pass compared with otherwise similar pupils attending 90–95% of the time (DfE 2025a). Dräger et al. (2024), using the 1970 British Cohort Study, find that absences at age 10 are associated with lower educational attainment in adulthood. The Social Mobility Commission (Riordan et al. 2021) conclude that the correlation between attendance and progress is</w:t>
      </w:r>
      <w:r>
        <w:t xml:space="preserve"> </w:t>
      </w:r>
      <w:r>
        <w:t xml:space="preserve">‘most likely to be causal’</w:t>
      </w:r>
      <w:r>
        <w:t xml:space="preserve">.</w:t>
      </w:r>
    </w:p>
    <w:p>
      <w:pPr>
        <w:pStyle w:val="BodyText"/>
      </w:pPr>
      <w:r>
        <w:t xml:space="preserve">Post-pandemic persistent absence has risen sharply, from around 10.5% pre-pandemic to approximately 21.9% in secondary schools by 2023/24, with rates for FSM-eligible pupils around 32% (DfE 2025b). This compounds the challenge of disentangling school-level from pupil-level effects.</w:t>
      </w:r>
    </w:p>
    <w:p>
      <w:pPr>
        <w:pStyle w:val="BodyText"/>
      </w:pPr>
      <w:ins w:id="12" w:author="Revision" w:date="2026-08-25T00:00:00Z">
        <w:r>
          <w:t xml:space="preserve">How far attendance is amenable to</w:t>
        </w:r>
        <w:r>
          <w:t xml:space="preserve"> </w:t>
        </w:r>
        <w:r>
          <w:rPr>
            <w:i/>
            <w:iCs/>
          </w:rPr>
          <w:t xml:space="preserve">school-level</w:t>
        </w:r>
        <w:r>
          <w:t xml:space="preserve"> </w:t>
        </w:r>
        <w:r>
          <w:t xml:space="preserve">action is an important question. Some of the variation reflects school practice - pastoral systems, attendance follow-up and ethos - but a substantial share is driven by circumstances beyond the school gate: family poverty, physical and mental ill-health, special educational needs, caring responsibilities, and the broader adversities that depress attainment through multiple channels (Houtepen et al. 2020; Rakesh et al. 2025). The steep, largely exogenous rise in absence since the pandemic underlines how much of the recent problem sits outside any individual school’s control. This distinction - between the intake-driven component of absence and the smaller portion a school can itself move - is central to how absence should be interpreted as a policy lever, and we make it explicit in our modelling in section 5.5. It also implies that authority-wide improvement is unlikely to come from school-led practice-sharing alone, and more probably requires strategic, council-led, cross-departmental action spanning health, children’s services and family support alongside schools.</w:t>
        </w:r>
      </w:ins>
    </w:p>
    <w:bookmarkEnd w:id="26"/>
    <w:bookmarkStart w:id="27" w:name="other-factors"/>
    <w:p>
      <w:pPr>
        <w:pStyle w:val="Heading2"/>
      </w:pPr>
      <w:r>
        <w:t xml:space="preserve">2.3 Other factors</w:t>
      </w:r>
    </w:p>
    <w:p>
      <w:pPr>
        <w:pStyle w:val="FirstParagraph"/>
      </w:pPr>
      <w:r>
        <w:t xml:space="preserve">Ethnic inequalities are persistent (Gillborn et al. 2017), though Gorard et al. (2025) show these are substantially reduced when controlling for pupil-level characteristics. The under-performance of disadvantaged White British pupils, particularly boys, has attracted policy attention, with causes contested between place-based deprivation and cultural factors (Strand 2021; Commons Education Committee 2021).</w:t>
      </w:r>
    </w:p>
    <w:p>
      <w:pPr>
        <w:pStyle w:val="BodyText"/>
      </w:pPr>
      <w:r>
        <w:t xml:space="preserve">School-level selectivity inflates raw performance metrics. Anders et al. (2024) find that the private school premium effectively disappears once socio-economic background is controlled for. Burgess et al. (2018) show grammar schools reinforce socio-economic stratification without overall attainment benefits.</w:t>
      </w:r>
    </w:p>
    <w:p>
      <w:pPr>
        <w:pStyle w:val="BodyText"/>
      </w:pPr>
      <w:r>
        <w:t xml:space="preserve">Workforce factors including effective leadership (Zuccollo et al. 2023), teaching quality (Burgess et al. </w:t>
      </w:r>
      <w:del w:id="12" w:author="Revision" w:date="2026-08-25T00:00:00Z">
        <w:r>
          <w:delText xml:space="preserve">2023, 2022),</w:delText>
        </w:r>
      </w:del>
      <w:r>
        <w:t xml:space="preserve"> </w:t>
      </w:r>
      <w:ins w:id="13" w:author="Revision" w:date="2026-08-25T00:00:00Z">
        <w:r>
          <w:t xml:space="preserve">2023),</w:t>
        </w:r>
      </w:ins>
      <w:r>
        <w:t xml:space="preserve"> </w:t>
      </w:r>
      <w:r>
        <w:t xml:space="preserve">and teacher retention (Gibbons et al. 2018; Menzies 2023) contribute to variation in attainment, with effects felt most acutely by disadvantaged students (Allen et al. 2018). The</w:t>
      </w:r>
      <w:r>
        <w:t xml:space="preserve"> </w:t>
      </w:r>
      <w:r>
        <w:t xml:space="preserve">‘London Effect’</w:t>
      </w:r>
      <w:r>
        <w:t xml:space="preserve"> </w:t>
      </w:r>
      <w:r>
        <w:t xml:space="preserve">(the apparent boost to attainment for disadvantaged pupils who live in the Capital) (Ross et al. 2020) reflects a localised concentration of agency factors - parental expectations, homework hours, lower unauthorised absence - rather than a purely geographic phenomenon.</w:t>
      </w:r>
    </w:p>
    <w:p>
      <w:pPr>
        <w:pStyle w:val="BodyText"/>
      </w:pPr>
      <w:r>
        <w:t xml:space="preserve">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drivers as possible, so that their relative influences, interactions, and mediation pathways can be assessed concurrently - which is where we now turn.</w:t>
      </w:r>
    </w:p>
    <w:bookmarkEnd w:id="27"/>
    <w:bookmarkEnd w:id="28"/>
    <w:bookmarkStart w:id="37" w:name="data-and-methods"/>
    <w:p>
      <w:pPr>
        <w:pStyle w:val="Heading1"/>
      </w:pPr>
      <w:r>
        <w:t xml:space="preserve">3. Data and methods</w:t>
      </w:r>
    </w:p>
    <w:bookmarkStart w:id="31" w:name="data"/>
    <w:p>
      <w:pPr>
        <w:pStyle w:val="Heading2"/>
      </w:pPr>
      <w:r>
        <w:t xml:space="preserve">3.1 Data</w:t>
      </w:r>
    </w:p>
    <w:p>
      <w:pPr>
        <w:pStyle w:val="FirstParagraph"/>
      </w:pPr>
      <w:r>
        <w:t xml:space="preserve">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w:t>
      </w:r>
      <w:r>
        <w:t xml:space="preserve"> </w:t>
      </w:r>
      <w:del w:id="13" w:author="Revision" w:date="2026-08-25T00:00:00Z">
        <w:r>
          <w:delText xml:space="preserve">material.</w:delText>
        </w:r>
      </w:del>
      <w:r>
        <w:t xml:space="preserve"> </w:t>
      </w:r>
      <w:ins w:id="14" w:author="Revision" w:date="2026-08-25T00:00:00Z">
        <w:r>
          <w:t xml:space="preserve">material.</w:t>
        </w:r>
        <w:r>
          <w:rPr>
            <w:rStyle w:val="FootnoteReference"/>
          </w:rPr>
          <w:footnoteReference w:id="29"/>
        </w:r>
      </w:ins>
      <w:r>
        <w:t xml:space="preserve"> </w:t>
      </w:r>
      <w:r>
        <w:t xml:space="preserve">The full panel comprises 13,419 school-year observations from 3,523 academies and maintained schools across 152 LEAs. Independent schools, colleges and</w:t>
      </w:r>
      <w:r>
        <w:t xml:space="preserve"> </w:t>
      </w:r>
      <w:r>
        <w:t xml:space="preserve">‘special schools’</w:t>
      </w:r>
      <w:r>
        <w:t xml:space="preserve"> </w:t>
      </w:r>
      <w:r>
        <w:t xml:space="preserve">(those catering more for pupils with special educational needs and disabilities) are excluded. After the exclusion of cases with missing predictor values or imputation of those values required for the log-linear specification (principally missing workforce or Ofsted data in</w:t>
      </w:r>
      <w:r>
        <w:t xml:space="preserve"> </w:t>
      </w:r>
      <w:del w:id="14" w:author="Revision" w:date="2026-08-25T00:00:00Z">
        <w:r>
          <w:delText xml:space="preserve">2024-25),</w:delText>
        </w:r>
      </w:del>
      <w:r>
        <w:t xml:space="preserve"> </w:t>
      </w:r>
      <w:ins w:id="15" w:author="Revision" w:date="2026-08-25T00:00:00Z">
        <w:r>
          <w:t xml:space="preserve">2024-25, together with KS2 prior attainment, which is not published for that year because</w:t>
        </w:r>
      </w:ins>
      <w:r>
        <w:t xml:space="preserve"> </w:t>
      </w:r>
      <w:r>
        <w:t xml:space="preserve">the</w:t>
      </w:r>
      <w:r>
        <w:t xml:space="preserve"> </w:t>
      </w:r>
      <w:ins w:id="16" w:author="Revision" w:date="2026-08-25T00:00:00Z">
        <w:r>
          <w:t xml:space="preserve">relevant cohort’s primary assessments were cancelled during the pandemic - see section 3.2</w:t>
        </w:r>
        <w:r>
          <w:rPr>
            <w:rStyle w:val="FootnoteReference"/>
          </w:rPr>
          <w:footnoteReference w:id="30"/>
        </w:r>
        <w:r>
          <w:t xml:space="preserve">), the</w:t>
        </w:r>
      </w:ins>
      <w:r>
        <w:t xml:space="preserve"> </w:t>
      </w:r>
      <w:r>
        <w:t xml:space="preserve">analysis sample used in the models is approximately 12,200 observations. All data are school-level aggregates; interpretations relate to this level of aggregation.</w:t>
      </w:r>
    </w:p>
    <w:bookmarkEnd w:id="31"/>
    <w:bookmarkStart w:id="36" w:name="model-specification"/>
    <w:p>
      <w:pPr>
        <w:pStyle w:val="Heading2"/>
      </w:pPr>
      <w:r>
        <w:t xml:space="preserve">3.2 Model specification</w:t>
      </w:r>
    </w:p>
    <w:p>
      <w:pPr>
        <w:pStyle w:val="FirstParagraph"/>
      </w:pPr>
      <w:r>
        <w:t xml:space="preserve">We fit multilevel linear mixed effects models (LMEs) with schools nested within LEAs within regions (Snijders 2012). The outcome is log-transformed Attainment 8 (for all, disadvantaged and non-disadvantaged pupils), the measure of interest cited in the DfE (2026) 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w:t>
      </w:r>
      <w:r>
        <w:t xml:space="preserve"> </w:t>
      </w:r>
      <w:ins w:id="17" w:author="Revision" w:date="2026-08-25T00:00:00Z">
        <w:r>
          <w:t xml:space="preserve">We should be clear that the log transformation is</w:t>
        </w:r>
        <w:r>
          <w:t xml:space="preserve"> </w:t>
        </w:r>
        <w:r>
          <w:rPr>
            <w:i/>
            <w:iCs/>
          </w:rPr>
          <w:t xml:space="preserve">not</w:t>
        </w:r>
        <w:r>
          <w:t xml:space="preserve"> </w:t>
        </w:r>
        <w:r>
          <w:t xml:space="preserve">applied uniformly to every predictor: only the four skewed, strictly-positive count-and-rate variables - the disadvantage, absence and EAL percentages and teacher sickness days - enter in logged form, chosen on the basis of visual fit and the interpretability of elasticities. The remaining predictors, including mean KS2 prior attainment, the segregation index and the workforce proportions, enter linearly. This variable-by-variable choice, together with supporting diagnostics (component-plus-residual plots and a comparison of logged, linear and spline treatments), is documented in the supplementary material.</w:t>
        </w:r>
      </w:ins>
    </w:p>
    <w:p>
      <w:pPr>
        <w:pStyle w:val="BodyText"/>
      </w:pPr>
      <w:r>
        <w:t xml:space="preserve">The model specification is:</w:t>
      </w:r>
    </w:p>
    <w:p>
      <w:pPr>
        <w:pStyle w:val="BodyText"/>
      </w:pPr>
      <m:oMathPara>
        <m:oMathParaPr>
          <m:jc m:val="center"/>
        </m:oMathParaPr>
        <m:oMath>
          <m:r>
            <m:rPr>
              <m:sty m:val="p"/>
            </m:rPr>
            <m:t>log</m:t>
          </m:r>
          <m:d>
            <m:dPr>
              <m:begChr m:val="("/>
              <m:sepChr m:val=""/>
              <m:endChr m:val=")"/>
              <m:grow/>
            </m:dPr>
            <m:e>
              <m:sSub>
                <m:e>
                  <m:r>
                    <m:rPr>
                      <m:nor/>
                      <m:sty m:val="p"/>
                    </m:rPr>
                    <m:t>ATT8</m:t>
                  </m:r>
                </m:e>
                <m:sub>
                  <m:r>
                    <m:t>i</m:t>
                  </m:r>
                  <m:r>
                    <m:t>j</m:t>
                  </m:r>
                </m:sub>
              </m:sSub>
            </m:e>
          </m:d>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 </m:t>
          </m:r>
          <m:sSub>
            <m:e>
              <m:r>
                <m:t>x</m:t>
              </m:r>
            </m:e>
            <m:sub>
              <m:r>
                <m:t>k</m:t>
              </m:r>
              <m:r>
                <m:t>i</m:t>
              </m:r>
              <m:r>
                <m:t>j</m:t>
              </m:r>
            </m:sub>
          </m:sSub>
          <m:r>
            <m:rPr>
              <m:sty m:val="p"/>
            </m:rPr>
            <m:t>+</m:t>
          </m:r>
          <m:sSub>
            <m:e>
              <m:r>
                <m:t>u</m:t>
              </m:r>
            </m:e>
            <m:sub>
              <m:r>
                <m:rPr>
                  <m:nor/>
                  <m:sty m:val="p"/>
                </m:rPr>
                <m:t>year</m:t>
              </m:r>
            </m:sub>
          </m:sSub>
          <m:r>
            <m:rPr>
              <m:sty m:val="p"/>
            </m:rPr>
            <m:t>+</m:t>
          </m:r>
          <m:sSub>
            <m:e>
              <m:r>
                <m:t>u</m:t>
              </m:r>
            </m:e>
            <m:sub>
              <m:r>
                <m:rPr>
                  <m:nor/>
                  <m:sty m:val="p"/>
                </m:rPr>
                <m:t>Ofsted</m:t>
              </m:r>
            </m:sub>
          </m:sSub>
          <m:r>
            <m:rPr>
              <m:sty m:val="p"/>
            </m:rPr>
            <m:t>+</m:t>
          </m:r>
          <m:sSub>
            <m:e>
              <m:r>
                <m:t>u</m:t>
              </m:r>
            </m:e>
            <m:sub>
              <m:r>
                <m:rPr>
                  <m:nor/>
                  <m:sty m:val="p"/>
                </m:rPr>
                <m:t>region</m:t>
              </m:r>
            </m:sub>
          </m:sSub>
          <m:r>
            <m:rPr>
              <m:sty m:val="p"/>
            </m:rPr>
            <m:t>+</m:t>
          </m:r>
          <m:sSub>
            <m:e>
              <m:r>
                <m:t>u</m:t>
              </m:r>
            </m:e>
            <m:sub>
              <m:r>
                <m:rPr>
                  <m:nor/>
                  <m:sty m:val="p"/>
                </m:rPr>
                <m:t>LA|region</m:t>
              </m:r>
            </m:sub>
          </m:sSub>
          <m:r>
            <m:rPr>
              <m:sty m:val="p"/>
            </m:rPr>
            <m:t>+</m:t>
          </m:r>
          <m:sSub>
            <m:e>
              <m:r>
                <m:t>ε</m:t>
              </m:r>
            </m:e>
            <m:sub>
              <m:r>
                <m:t>i</m:t>
              </m:r>
              <m:r>
                <m:t>j</m:t>
              </m:r>
            </m:sub>
          </m:sSub>
        </m:oMath>
      </m:oMathPara>
    </w:p>
    <w:p>
      <w:pPr>
        <w:pStyle w:val="FirstParagraph"/>
      </w:pPr>
      <w:r>
        <w:t xml:space="preserve">where</w:t>
      </w:r>
      <w:r>
        <w:t xml:space="preserve"> </w:t>
      </w:r>
      <m:oMath>
        <m:r>
          <m:t>i</m:t>
        </m:r>
      </m:oMath>
      <w:r>
        <w:t xml:space="preserve"> </w:t>
      </w:r>
      <w:r>
        <w:t xml:space="preserve">indexes schools,</w:t>
      </w:r>
      <w:r>
        <w:t xml:space="preserve"> </w:t>
      </w:r>
      <m:oMath>
        <m:r>
          <m:t>j</m:t>
        </m:r>
      </m:oMath>
      <w:r>
        <w:t xml:space="preserve"> </w:t>
      </w:r>
      <w:r>
        <w:t xml:space="preserve">indexes year-observations, the</w:t>
      </w:r>
      <w:r>
        <w:t xml:space="preserve"> </w:t>
      </w:r>
      <m:oMath>
        <m:sSub>
          <m:e>
            <m:r>
              <m:t>β</m:t>
            </m:r>
          </m:e>
          <m:sub>
            <m:r>
              <m:t>k</m:t>
            </m:r>
          </m:sub>
        </m:sSub>
      </m:oMath>
      <w:r>
        <w:t xml:space="preserve"> </w:t>
      </w:r>
      <w:r>
        <w:t xml:space="preserve">are fixed-effect coefficients, and the</w:t>
      </w:r>
      <w:r>
        <w:t xml:space="preserve"> </w:t>
      </w:r>
      <m:oMath>
        <m:r>
          <m:t>u</m:t>
        </m:r>
      </m:oMath>
      <w:r>
        <w:t xml:space="preserve"> </w:t>
      </w:r>
      <w:r>
        <w:t xml:space="preserve">terms are random-effect intercepts for year, Ofsted rating, region, and LEA nested within region.</w:t>
      </w:r>
    </w:p>
    <w:p>
      <w:pPr>
        <w:pStyle w:val="BodyText"/>
      </w:pPr>
      <w:r>
        <w:t xml:space="preserve">Fixed-effect predictors comprise: log(% KS4 pupils who are disadvantaged - % FSM), log(% overall absence - % Absence), log(% pupils with English as an additional language - % EAL),</w:t>
      </w:r>
      <w:r>
        <w:t xml:space="preserve"> </w:t>
      </w:r>
      <w:del w:id="15" w:author="Revision" w:date="2026-08-25T00:00:00Z">
        <w:r>
          <w:delText xml:space="preserve">% low</w:delText>
        </w:r>
      </w:del>
      <w:r>
        <w:t xml:space="preserve"> </w:t>
      </w:r>
      <w:ins w:id="18" w:author="Revision" w:date="2026-08-25T00:00:00Z">
        <w:r>
          <w:t xml:space="preserve">mean KS2</w:t>
        </w:r>
      </w:ins>
      <w:r>
        <w:t xml:space="preserve"> </w:t>
      </w:r>
      <w:r>
        <w:t xml:space="preserve">prior attainment</w:t>
      </w:r>
      <w:r>
        <w:t xml:space="preserve"> </w:t>
      </w:r>
      <w:ins w:id="19" w:author="Revision" w:date="2026-08-25T00:00:00Z">
        <w:r>
          <w:t xml:space="preserve">(the cohort’s average KS2 scaled score, centred</w:t>
        </w:r>
      </w:ins>
      <w:r>
        <w:t xml:space="preserve"> </w:t>
      </w:r>
      <w:r>
        <w:t xml:space="preserve">at</w:t>
      </w:r>
      <w:r>
        <w:t xml:space="preserve"> </w:t>
      </w:r>
      <w:del w:id="16" w:author="Revision" w:date="2026-08-25T00:00:00Z">
        <w:r>
          <w:delText xml:space="preserve">KS2,</w:delText>
        </w:r>
      </w:del>
      <w:r>
        <w:t xml:space="preserve"> </w:t>
      </w:r>
      <w:ins w:id="20" w:author="Revision" w:date="2026-08-25T00:00:00Z">
        <w:r>
          <w:t xml:space="preserve">the national standard of 100),</w:t>
        </w:r>
      </w:ins>
      <w:r>
        <w:t xml:space="preserve"> </w:t>
      </w:r>
      <w:r>
        <w:t xml:space="preserve">selective admissions (dummy), Gorard Segregation Index (LA-level), teacher retention rate, leadership pay proportion, and log(teacher sickness days).</w:t>
      </w:r>
      <w:r>
        <w:t xml:space="preserve"> </w:t>
      </w:r>
      <w:del w:id="17" w:author="Revision" w:date="2026-08-25T00:00:00Z">
        <w:r>
          <w:delText xml:space="preserve">Variable selection was informed by the literature review and by the policy narrative in Brighton and Hove, where segregation featured prominently in the council justification. Full details of the variables and the full analysis panel can be found in the supplementary material .</w:delText>
        </w:r>
      </w:del>
    </w:p>
    <w:p>
      <w:pPr>
        <w:pStyle w:val="BodyText"/>
      </w:pPr>
      <w:del w:id="18" w:author="Revision" w:date="2026-08-25T00:00:00Z">
        <w:r>
          <w:delText xml:space="preserve">We fit separate models for overall Attainment 8, disadvantaged-pupil Attainment 8, and non-disadvantaged-pupil Attainment 8, as both panel models (all four years)</w:delText>
        </w:r>
      </w:del>
      <w:r>
        <w:t xml:space="preserve"> </w:t>
      </w:r>
      <w:ins w:id="21" w:author="Revision" w:date="2026-08-25T00:00:00Z">
        <w:r>
          <w:t xml:space="preserve">The selective-admissions variable is the DfE’s own performance-tables admissions classification,</w:t>
        </w:r>
      </w:ins>
      <w:r>
        <w:t xml:space="preserve"> </w:t>
      </w:r>
      <w:r>
        <w:t xml:space="preserve">and</w:t>
      </w:r>
      <w:r>
        <w:t xml:space="preserve"> </w:t>
      </w:r>
      <w:del w:id="19" w:author="Revision" w:date="2026-08-25T00:00:00Z">
        <w:r>
          <w:delText xml:space="preserve">individual year models. Models were estimated using</w:delText>
        </w:r>
      </w:del>
      <w:r>
        <w:t xml:space="preserve"> </w:t>
      </w:r>
      <w:ins w:id="22" w:author="Revision" w:date="2026-08-25T00:00:00Z">
        <w:r>
          <w:t xml:space="preserve">within our state-funded sample it distinguishes three groups: wholly</w:t>
        </w:r>
        <w:r>
          <w:t xml:space="preserve"> </w:t>
        </w:r>
        <w:r>
          <w:rPr>
            <w:i/>
            <w:iCs/>
          </w:rPr>
          <w:t xml:space="preserve">selective</w:t>
        </w:r>
        <w:r>
          <w:t xml:space="preserve"> </w:t>
        </w:r>
        <w:r>
          <w:t xml:space="preserve">state grammar schools that admit by an entrance test (166 schools, 4.8% of</w:t>
        </w:r>
      </w:ins>
      <w:r>
        <w:t xml:space="preserve"> </w:t>
      </w:r>
      <w:r>
        <w:t xml:space="preserve">the</w:t>
      </w:r>
      <w:r>
        <w:t xml:space="preserve"> </w:t>
      </w:r>
      <w:del w:id="20" w:author="Revision" w:date="2026-08-25T00:00:00Z">
        <w:r>
          <w:rPr>
            <w:rStyle w:val="VerbatimChar"/>
          </w:rPr>
          <w:delText xml:space="preserve">lme4</w:delText>
        </w:r>
        <w:r>
          <w:delText xml:space="preserve"> </w:delText>
        </w:r>
        <w:r>
          <w:delText xml:space="preserve">package</w:delText>
        </w:r>
      </w:del>
      <w:r>
        <w:t xml:space="preserve"> </w:t>
      </w:r>
      <w:ins w:id="23" w:author="Revision" w:date="2026-08-25T00:00:00Z">
        <w:r>
          <w:t xml:space="preserve">sample); non-selective schools located</w:t>
        </w:r>
      </w:ins>
      <w:r>
        <w:t xml:space="preserve"> </w:t>
      </w:r>
      <w:r>
        <w:t xml:space="preserve">in</w:t>
      </w:r>
      <w:r>
        <w:t xml:space="preserve"> </w:t>
      </w:r>
      <w:del w:id="21" w:author="Revision" w:date="2026-08-25T00:00:00Z">
        <w:r>
          <w:delText xml:space="preserve">R</w:delText>
        </w:r>
      </w:del>
      <w:r>
        <w:t xml:space="preserve"> </w:t>
      </w:r>
      <w:ins w:id="24" w:author="Revision" w:date="2026-08-25T00:00:00Z">
        <w:r>
          <w:t xml:space="preserve">otherwise selective areas (234 schools, the reference category - we note for those not familiar</w:t>
        </w:r>
      </w:ins>
      <w:r>
        <w:t xml:space="preserve"> </w:t>
      </w:r>
      <w:r>
        <w:t xml:space="preserve">with</w:t>
      </w:r>
      <w:r>
        <w:t xml:space="preserve"> </w:t>
      </w:r>
      <w:del w:id="22" w:author="Revision" w:date="2026-08-25T00:00:00Z">
        <w:r>
          <w:delText xml:space="preserve">Restricted Maximum Likelihood estimation.</w:delText>
        </w:r>
      </w:del>
      <w:r>
        <w:t xml:space="preserve"> </w:t>
      </w:r>
      <w:ins w:id="25" w:author="Revision" w:date="2026-08-25T00:00:00Z">
        <w:r>
          <w:t xml:space="preserve">the English system that following reforms some decades ago, only some LEAs in England still have selective grammar schools); and all other non-selective schools (the remaining ~88%). The estimate we report is therefore the effect of</w:t>
        </w:r>
        <w:r>
          <w:t xml:space="preserve"> </w:t>
        </w:r>
        <w:r>
          <w:rPr>
            <w:i/>
            <w:iCs/>
          </w:rPr>
          <w:t xml:space="preserve">full</w:t>
        </w:r>
        <w:r>
          <w:t xml:space="preserve"> </w:t>
        </w:r>
        <w:r>
          <w:t xml:space="preserve">academic selection, benchmarked against non-selective schools whose intakes are shaped by the same local grammar systems. It does not capture partial selection, banding, aptitude-based selection or faith-based oversubscription criteria, all of which fall within the</w:t>
        </w:r>
        <w:r>
          <w:t xml:space="preserve"> </w:t>
        </w:r>
        <w:r>
          <w:t xml:space="preserve">‘other non-selective’</w:t>
        </w:r>
        <w:r>
          <w:t xml:space="preserve"> </w:t>
        </w:r>
        <w:r>
          <w:t xml:space="preserve">category and are consequently unmeasured here; faith schools in particular are not separately identified in the main model.</w:t>
        </w:r>
      </w:ins>
    </w:p>
    <w:p>
      <w:pPr>
        <w:pStyle w:val="BodyText"/>
      </w:pPr>
      <w:ins w:id="26" w:author="Revision" w:date="2026-08-25T00:00:00Z">
        <w:r>
          <w:t xml:space="preserve">There are two points relating to the prior-attainment variable that need highlighting. Firstly, we control for prior attainment using the cohort’s</w:t>
        </w:r>
        <w:r>
          <w:t xml:space="preserve"> </w:t>
        </w:r>
        <w:r>
          <w:rPr>
            <w:i/>
            <w:iCs/>
          </w:rPr>
          <w:t xml:space="preserve">mean KS2 scaled score</w:t>
        </w:r>
        <w:r>
          <w:t xml:space="preserve">, and for the final year of our panel no observed prior-attainment data exists at all. Because the KS2 tests and assessments of 2019-20 and 2020-21 were cancelled during the pandemic, the cohorts reaching the end of KS4 in 2024-25 and 2025-26 have no KS2 results of any kind; the DfE accordingly publishes neither prior-attainment measures nor Progress 8 for those years.</w:t>
        </w:r>
        <w:r>
          <w:rPr>
            <w:rStyle w:val="FootnoteReference"/>
          </w:rPr>
          <w:footnoteReference w:id="32"/>
        </w:r>
        <w:r>
          <w:t xml:space="preserve"> </w:t>
        </w:r>
        <w:r>
          <w:t xml:space="preserve">For 2024-25 we therefore carry forward each school’s most recently observed value (or, where that is unavailable, its mean across observed years), and the affected rows are flagged in the panel (see Supplementary material</w:t>
        </w:r>
        <w:r>
          <w:rPr>
            <w:rStyle w:val="FootnoteReference"/>
          </w:rPr>
          <w:footnoteReference w:id="34"/>
        </w:r>
        <w:r>
          <w:t xml:space="preserve"> </w:t>
        </w:r>
        <w:r>
          <w:t xml:space="preserve">for methods and diagnostic plots). Secondly, because we lack pupil-level data, prior attainment is corrected only at the school level; this is a coarser adjustment than a pupil-and-school-level correction would provide, and therefore we can’t rule out some confounding of the intake coefficients where a common cause exists. We return to this limitation later in the paper.</w:t>
        </w:r>
      </w:ins>
    </w:p>
    <w:p>
      <w:pPr>
        <w:pStyle w:val="BodyText"/>
      </w:pPr>
      <w:ins w:id="27" w:author="Revision" w:date="2026-08-25T00:00:00Z">
        <w:r>
          <w:t xml:space="preserve">We fit separate models for overall Attainment 8, disadvantaged-pupil Attainment 8, and non-disadvantaged-pupil Attainment 8, as both panel models (all four years) and individual year models. Models were estimated using the</w:t>
        </w:r>
        <w:r>
          <w:t xml:space="preserve"> </w:t>
        </w:r>
        <w:r>
          <w:rPr>
            <w:rStyle w:val="VerbatimChar"/>
          </w:rPr>
          <w:t xml:space="preserve">lme4</w:t>
        </w:r>
        <w:r>
          <w:t xml:space="preserve"> </w:t>
        </w:r>
        <w:r>
          <w:t xml:space="preserve">package in R with Restricted Maximum Likelihood estimation. Variable selection was informed by the literature review and by the policy narrative in Brighton and Hove, where segregation featured prominently in the council justification. Full details of the variables and the full analysis panel can be found in the supplementary material</w:t>
        </w:r>
        <w:r>
          <w:t xml:space="preserve"> </w:t>
        </w:r>
        <w:r>
          <w:rPr>
            <w:rStyle w:val="FootnoteReference"/>
          </w:rPr>
          <w:footnoteReference w:id="35"/>
        </w:r>
        <w:r>
          <w:t xml:space="preserve">.</w:t>
        </w:r>
      </w:ins>
    </w:p>
    <w:bookmarkEnd w:id="36"/>
    <w:bookmarkEnd w:id="37"/>
    <w:bookmarkStart w:id="47" w:name="results"/>
    <w:p>
      <w:pPr>
        <w:pStyle w:val="Heading1"/>
      </w:pPr>
      <w:r>
        <w:t xml:space="preserve">4. Results</w:t>
      </w:r>
    </w:p>
    <w:bookmarkStart w:id="38" w:name="model-fit"/>
    <w:p>
      <w:pPr>
        <w:pStyle w:val="Heading2"/>
      </w:pPr>
      <w:r>
        <w:t xml:space="preserve">4.1 Model fit</w:t>
      </w:r>
    </w:p>
    <w:p>
      <w:pPr>
        <w:pStyle w:val="FirstParagraph"/>
      </w:pPr>
      <w:r>
        <w:t xml:space="preserve">The models explain a substantial proportion of variance in school-level Attainment 8. In order that these fits are more intuitive for those used to interpreting OLS regression models, we use the method described by Nakagawa and Schielzeth (2013) and Nakagawa et al. (2017) to</w:t>
      </w:r>
      <w:r>
        <w:t xml:space="preserve"> </w:t>
      </w:r>
      <w:del w:id="23" w:author="Revision" w:date="2026-08-25T00:00:00Z">
        <w:r>
          <w:delText xml:space="preserve">general to</w:delText>
        </w:r>
      </w:del>
      <w:r>
        <w:t xml:space="preserve"> </w:t>
      </w:r>
      <w:r>
        <w:t xml:space="preserve">calculate indicative</w:t>
      </w:r>
      <w:r>
        <w:t xml:space="preserve"> </w:t>
      </w:r>
      <m:oMath>
        <m:sSup>
          <m:e>
            <m:r>
              <m:t>R</m:t>
            </m:r>
          </m:e>
          <m:sup>
            <m:r>
              <m:t>2</m:t>
            </m:r>
          </m:sup>
        </m:sSup>
      </m:oMath>
      <w:r>
        <w:t xml:space="preserve"> </w:t>
      </w:r>
      <w:del w:id="24" w:author="Revision" w:date="2026-08-25T00:00:00Z">
        <w:r>
          <w:delText xml:space="preserve">values.</w:delText>
        </w:r>
      </w:del>
      <w:r>
        <w:t xml:space="preserve"> </w:t>
      </w:r>
      <w:ins w:id="28" w:author="Revision" w:date="2026-08-25T00:00:00Z">
        <w:r>
          <w:t xml:space="preserve">values proxying the proportion of Attainment 8 variance explained by each model.</w:t>
        </w:r>
      </w:ins>
      <w:r>
        <w:t xml:space="preserve"> </w:t>
      </w:r>
      <w:r>
        <w:t xml:space="preserve">For all pupils, the conditional</w:t>
      </w:r>
      <w:r>
        <w:t xml:space="preserve"> </w:t>
      </w:r>
      <m:oMath>
        <m:sSup>
          <m:e>
            <m:r>
              <m:t>R</m:t>
            </m:r>
          </m:e>
          <m:sup>
            <m:r>
              <m:t>2</m:t>
            </m:r>
          </m:sup>
        </m:sSup>
      </m:oMath>
      <w:r>
        <w:t xml:space="preserve"> </w:t>
      </w:r>
      <w:r>
        <w:t xml:space="preserve">(fixed plus random effects) is</w:t>
      </w:r>
      <w:r>
        <w:t xml:space="preserve"> </w:t>
      </w:r>
      <w:del w:id="25" w:author="Revision" w:date="2026-08-25T00:00:00Z">
        <w:r>
          <w:delText xml:space="preserve">0.77,</w:delText>
        </w:r>
      </w:del>
      <w:r>
        <w:t xml:space="preserve"> </w:t>
      </w:r>
      <w:ins w:id="29" w:author="Revision" w:date="2026-08-25T00:00:00Z">
        <w:r>
          <w:t xml:space="preserve">0.78,</w:t>
        </w:r>
      </w:ins>
      <w:r>
        <w:t xml:space="preserve"> </w:t>
      </w:r>
      <w:r>
        <w:t xml:space="preserve">with marginal</w:t>
      </w:r>
      <w:r>
        <w:t xml:space="preserve"> </w:t>
      </w:r>
      <m:oMath>
        <m:sSup>
          <m:e>
            <m:r>
              <m:t>R</m:t>
            </m:r>
          </m:e>
          <m:sup>
            <m:r>
              <m:t>2</m:t>
            </m:r>
          </m:sup>
        </m:sSup>
      </m:oMath>
      <w:r>
        <w:t xml:space="preserve"> </w:t>
      </w:r>
      <w:r>
        <w:t xml:space="preserve">(fixed effects alone) of</w:t>
      </w:r>
      <w:r>
        <w:t xml:space="preserve"> </w:t>
      </w:r>
      <w:del w:id="26" w:author="Revision" w:date="2026-08-25T00:00:00Z">
        <w:r>
          <w:delText xml:space="preserve">0.63.</w:delText>
        </w:r>
      </w:del>
      <w:r>
        <w:t xml:space="preserve"> </w:t>
      </w:r>
      <w:ins w:id="30" w:author="Revision" w:date="2026-08-25T00:00:00Z">
        <w:r>
          <w:t xml:space="preserve">0.65.</w:t>
        </w:r>
      </w:ins>
      <w:r>
        <w:t xml:space="preserve"> </w:t>
      </w:r>
      <w:r>
        <w:t xml:space="preserve">For disadvantaged pupils the conditional</w:t>
      </w:r>
      <w:r>
        <w:t xml:space="preserve"> </w:t>
      </w:r>
      <m:oMath>
        <m:sSup>
          <m:e>
            <m:r>
              <m:t>R</m:t>
            </m:r>
          </m:e>
          <m:sup>
            <m:r>
              <m:t>2</m:t>
            </m:r>
          </m:sup>
        </m:sSup>
      </m:oMath>
      <w:r>
        <w:t xml:space="preserve"> </w:t>
      </w:r>
      <w:r>
        <w:t xml:space="preserve">is 0.73; for non-disadvantaged pupils,</w:t>
      </w:r>
      <w:r>
        <w:t xml:space="preserve"> </w:t>
      </w:r>
      <w:del w:id="27" w:author="Revision" w:date="2026-08-25T00:00:00Z">
        <w:r>
          <w:delText xml:space="preserve">0.79.</w:delText>
        </w:r>
      </w:del>
      <w:r>
        <w:t xml:space="preserve"> </w:t>
      </w:r>
      <w:ins w:id="31" w:author="Revision" w:date="2026-08-25T00:00:00Z">
        <w:r>
          <w:t xml:space="preserve">0.8.</w:t>
        </w:r>
      </w:ins>
      <w:r>
        <w:t xml:space="preserve"> </w:t>
      </w:r>
      <w:r>
        <w:t xml:space="preserve">School-level attainment is remarkably predictable from these structural factors, which makes them very useful for exploring the effectiveness of local policy levers.</w:t>
      </w:r>
    </w:p>
    <w:bookmarkEnd w:id="38"/>
    <w:bookmarkStart w:id="40" w:name="stepwise-decomposition"/>
    <w:p>
      <w:pPr>
        <w:pStyle w:val="Heading2"/>
      </w:pPr>
      <w:r>
        <w:t xml:space="preserve">4.2 Stepwise decomposition</w:t>
      </w:r>
    </w:p>
    <w:p>
      <w:pPr>
        <w:pStyle w:val="FirstParagraph"/>
      </w:pPr>
      <w:r>
        <w:rPr>
          <w:i/>
          <w:iCs/>
        </w:rPr>
        <w:t xml:space="preserve">[Table 1: Stepwise progression to the full multilevel model for overall Attainment 8. — about here]</w:t>
      </w:r>
    </w:p>
    <w:p>
      <w:pPr>
        <w:pStyle w:val="BodyText"/>
      </w:pPr>
      <w:r>
        <w:t xml:space="preserve">The stepwise progression in</w:t>
      </w:r>
      <w:r>
        <w:t xml:space="preserve"> </w:t>
      </w:r>
      <w:hyperlink w:anchor="tbl-stepwise">
        <w:r>
          <w:rPr>
            <w:rStyle w:val="Hyperlink"/>
          </w:rPr>
          <w:t xml:space="preserve">Table 1</w:t>
        </w:r>
      </w:hyperlink>
      <w:r>
        <w:t xml:space="preserve"> </w:t>
      </w:r>
      <w:r>
        <w:t xml:space="preserve">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w:t>
      </w:r>
      <w:r>
        <w:t xml:space="preserve"> </w:t>
      </w:r>
      <w:del w:id="28" w:author="Revision" w:date="2026-08-25T00:00:00Z">
        <w:r>
          <w:delText xml:space="preserve">absorbs much of the</w:delText>
        </w:r>
      </w:del>
      <w:r>
        <w:t xml:space="preserve"> </w:t>
      </w:r>
      <w:ins w:id="32" w:author="Revision" w:date="2026-08-25T00:00:00Z">
        <w:r>
          <w:t xml:space="preserve">shares</w:t>
        </w:r>
      </w:ins>
      <w:r>
        <w:t xml:space="preserve"> </w:t>
      </w:r>
      <w:r>
        <w:t xml:space="preserve">explanatory power</w:t>
      </w:r>
      <w:r>
        <w:t xml:space="preserve"> </w:t>
      </w:r>
      <w:del w:id="29" w:author="Revision" w:date="2026-08-25T00:00:00Z">
        <w:r>
          <w:delText xml:space="preserve">previously</w:delText>
        </w:r>
      </w:del>
      <w:r>
        <w:t xml:space="preserve"> </w:t>
      </w:r>
      <w:r>
        <w:t xml:space="preserve">attributed to deprivation,</w:t>
      </w:r>
      <w:r>
        <w:t xml:space="preserve"> </w:t>
      </w:r>
      <w:del w:id="30" w:author="Revision" w:date="2026-08-25T00:00:00Z">
        <w:r>
          <w:delText xml:space="preserve">although</w:delText>
        </w:r>
      </w:del>
      <w:r>
        <w:t xml:space="preserve"> </w:t>
      </w:r>
      <w:ins w:id="33" w:author="Revision" w:date="2026-08-25T00:00:00Z">
        <w:r>
          <w:t xml:space="preserve">reducing the coefficient of %FSM, and adds further explanation,</w:t>
        </w:r>
      </w:ins>
      <w:r>
        <w:t xml:space="preserve"> </w:t>
      </w:r>
      <w:r>
        <w:t xml:space="preserve">together they now account for over 60% of the variation in Attainment 8 scores. Adding prior attainment in Model 3 reduces both FSM and absence coefficients further. By Model 3, with just three variables,</w:t>
      </w:r>
      <w:r>
        <w:t xml:space="preserve"> </w:t>
      </w:r>
      <w:del w:id="31" w:author="Revision" w:date="2026-08-25T00:00:00Z">
        <w:r>
          <w:delText xml:space="preserve">approximately two-thirds</w:delText>
        </w:r>
      </w:del>
      <w:r>
        <w:t xml:space="preserve"> </w:t>
      </w:r>
      <w:ins w:id="34" w:author="Revision" w:date="2026-08-25T00:00:00Z">
        <w:r>
          <w:t xml:space="preserve">close to 70%</w:t>
        </w:r>
      </w:ins>
      <w:r>
        <w:t xml:space="preserve"> </w:t>
      </w:r>
      <w:r>
        <w:t xml:space="preserve">of attainment variation is</w:t>
      </w:r>
      <w:r>
        <w:t xml:space="preserve"> </w:t>
      </w:r>
      <w:del w:id="32" w:author="Revision" w:date="2026-08-25T00:00:00Z">
        <w:r>
          <w:delText xml:space="preserve">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delText>
        </w:r>
      </w:del>
      <w:r>
        <w:t xml:space="preserve"> </w:t>
      </w:r>
      <w:ins w:id="35" w:author="Revision" w:date="2026-08-25T00:00:00Z">
        <w:r>
          <w:t xml:space="preserve">explained.</w:t>
        </w:r>
      </w:ins>
    </w:p>
    <w:p>
      <w:pPr>
        <w:pStyle w:val="BodyText"/>
      </w:pPr>
      <w:del w:id="33" w:author="Revision" w:date="2026-08-25T00:00:00Z">
        <w:r>
          <w:delText xml:space="preserve">Model 4 adds additional fixed effects including EAL proportions, selective admissions, workforce variables and</w:delText>
        </w:r>
      </w:del>
      <w:r>
        <w:t xml:space="preserve"> </w:t>
      </w:r>
      <w:ins w:id="36" w:author="Revision" w:date="2026-08-25T00:00:00Z">
        <w:r>
          <w:t xml:space="preserve">Ranking these three predictors in terms of their importance is not quite as simple as examining</w:t>
        </w:r>
      </w:ins>
      <w:r>
        <w:t xml:space="preserve"> </w:t>
      </w:r>
      <w:r>
        <w:t xml:space="preserve">the</w:t>
      </w:r>
      <w:r>
        <w:t xml:space="preserve"> </w:t>
      </w:r>
      <w:del w:id="34" w:author="Revision" w:date="2026-08-25T00:00:00Z">
        <w:r>
          <w:delText xml:space="preserve">Gorard Segregation Index.</w:delText>
        </w:r>
      </w:del>
      <w:r>
        <w:t xml:space="preserve"> </w:t>
      </w:r>
      <w:ins w:id="37" w:author="Revision" w:date="2026-08-25T00:00:00Z">
        <w:r>
          <w:t xml:space="preserve">t-values in</w:t>
        </w:r>
      </w:ins>
      <w:r>
        <w:t xml:space="preserve"> </w:t>
      </w:r>
      <w:r>
        <w:t xml:space="preserve">Model</w:t>
      </w:r>
      <w:r>
        <w:t xml:space="preserve"> </w:t>
      </w:r>
      <w:del w:id="35" w:author="Revision" w:date="2026-08-25T00:00:00Z">
        <w:r>
          <w:delText xml:space="preserve">5 adds random effects for year, Ofsted rating, region and LEA nested within region, lifting</w:delText>
        </w:r>
      </w:del>
      <w:r>
        <w:t xml:space="preserve"> </w:t>
      </w:r>
      <w:ins w:id="38" w:author="Revision" w:date="2026-08-25T00:00:00Z">
        <w:r>
          <w:t xml:space="preserve">3 (% absence -60.5, mean KS2 58.2, % FSM -21.0). T-values get you close as they standardise each coefficient in</w:t>
        </w:r>
      </w:ins>
      <w:r>
        <w:t xml:space="preserve"> </w:t>
      </w:r>
      <w:r>
        <w:t xml:space="preserve">the</w:t>
      </w:r>
      <w:r>
        <w:t xml:space="preserve"> </w:t>
      </w:r>
      <w:del w:id="36" w:author="Revision" w:date="2026-08-25T00:00:00Z">
        <w:r>
          <w:delText xml:space="preserve">conditional</w:delText>
        </w:r>
        <w:r>
          <w:delText xml:space="preserve"> </w:delText>
        </w:r>
        <m:oMath>
          <m:sSup>
            <m:e>
              <m:r>
                <m:t>R</m:t>
              </m:r>
            </m:e>
            <m:sup>
              <m:r>
                <m:t>2</m:t>
              </m:r>
            </m:sup>
          </m:sSup>
        </m:oMath>
        <w:r>
          <w:delText xml:space="preserve"> </w:delText>
        </w:r>
        <w:r>
          <w:delText xml:space="preserve">from 0.63 (marginal) to approximately 0.77, indicating that 14%</w:delText>
        </w:r>
      </w:del>
      <w:r>
        <w:t xml:space="preserve"> </w:t>
      </w:r>
      <w:ins w:id="39" w:author="Revision" w:date="2026-08-25T00:00:00Z">
        <w:r>
          <w:t xml:space="preserve">presence</w:t>
        </w:r>
      </w:ins>
      <w:r>
        <w:t xml:space="preserve"> </w:t>
      </w:r>
      <w:r>
        <w:t xml:space="preserve">of</w:t>
      </w:r>
      <w:r>
        <w:t xml:space="preserve"> </w:t>
      </w:r>
      <w:del w:id="37" w:author="Revision" w:date="2026-08-25T00:00:00Z">
        <w:r>
          <w:delText xml:space="preserve">attainment</w:delText>
        </w:r>
      </w:del>
      <w:r>
        <w:t xml:space="preserve"> </w:t>
      </w:r>
      <w:ins w:id="40" w:author="Revision" w:date="2026-08-25T00:00:00Z">
        <w:r>
          <w:t xml:space="preserve">the others - an indication of each variable’s</w:t>
        </w:r>
        <w:r>
          <w:t xml:space="preserve"> </w:t>
        </w:r>
        <w:r>
          <w:rPr>
            <w:i/>
            <w:iCs/>
          </w:rPr>
          <w:t xml:space="preserve">unique</w:t>
        </w:r>
        <w:r>
          <w:t xml:space="preserve"> </w:t>
        </w:r>
        <w:r>
          <w:t xml:space="preserve">contribution. But the issue is, these three variables are strongly correlated with one another (% FSM with mean KS2 at -0.69, % absence with mean KS2 at -0.59), so a great deal of the</w:t>
        </w:r>
      </w:ins>
      <w:r>
        <w:t xml:space="preserve"> </w:t>
      </w:r>
      <w:r>
        <w:t xml:space="preserve">variance</w:t>
      </w:r>
      <w:r>
        <w:t xml:space="preserve"> </w:t>
      </w:r>
      <w:ins w:id="41" w:author="Revision" w:date="2026-08-25T00:00:00Z">
        <w:r>
          <w:t xml:space="preserve">they explain</w:t>
        </w:r>
      </w:ins>
      <w:r>
        <w:t xml:space="preserve"> </w:t>
      </w:r>
      <w:r>
        <w:t xml:space="preserve">is</w:t>
      </w:r>
      <w:r>
        <w:t xml:space="preserve"> </w:t>
      </w:r>
      <w:del w:id="38" w:author="Revision" w:date="2026-08-25T00:00:00Z">
        <w:r>
          <w:delText xml:space="preserve">tied</w:delText>
        </w:r>
      </w:del>
      <w:r>
        <w:t xml:space="preserve"> </w:t>
      </w:r>
      <w:ins w:id="42" w:author="Revision" w:date="2026-08-25T00:00:00Z">
        <w:r>
          <w:rPr>
            <w:i/>
            <w:iCs/>
          </w:rPr>
          <w:t xml:space="preserve">shared</w:t>
        </w:r>
        <w:r>
          <w:t xml:space="preserve"> </w:t>
        </w:r>
        <w:r>
          <w:t xml:space="preserve">between them rather than belonging</w:t>
        </w:r>
      </w:ins>
      <w:r>
        <w:t xml:space="preserve"> </w:t>
      </w:r>
      <w:r>
        <w:t xml:space="preserve">to</w:t>
      </w:r>
      <w:r>
        <w:t xml:space="preserve"> </w:t>
      </w:r>
      <w:del w:id="39" w:author="Revision" w:date="2026-08-25T00:00:00Z">
        <w:r>
          <w:delText xml:space="preserve">these grouping factors — capturing unmeasured factors</w:delText>
        </w:r>
      </w:del>
      <w:r>
        <w:t xml:space="preserve"> </w:t>
      </w:r>
      <w:ins w:id="43" w:author="Revision" w:date="2026-08-25T00:00:00Z">
        <w:r>
          <w:t xml:space="preserve">any one. A variable that shares heavily with the others will have an apparently small t-value even where it accounts for a large share of attainment on its own. As</w:t>
        </w:r>
      </w:ins>
      <w:r>
        <w:t xml:space="preserve"> </w:t>
      </w:r>
      <w:r>
        <w:t xml:space="preserve">such</w:t>
      </w:r>
      <w:r>
        <w:t xml:space="preserve"> </w:t>
      </w:r>
      <w:del w:id="40" w:author="Revision" w:date="2026-08-25T00:00:00Z">
        <w:r>
          <w:delText xml:space="preserve">as school culture, leadership quality, local authority support services, and community characteristics.</w:delText>
        </w:r>
      </w:del>
      <w:r>
        <w:t xml:space="preserve"> </w:t>
      </w:r>
      <w:ins w:id="44" w:author="Revision" w:date="2026-08-25T00:00:00Z">
        <w:r>
          <w:t xml:space="preserve">we can’t rely on t-values on their own to decide which factor matters most.</w:t>
        </w:r>
      </w:ins>
    </w:p>
    <w:p>
      <w:pPr>
        <w:pStyle w:val="BodyText"/>
      </w:pPr>
      <w:del w:id="41" w:author="Revision" w:date="2026-08-25T00:00:00Z">
        <w:r>
          <w:delText xml:space="preserve">The Gorard Segregation Index is not statistically significant</w:delText>
        </w:r>
      </w:del>
      <w:r>
        <w:t xml:space="preserve"> </w:t>
      </w:r>
      <w:ins w:id="45" w:author="Revision" w:date="2026-08-25T00:00:00Z">
        <w:r>
          <w:t xml:space="preserve">Taking each variable on their own, mean KS2 explains 59% of the variation</w:t>
        </w:r>
      </w:ins>
      <w:r>
        <w:t xml:space="preserve"> </w:t>
      </w:r>
      <w:r>
        <w:t xml:space="preserve">in</w:t>
      </w:r>
      <w:r>
        <w:t xml:space="preserve"> </w:t>
      </w:r>
      <w:del w:id="42" w:author="Revision" w:date="2026-08-25T00:00:00Z">
        <w:r>
          <w:delText xml:space="preserve">Models 4 or 5. Once a school’s own FSM levels, attendance, prior attainment</w:delText>
        </w:r>
      </w:del>
      <w:r>
        <w:t xml:space="preserve"> </w:t>
      </w:r>
      <w:ins w:id="46" w:author="Revision" w:date="2026-08-25T00:00:00Z">
        <w:r>
          <w:t xml:space="preserve">Attainment 8, absence 50%</w:t>
        </w:r>
      </w:ins>
      <w:r>
        <w:t xml:space="preserve"> </w:t>
      </w:r>
      <w:r>
        <w:t xml:space="preserve">and</w:t>
      </w:r>
      <w:r>
        <w:t xml:space="preserve"> </w:t>
      </w:r>
      <w:del w:id="43" w:author="Revision" w:date="2026-08-25T00:00:00Z">
        <w:r>
          <w:delText xml:space="preserve">geographic location are accounted for,</w:delText>
        </w:r>
      </w:del>
      <w:r>
        <w:t xml:space="preserve"> </w:t>
      </w:r>
      <w:ins w:id="47" w:author="Revision" w:date="2026-08-25T00:00:00Z">
        <w:r>
          <w:t xml:space="preserve">% FSM 39%. However, we can apportion</w:t>
        </w:r>
      </w:ins>
      <w:r>
        <w:t xml:space="preserve"> </w:t>
      </w:r>
      <w:r>
        <w:t xml:space="preserve">the</w:t>
      </w:r>
      <w:r>
        <w:t xml:space="preserve"> </w:t>
      </w:r>
      <w:del w:id="44" w:author="Revision" w:date="2026-08-25T00:00:00Z">
        <w:r>
          <w:delText xml:space="preserve">distribution of disadvantaged students across schools within an LEA adds no predictive power. Any harm that segregation causes is fully mediated</w:delText>
        </w:r>
      </w:del>
      <w:r>
        <w:t xml:space="preserve"> </w:t>
      </w:r>
      <w:ins w:id="48" w:author="Revision" w:date="2026-08-25T00:00:00Z">
        <w:r>
          <w:t xml:space="preserve">shared variance more formally,</w:t>
        </w:r>
      </w:ins>
      <w:r>
        <w:t xml:space="preserve"> </w:t>
      </w:r>
      <w:r>
        <w:t xml:space="preserve">by</w:t>
      </w:r>
      <w:r>
        <w:t xml:space="preserve"> </w:t>
      </w:r>
      <w:del w:id="45" w:author="Revision" w:date="2026-08-25T00:00:00Z">
        <w:r>
          <w:delText xml:space="preserve">the variables already</w:delText>
        </w:r>
      </w:del>
      <w:r>
        <w:t xml:space="preserve"> </w:t>
      </w:r>
      <w:ins w:id="49" w:author="Revision" w:date="2026-08-25T00:00:00Z">
        <w:r>
          <w:t xml:space="preserve">averaging each variable’s contribution across every possible order</w:t>
        </w:r>
      </w:ins>
      <w:r>
        <w:t xml:space="preserve"> </w:t>
      </w:r>
      <w:r>
        <w:t xml:space="preserve">in</w:t>
      </w:r>
      <w:r>
        <w:t xml:space="preserve"> </w:t>
      </w:r>
      <w:ins w:id="50" w:author="Revision" w:date="2026-08-25T00:00:00Z">
        <w:r>
          <w:t xml:space="preserve">which</w:t>
        </w:r>
      </w:ins>
      <w:r>
        <w:t xml:space="preserve"> </w:t>
      </w:r>
      <w:r>
        <w:t xml:space="preserve">the</w:t>
      </w:r>
      <w:r>
        <w:t xml:space="preserve"> </w:t>
      </w:r>
      <w:ins w:id="51" w:author="Revision" w:date="2026-08-25T00:00:00Z">
        <w:r>
          <w:t xml:space="preserve">three could enter the</w:t>
        </w:r>
      </w:ins>
      <w:r>
        <w:t xml:space="preserve"> </w:t>
      </w:r>
      <w:r>
        <w:t xml:space="preserve">model.</w:t>
      </w:r>
      <w:r>
        <w:t xml:space="preserve"> </w:t>
      </w:r>
      <w:del w:id="46" w:author="Revision" w:date="2026-08-25T00:00:00Z">
        <w:r>
          <w:delText xml:space="preserve">We include it because segregation arguments formed much of</w:delText>
        </w:r>
      </w:del>
      <w:r>
        <w:t xml:space="preserve"> </w:t>
      </w:r>
      <w:ins w:id="52" w:author="Revision" w:date="2026-08-25T00:00:00Z">
        <w:r>
          <w:t xml:space="preserve">This is know as</w:t>
        </w:r>
      </w:ins>
      <w:r>
        <w:t xml:space="preserve"> </w:t>
      </w:r>
      <w:r>
        <w:t xml:space="preserve">the</w:t>
      </w:r>
      <w:r>
        <w:t xml:space="preserve"> </w:t>
      </w:r>
      <w:del w:id="47" w:author="Revision" w:date="2026-08-25T00:00:00Z">
        <w:r>
          <w:delText xml:space="preserve">justification for</w:delText>
        </w:r>
      </w:del>
      <w:r>
        <w:t xml:space="preserve"> </w:t>
      </w:r>
      <w:ins w:id="53" w:author="Revision" w:date="2026-08-25T00:00:00Z">
        <w:r>
          <w:t xml:space="preserve">Shapley value (Shapley 1953) or</w:t>
        </w:r>
      </w:ins>
      <w:r>
        <w:t xml:space="preserve"> </w:t>
      </w:r>
      <w:r>
        <w:t xml:space="preserve">the</w:t>
      </w:r>
      <w:r>
        <w:t xml:space="preserve"> </w:t>
      </w:r>
      <w:del w:id="48" w:author="Revision" w:date="2026-08-25T00:00:00Z">
        <w:r>
          <w:delText xml:space="preserve">Brighton</w:delText>
        </w:r>
      </w:del>
      <w:r>
        <w:t xml:space="preserve"> </w:t>
      </w:r>
      <w:ins w:id="54" w:author="Revision" w:date="2026-08-25T00:00:00Z">
        <w:r>
          <w:t xml:space="preserve">LMG decomposition after Lindeman et al. (1980); see Grömping (2007)). This gives mean KS2 prior attainment 42% of the explained variance, absence 36%</w:t>
        </w:r>
      </w:ins>
      <w:r>
        <w:t xml:space="preserve"> </w:t>
      </w:r>
      <w:r>
        <w:t xml:space="preserve">and</w:t>
      </w:r>
      <w:r>
        <w:t xml:space="preserve"> </w:t>
      </w:r>
      <w:del w:id="49" w:author="Revision" w:date="2026-08-25T00:00:00Z">
        <w:r>
          <w:delText xml:space="preserve">Hove admissions proposals.</w:delText>
        </w:r>
      </w:del>
      <w:r>
        <w:t xml:space="preserve"> </w:t>
      </w:r>
      <w:ins w:id="55" w:author="Revision" w:date="2026-08-25T00:00:00Z">
        <w:r>
          <w:t xml:space="preserve">% FSM 23% (for all Pupils).</w:t>
        </w:r>
      </w:ins>
    </w:p>
    <w:p>
      <w:pPr>
        <w:pStyle w:val="BodyText"/>
      </w:pPr>
      <w:del w:id="50" w:author="Revision" w:date="2026-08-25T00:00:00Z">
        <w:r>
          <w:delText xml:space="preserve">A crucial feature</w:delText>
        </w:r>
      </w:del>
      <w:r>
        <w:t xml:space="preserve"> </w:t>
      </w:r>
      <w:ins w:id="56" w:author="Revision" w:date="2026-08-25T00:00:00Z">
        <w:r>
          <w:t xml:space="preserve">Prior attainment, then, is the largest single source</w:t>
        </w:r>
      </w:ins>
      <w:r>
        <w:t xml:space="preserve"> </w:t>
      </w:r>
      <w:r>
        <w:t xml:space="preserve">of</w:t>
      </w:r>
      <w:r>
        <w:t xml:space="preserve"> </w:t>
      </w:r>
      <w:del w:id="51" w:author="Revision" w:date="2026-08-25T00:00:00Z">
        <w:r>
          <w:delText xml:space="preserve">these models</w:delText>
        </w:r>
      </w:del>
      <w:r>
        <w:t xml:space="preserve"> </w:t>
      </w:r>
      <w:ins w:id="57" w:author="Revision" w:date="2026-08-25T00:00:00Z">
        <w:r>
          <w:t xml:space="preserve">variation in school-level attainment, with absence close behind - this</w:t>
        </w:r>
      </w:ins>
      <w:r>
        <w:t xml:space="preserve"> </w:t>
      </w:r>
      <w:r>
        <w:t xml:space="preserve">is</w:t>
      </w:r>
      <w:r>
        <w:t xml:space="preserve"> </w:t>
      </w:r>
      <w:del w:id="52" w:author="Revision" w:date="2026-08-25T00:00:00Z">
        <w:r>
          <w:delText xml:space="preserve">that</w:delText>
        </w:r>
      </w:del>
      <w:r>
        <w:t xml:space="preserve"> </w:t>
      </w:r>
      <w:ins w:id="58" w:author="Revision" w:date="2026-08-25T00:00:00Z">
        <w:r>
          <w:t xml:space="preserve">consistent with</w:t>
        </w:r>
      </w:ins>
      <w:r>
        <w:t xml:space="preserve"> </w:t>
      </w:r>
      <w:r>
        <w:t xml:space="preserve">the</w:t>
      </w:r>
      <w:r>
        <w:t xml:space="preserve"> </w:t>
      </w:r>
      <w:del w:id="53" w:author="Revision" w:date="2026-08-25T00:00:00Z">
        <w:r>
          <w:delText xml:space="preserve">log-transformed variables encode non-linear relationships.</w:delText>
        </w:r>
      </w:del>
      <w:r>
        <w:t xml:space="preserve"> </w:t>
      </w:r>
      <w:ins w:id="59" w:author="Revision" w:date="2026-08-25T00:00:00Z">
        <w:r>
          <w:t xml:space="preserve">standardised coefficients we report in section 4.3.</w:t>
        </w:r>
      </w:ins>
      <w:r>
        <w:t xml:space="preserve"> </w:t>
      </w:r>
      <w:r>
        <w:t xml:space="preserve">The</w:t>
      </w:r>
      <w:r>
        <w:t xml:space="preserve"> </w:t>
      </w:r>
      <w:del w:id="54" w:author="Revision" w:date="2026-08-25T00:00:00Z">
        <w:r>
          <w:delText xml:space="preserve">same percentage-point change produces different effects depending on where a school starts. For concentrations of disadvantage,</w:delText>
        </w:r>
      </w:del>
      <w:r>
        <w:t xml:space="preserve"> </w:t>
      </w:r>
      <w:ins w:id="60" w:author="Revision" w:date="2026-08-25T00:00:00Z">
        <w:r>
          <w:t xml:space="preserve">point that matters for</w:t>
        </w:r>
      </w:ins>
      <w:r>
        <w:t xml:space="preserve"> </w:t>
      </w:r>
      <w:r>
        <w:t xml:space="preserve">the</w:t>
      </w:r>
      <w:r>
        <w:t xml:space="preserve"> </w:t>
      </w:r>
      <w:del w:id="55" w:author="Revision" w:date="2026-08-25T00:00:00Z">
        <w:r>
          <w:delText xml:space="preserve">relationship between FSM</w:delText>
        </w:r>
      </w:del>
      <w:r>
        <w:t xml:space="preserve"> </w:t>
      </w:r>
      <w:ins w:id="61" w:author="Revision" w:date="2026-08-25T00:00:00Z">
        <w:r>
          <w:t xml:space="preserve">Brighton</w:t>
        </w:r>
      </w:ins>
      <w:r>
        <w:t xml:space="preserve"> </w:t>
      </w:r>
      <w:r>
        <w:t xml:space="preserve">and</w:t>
      </w:r>
      <w:r>
        <w:t xml:space="preserve"> </w:t>
      </w:r>
      <w:del w:id="56" w:author="Revision" w:date="2026-08-25T00:00:00Z">
        <w:r>
          <w:delText xml:space="preserve">attainment flattens above about 20% FSM — further increases in disadvantage do not correlate with noticeable further declines. Most</w:delText>
        </w:r>
      </w:del>
      <w:r>
        <w:t xml:space="preserve"> </w:t>
      </w:r>
      <w:ins w:id="62" w:author="Revision" w:date="2026-08-25T00:00:00Z">
        <w:r>
          <w:t xml:space="preserve">Hove policy discussion is that concentrations</w:t>
        </w:r>
      </w:ins>
      <w:r>
        <w:t xml:space="preserve"> </w:t>
      </w:r>
      <w:r>
        <w:t xml:space="preserve">of</w:t>
      </w:r>
      <w:r>
        <w:t xml:space="preserve"> </w:t>
      </w:r>
      <w:del w:id="57" w:author="Revision" w:date="2026-08-25T00:00:00Z">
        <w:r>
          <w:delText xml:space="preserve">the strong effect appears below 15%, where further reductions</w:delText>
        </w:r>
      </w:del>
      <w:r>
        <w:t xml:space="preserve"> </w:t>
      </w:r>
      <w:ins w:id="63" w:author="Revision" w:date="2026-08-25T00:00:00Z">
        <w:r>
          <w:t xml:space="preserve">disadvantage</w:t>
        </w:r>
      </w:ins>
      <w:r>
        <w:t xml:space="preserve"> </w:t>
      </w:r>
      <w:r>
        <w:t xml:space="preserve">are</w:t>
      </w:r>
      <w:r>
        <w:t xml:space="preserve"> </w:t>
      </w:r>
      <w:del w:id="58" w:author="Revision" w:date="2026-08-25T00:00:00Z">
        <w:r>
          <w:delText xml:space="preserve">correlated with much steeper attainment increases. This non-linearity has direct policy consequences: individual LEAs need to consider carefully where each school sits on</w:delText>
        </w:r>
      </w:del>
      <w:r>
        <w:t xml:space="preserve"> </w:t>
      </w:r>
      <w:ins w:id="64" w:author="Revision" w:date="2026-08-25T00:00:00Z">
        <w:r>
          <w:t xml:space="preserve">least</w:t>
        </w:r>
      </w:ins>
      <w:r>
        <w:t xml:space="preserve"> </w:t>
      </w:r>
      <w:r>
        <w:t xml:space="preserve">the</w:t>
      </w:r>
      <w:r>
        <w:t xml:space="preserve"> </w:t>
      </w:r>
      <w:del w:id="59" w:author="Revision" w:date="2026-08-25T00:00:00Z">
        <w:r>
          <w:delText xml:space="preserve">distribution</w:delText>
        </w:r>
      </w:del>
      <w:r>
        <w:t xml:space="preserve"> </w:t>
      </w:r>
      <w:ins w:id="65" w:author="Revision" w:date="2026-08-25T00:00:00Z">
        <w:r>
          <w:t xml:space="preserve">least important of the three whether judged by unique contribution, by explanatory power alone, or by apportioned share. We will return</w:t>
        </w:r>
      </w:ins>
      <w:r>
        <w:t xml:space="preserve"> </w:t>
      </w:r>
      <w:r>
        <w:t xml:space="preserve">to</w:t>
      </w:r>
      <w:r>
        <w:t xml:space="preserve"> </w:t>
      </w:r>
      <w:del w:id="60" w:author="Revision" w:date="2026-08-25T00:00:00Z">
        <w:r>
          <w:delText xml:space="preserve">appreciate what changes might realistically achieve.</w:delText>
        </w:r>
      </w:del>
      <w:r>
        <w:t xml:space="preserve"> </w:t>
      </w:r>
      <w:ins w:id="66" w:author="Revision" w:date="2026-08-25T00:00:00Z">
        <w:r>
          <w:t xml:space="preserve">this in section 4.3.</w:t>
        </w:r>
      </w:ins>
    </w:p>
    <w:p>
      <w:pPr>
        <w:pStyle w:val="BodyText"/>
      </w:pPr>
      <w:ins w:id="67" w:author="Revision" w:date="2026-08-25T00:00:00Z">
        <w:r>
          <w:t xml:space="preserve">Before we get to Model 4, it is worth explaining why prior attainment comes into the model as</w:t>
        </w:r>
        <w:r>
          <w:t xml:space="preserve"> </w:t>
        </w:r>
        <w:r>
          <w:rPr>
            <w:i/>
            <w:iCs/>
          </w:rPr>
          <w:t xml:space="preserve">mean</w:t>
        </w:r>
        <w:r>
          <w:t xml:space="preserve"> </w:t>
        </w:r>
        <w:r>
          <w:t xml:space="preserve">KS2 score rather than as the share of pupils arriving with low prior attainment, which is the measure more often reported (and used in an earlier iteration of this work). The low-attainment share describes only the bottom of a school’s intake distribution: it records how many pupils arrived already behind, but says nothing about how many arrived ahead. Two schools with identical proportions of low prior attainers can have very different intakes across the rest of the attainment spectrum. Therefore a model controlling only for the low-attainment share systematically under-adjusts for schools who have an advantage through more pupils arriving in year 7 at the top of the prior attainment distribution. Selective schools are the clearest case of this: their share of low prior attainers is close to zero and cannot fall further, so just looking at low prior attainment means we can’t disentangle how selective their intake actually is. Mean KS2, by contrast, reflects both tails of the distribution. It produces a substantially better fit (a reduction in AIC of over 500 for the all-pupil model), and once it is included the low-attainment variable adds nothing further (</w:t>
        </w:r>
        <w:r>
          <w:rPr>
            <w:i/>
            <w:iCs/>
          </w:rPr>
          <w:t xml:space="preserve">t</w:t>
        </w:r>
        <w:r>
          <w:t xml:space="preserve"> </w:t>
        </w:r>
        <w:r>
          <w:t xml:space="preserve">= -0.45).</w:t>
        </w:r>
      </w:ins>
    </w:p>
    <w:p>
      <w:pPr>
        <w:pStyle w:val="BodyText"/>
      </w:pPr>
      <w:ins w:id="68" w:author="Revision" w:date="2026-08-25T00:00:00Z">
        <w:r>
          <w:t xml:space="preserve">The choice has consequences for the other intake-related coefficients. A low prior attainment control leaves part of the intake difference between high- and low-FSM schools unmeasured, and the disadvantage variable absorbs what is left over. The result is under the low-attainment share, the coefficient on concentrations of disadvantage is around a quarter larger than it should be. The absence coefficient, by contrast, is barely affected either way - under 3% in either pupil group. What this means for modelling KS4 outcomes is that we can’t just ask how many pupils arrived behind, as how many arrived ahead matters just as much. A model just incorporating the lower tail quietly credits schools for intake advantages they did not create. A detailed comparison of the two measures, and of both together, is given in the supplementary material.</w:t>
        </w:r>
      </w:ins>
    </w:p>
    <w:p>
      <w:pPr>
        <w:pStyle w:val="BodyText"/>
      </w:pPr>
      <w:ins w:id="69" w:author="Revision" w:date="2026-08-25T00:00:00Z">
        <w:r>
          <w:t xml:space="preserve">We should add a note of caution relating to interpretations following this improvement. Prior attainment at Key Stage 2 is not independent of disadvantage: a large chunk of prior attainment actually reflects the inequalities a child has already experienced before secondary school ever begins (Stopforth and Gayle 2025; Gorard and Siddiqui 2019). A variable that captures the whole intake distribution therefore absorbs correspondingly more of the poverty signal than one that captures just the low attainment tail - which is precisely why the disadvantage coefficient is smaller under mean KS2 than low KS2 attainment.</w:t>
        </w:r>
      </w:ins>
    </w:p>
    <w:p>
      <w:pPr>
        <w:pStyle w:val="BodyText"/>
      </w:pPr>
      <w:ins w:id="70" w:author="Revision" w:date="2026-08-25T00:00:00Z">
        <w:r>
          <w:t xml:space="preserve">Where we still have a significant FSM coefficient after controlling for prior attainment, it should not be interpreted as an estimate of how much poverty matters to attainment. Instead it is what remains once schools receiving similar cohorts are set alongside one another - the total contribution of disadvantage to attainment is substantially larger than that residual coefficient implies. What our models do identify is the marginal association with the</w:t>
        </w:r>
        <w:r>
          <w:t xml:space="preserve"> </w:t>
        </w:r>
        <w:r>
          <w:rPr>
            <w:i/>
            <w:iCs/>
          </w:rPr>
          <w:t xml:space="preserve">concentration</w:t>
        </w:r>
        <w:r>
          <w:t xml:space="preserve"> </w:t>
        </w:r>
        <w:r>
          <w:t xml:space="preserve">of disadvantage at school level, holding intake constant - a much narrower quantity. However it is also the quantity the 2023 (FSM priority) and 2024 (increased mixing) Brighton and Hove policy propositions actually turned on.</w:t>
        </w:r>
      </w:ins>
    </w:p>
    <w:p>
      <w:pPr>
        <w:pStyle w:val="BodyText"/>
      </w:pPr>
      <w:ins w:id="71" w:author="Revision" w:date="2026-08-25T00:00:00Z">
        <w:r>
          <w:t xml:space="preserve">Prior attainment carries an additional structural meaning due to Ofqual’s</w:t>
        </w:r>
        <w:r>
          <w:t xml:space="preserve"> </w:t>
        </w:r>
        <w:r>
          <w:t xml:space="preserve">‘comparable outcomes’</w:t>
        </w:r>
        <w:r>
          <w:t xml:space="preserve"> </w:t>
        </w:r>
        <w:r>
          <w:t xml:space="preserve">approach, which calibrates national GCSE grade boundaries against the incoming cohort’s KS2 profile. Because this calibration is a national, year-to-year adjustment, any mechanical scaling is absorbed by our year random effect. The fixed effect for mean KS2 therefore safely isolates the genuine within-year, between-school association between inherited intake and attainment.</w:t>
        </w:r>
      </w:ins>
    </w:p>
    <w:p>
      <w:pPr>
        <w:pStyle w:val="BodyText"/>
      </w:pPr>
      <w:ins w:id="72" w:author="Revision" w:date="2026-08-25T00:00:00Z">
        <w:r>
          <w:t xml:space="preserve">Returning to the stepwise decomposition, Model 4 adds additional fixed effects including EAL (English as an Additional Language) proportions, selective admissions, workforce variables and the Gorard Segregation Index. Model 5 adds random effects for year, Ofsted rating, region and LEA nested within region, lifting the</w:t>
        </w:r>
        <w:r>
          <w:t xml:space="preserve"> </w:t>
        </w:r>
        <m:oMath>
          <m:sSup>
            <m:e>
              <m:r>
                <m:t>R</m:t>
              </m:r>
            </m:e>
            <m:sup>
              <m:r>
                <m:t>2</m:t>
              </m:r>
            </m:sup>
          </m:sSup>
        </m:oMath>
        <w:r>
          <w:t xml:space="preserve"> </w:t>
        </w:r>
        <w:r>
          <w:t xml:space="preserve">from 0.65 (marginal) to 0.78 (conditional), indicating that 13% of attainment variance is tied to these grouping factors - capturing unmeasured factors such as school culture, leadership quality, local authority support services, and community characteristics. The marginal</w:t>
        </w:r>
        <w:r>
          <w:t xml:space="preserve"> </w:t>
        </w:r>
        <m:oMath>
          <m:sSup>
            <m:e>
              <m:r>
                <m:t>R</m:t>
              </m:r>
            </m:e>
            <m:sup>
              <m:r>
                <m:t>2</m:t>
              </m:r>
            </m:sup>
          </m:sSup>
        </m:oMath>
        <w:r>
          <w:t xml:space="preserve"> </w:t>
        </w:r>
        <w:r>
          <w:t xml:space="preserve">captures the model’s total explained variance, which includes the substantial variance shared between correlated structural predictors due to shared underlying causes (e.g. poverty). As</w:t>
        </w:r>
        <w:r>
          <w:t xml:space="preserve"> </w:t>
        </w:r>
        <w:hyperlink w:anchor="tbl-stepwise">
          <w:r>
            <w:rPr>
              <w:rStyle w:val="Hyperlink"/>
            </w:rPr>
            <w:t xml:space="preserve">Table 1</w:t>
          </w:r>
        </w:hyperlink>
        <w:r>
          <w:t xml:space="preserve"> </w:t>
        </w:r>
        <w:r>
          <w:t xml:space="preserve">demonstrates, when new variables enter the model, this shared variance is absorbed into the overall predictive power of the model rather than being credited to any single predictor. Consequently, the individual coefficients shrink, leaving them to represent strictly unique, partial effects to compare.</w:t>
        </w:r>
      </w:ins>
    </w:p>
    <w:p>
      <w:pPr>
        <w:pStyle w:val="BodyText"/>
      </w:pPr>
      <w:ins w:id="73" w:author="Revision" w:date="2026-08-25T00:00:00Z">
        <w:r>
          <w:t xml:space="preserve">Ofsted rating has only four ordered categories, fewer than would ordinarily be modelled as a random effect. We include it as a grouping factor for partial pooling and consistency with the other contextual groupings, but we have verified that treating it instead as a categorical fixed effect leaves every other coefficient unchanged to three or four significant figures and does not move Brighton and Hove’s rank (supplementary material</w:t>
        </w:r>
        <w:r>
          <w:rPr>
            <w:rStyle w:val="FootnoteReference"/>
          </w:rPr>
          <w:footnoteReference w:id="39"/>
        </w:r>
        <w:r>
          <w:t xml:space="preserve">). The fixed-effect form is also informative in its own right: relative to an</w:t>
        </w:r>
        <w:r>
          <w:t xml:space="preserve"> </w:t>
        </w:r>
        <w:r>
          <w:t xml:space="preserve">‘Outstanding’</w:t>
        </w:r>
        <w:r>
          <w:t xml:space="preserve"> </w:t>
        </w:r>
        <w:r>
          <w:t xml:space="preserve">school, and holding intake constant, a</w:t>
        </w:r>
        <w:r>
          <w:t xml:space="preserve"> </w:t>
        </w:r>
        <w:r>
          <w:t xml:space="preserve">‘Good’</w:t>
        </w:r>
        <w:r>
          <w:t xml:space="preserve"> </w:t>
        </w:r>
        <w:r>
          <w:t xml:space="preserve">rating is associated with roughly 1.9 fewer Attainment 8 points,</w:t>
        </w:r>
        <w:r>
          <w:t xml:space="preserve"> </w:t>
        </w:r>
        <w:r>
          <w:t xml:space="preserve">‘Requires Improvement’</w:t>
        </w:r>
        <w:r>
          <w:t xml:space="preserve"> </w:t>
        </w:r>
        <w:r>
          <w:t xml:space="preserve">with 4.0 fewer, and</w:t>
        </w:r>
        <w:r>
          <w:t xml:space="preserve"> </w:t>
        </w:r>
        <w:r>
          <w:t xml:space="preserve">‘Inadequate’</w:t>
        </w:r>
        <w:r>
          <w:t xml:space="preserve"> </w:t>
        </w:r>
        <w:r>
          <w:t xml:space="preserve">with 4.5 fewer - a scale that flattens markedly at the bottom, so that the gap between the two lowest ratings is small. We treat Ofsted as a contextual control rather than a causal factor throughout, since inspection judgements are formed with sight of a school’s results and are therefore partly an expression of attainment rather than an independent driver of it; consistent with this, omitting Ofsted entirely</w:t>
        </w:r>
        <w:r>
          <w:t xml:space="preserve"> </w:t>
        </w:r>
        <w:r>
          <w:rPr>
            <w:i/>
            <w:iCs/>
          </w:rPr>
          <w:t xml:space="preserve">increases</w:t>
        </w:r>
        <w:r>
          <w:t xml:space="preserve"> </w:t>
        </w:r>
        <w:r>
          <w:t xml:space="preserve">the estimated absence effect by 12–15%, so its inclusion makes our headline absence figure, if anything, conservative.</w:t>
        </w:r>
      </w:ins>
    </w:p>
    <w:p>
      <w:pPr>
        <w:pStyle w:val="BodyText"/>
      </w:pPr>
      <w:ins w:id="74" w:author="Revision" w:date="2026-08-25T00:00:00Z">
        <w:r>
          <w:t xml:space="preserve">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accounted for by the variables already in the model. We include it because segregation arguments formed much of the justification for the Brighton and Hove admissions proposals.</w:t>
        </w:r>
      </w:ins>
    </w:p>
    <w:p>
      <w:pPr>
        <w:pStyle w:val="BodyText"/>
      </w:pPr>
      <w:ins w:id="75" w:author="Revision" w:date="2026-08-25T00:00:00Z">
        <w:r>
          <w:t xml:space="preserve">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 We make the practical magnitude concrete in section 5.3 (</w:t>
        </w:r>
        <w:hyperlink w:anchor="fig-accelerating-returns">
          <w:r>
            <w:rPr>
              <w:rStyle w:val="Hyperlink"/>
            </w:rPr>
            <w:t xml:space="preserve">Figure 4</w:t>
          </w:r>
        </w:hyperlink>
        <w:r>
          <w:t xml:space="preserve">), which translates the coefficients into the expected Attainment 8 gain from a one-percentage-point change at each point along the absence and disadvantage distributions.</w:t>
        </w:r>
      </w:ins>
    </w:p>
    <w:bookmarkEnd w:id="40"/>
    <w:bookmarkStart w:id="46" w:name="relative-variable-importance"/>
    <w:p>
      <w:pPr>
        <w:pStyle w:val="Heading2"/>
      </w:pPr>
      <w:r>
        <w:t xml:space="preserve">4.3 Relative variable importance</w:t>
      </w:r>
    </w:p>
    <w:p>
      <w:pPr>
        <w:pStyle w:val="FirstParagraph"/>
      </w:pPr>
      <w:r>
        <w:rPr>
          <w:i/>
          <w:iCs/>
        </w:rPr>
        <w:t xml:space="preserve">[Figure 1: Relative importance of each predictor of school-level Attainment 8, by pupil group. The left panel gives the standardised coefficient from the multilevel model, which carries the direction of each association but only its unique contribution. The right panel gives the Shapley share of explained variance, which apportions the variance predictors share but has no sign. Predictors are ordered by Shapley share for all pupils. The two measures answer different questions - one about unique contribution, the other about total contribution with the shared variance divided between predictors - but they agree on the leading pair in every pupil group: mean KS2 prior attainment leads for all pupils and for non-disadvantaged pupils, and overall absence leads for disadvantaged pupils. Disadvantage concentration ranks third on both panels for all pupils and for non-disadvantaged pupils, and fifth for disadvantaged pupils. — about here]</w:t>
      </w:r>
    </w:p>
    <w:p>
      <w:pPr>
        <w:pStyle w:val="BodyText"/>
      </w:pPr>
      <w:hyperlink w:anchor="fig-standardised-coefficients">
        <w:r>
          <w:rPr>
            <w:rStyle w:val="Hyperlink"/>
          </w:rPr>
          <w:t xml:space="preserve">Figure 1</w:t>
        </w:r>
      </w:hyperlink>
      <w:r>
        <w:t xml:space="preserve"> </w:t>
      </w:r>
      <w:ins w:id="76" w:author="Revision" w:date="2026-08-25T00:00:00Z">
        <w:r>
          <w:t xml:space="preserve">(left panel)</w:t>
        </w:r>
      </w:ins>
      <w:r>
        <w:t xml:space="preserve"> </w:t>
      </w:r>
      <w:r>
        <w:t xml:space="preserve">compares the standardised</w:t>
      </w:r>
      <w:r>
        <w:t xml:space="preserve"> </w:t>
      </w:r>
      <w:del w:id="61" w:author="Revision" w:date="2026-08-25T00:00:00Z">
        <w:r>
          <w:delText xml:space="preserve">coefficients</w:delText>
        </w:r>
      </w:del>
      <w:r>
        <w:t xml:space="preserve"> </w:t>
      </w:r>
      <w:ins w:id="77" w:author="Revision" w:date="2026-08-25T00:00:00Z">
        <w:r>
          <w:t xml:space="preserve">coefficients</w:t>
        </w:r>
        <w:r>
          <w:rPr>
            <w:rStyle w:val="FootnoteReference"/>
          </w:rPr>
          <w:footnoteReference w:id="41"/>
        </w:r>
      </w:ins>
      <w:r>
        <w:t xml:space="preserve"> </w:t>
      </w:r>
      <w:r>
        <w:t xml:space="preserve">across all three pupil groups (all pupils, disadvantaged pupils and non-disadvantaged pupils - full model outputs available in the supplementary</w:t>
      </w:r>
      <w:r>
        <w:t xml:space="preserve"> </w:t>
      </w:r>
      <w:del w:id="62" w:author="Revision" w:date="2026-08-25T00:00:00Z">
        <w:r>
          <w:delText xml:space="preserve">materials). Absence is</w:delText>
        </w:r>
      </w:del>
      <w:r>
        <w:t xml:space="preserve"> </w:t>
      </w:r>
      <w:ins w:id="78" w:author="Revision" w:date="2026-08-25T00:00:00Z">
        <w:r>
          <w:t xml:space="preserve">materials</w:t>
        </w:r>
        <w:r>
          <w:rPr>
            <w:rStyle w:val="FootnoteReference"/>
          </w:rPr>
          <w:footnoteReference w:id="42"/>
        </w:r>
        <w:r>
          <w:t xml:space="preserve">) alongside</w:t>
        </w:r>
      </w:ins>
      <w:r>
        <w:t xml:space="preserve"> </w:t>
      </w:r>
      <w:r>
        <w:t xml:space="preserve">the</w:t>
      </w:r>
      <w:r>
        <w:t xml:space="preserve"> </w:t>
      </w:r>
      <w:del w:id="63" w:author="Revision" w:date="2026-08-25T00:00:00Z">
        <w:r>
          <w:delText xml:space="preserve">dominant predictor across all groups,</w:delText>
        </w:r>
      </w:del>
      <w:r>
        <w:t xml:space="preserve"> </w:t>
      </w:r>
      <w:ins w:id="79" w:author="Revision" w:date="2026-08-25T00:00:00Z">
        <w:r>
          <w:t xml:space="preserve">apportioned share of the variance in the model (the Shapley</w:t>
        </w:r>
        <w:r>
          <w:t xml:space="preserve"> </w:t>
        </w:r>
        <m:oMath>
          <m:sSup>
            <m:e>
              <m:r>
                <m:t>R</m:t>
              </m:r>
            </m:e>
            <m:sup>
              <m:r>
                <m:t>2</m:t>
              </m:r>
            </m:sup>
          </m:sSup>
        </m:oMath>
        <w:r>
          <w:t xml:space="preserve"> </w:t>
        </w:r>
        <w:r>
          <w:t xml:space="preserve">after Shapley (1953), also known as the LMG decomposition after Lindeman et al. (1980) and set out for regression by Grömping (2007)) each variable claims (right panel). Two predictors stand out,</w:t>
        </w:r>
      </w:ins>
      <w:r>
        <w:t xml:space="preserve"> </w:t>
      </w:r>
      <w:r>
        <w:t xml:space="preserve">but</w:t>
      </w:r>
      <w:r>
        <w:t xml:space="preserve"> </w:t>
      </w:r>
      <w:del w:id="64" w:author="Revision" w:date="2026-08-25T00:00:00Z">
        <w:r>
          <w:delText xml:space="preserve">it is</w:delText>
        </w:r>
        <w:r>
          <w:delText xml:space="preserve"> </w:delText>
        </w:r>
        <w:r>
          <w:rPr>
            <w:i/>
            <w:iCs/>
          </w:rPr>
          <w:delText xml:space="preserve">even more</w:delText>
        </w:r>
        <w:r>
          <w:delText xml:space="preserve"> </w:delText>
        </w:r>
        <w:r>
          <w:delText xml:space="preserve">important</w:delText>
        </w:r>
      </w:del>
      <w:r>
        <w:t xml:space="preserve"> </w:t>
      </w:r>
      <w:ins w:id="80" w:author="Revision" w:date="2026-08-25T00:00:00Z">
        <w:r>
          <w:t xml:space="preserve">their ranked importance depends on the pupil group. Mean KS2 prior attainment has the largest standardised coefficient and Shapley</w:t>
        </w:r>
        <w:r>
          <w:t xml:space="preserve"> </w:t>
        </w:r>
        <m:oMath>
          <m:sSup>
            <m:e>
              <m:r>
                <m:t>R</m:t>
              </m:r>
            </m:e>
            <m:sup>
              <m:r>
                <m:t>2</m:t>
              </m:r>
            </m:sup>
          </m:sSup>
        </m:oMath>
      </w:ins>
      <w:r>
        <w:t xml:space="preserve"> </w:t>
      </w:r>
      <w:r>
        <w:t xml:space="preserve">for</w:t>
      </w:r>
      <w:r>
        <w:t xml:space="preserve"> </w:t>
      </w:r>
      <w:del w:id="65" w:author="Revision" w:date="2026-08-25T00:00:00Z">
        <w:r>
          <w:delText xml:space="preserve">disadvantaged</w:delText>
        </w:r>
      </w:del>
      <w:r>
        <w:t xml:space="preserve"> </w:t>
      </w:r>
      <w:ins w:id="81" w:author="Revision" w:date="2026-08-25T00:00:00Z">
        <w:r>
          <w:t xml:space="preserve">all</w:t>
        </w:r>
      </w:ins>
      <w:r>
        <w:t xml:space="preserve"> </w:t>
      </w:r>
      <w:r>
        <w:t xml:space="preserve">pupils</w:t>
      </w:r>
      <w:r>
        <w:t xml:space="preserve"> </w:t>
      </w:r>
      <w:ins w:id="82" w:author="Revision" w:date="2026-08-25T00:00:00Z">
        <w:r>
          <w:t xml:space="preserve">and non-disadvantaged pupils; for disadvantaged pupils, absence is larger. Prior attainment has a</w:t>
        </w:r>
        <w:r>
          <w:t xml:space="preserve"> </w:t>
        </w:r>
        <w:r>
          <w:rPr>
            <w:i/>
            <w:iCs/>
          </w:rPr>
          <w:t xml:space="preserve">positive</w:t>
        </w:r>
        <w:r>
          <w:t xml:space="preserve"> </w:t>
        </w:r>
        <w:r>
          <w:t xml:space="preserve">association</w:t>
        </w:r>
      </w:ins>
      <w:r>
        <w:t xml:space="preserve"> </w:t>
      </w:r>
      <w:r>
        <w:t xml:space="preserve">-</w:t>
      </w:r>
      <w:r>
        <w:t xml:space="preserve"> </w:t>
      </w:r>
      <w:del w:id="66" w:author="Revision" w:date="2026-08-25T00:00:00Z">
        <w:r>
          <w:delText xml:space="preserve">nearly half of</w:delText>
        </w:r>
      </w:del>
      <w:r>
        <w:t xml:space="preserve"> </w:t>
      </w:r>
      <w:ins w:id="83" w:author="Revision" w:date="2026-08-25T00:00:00Z">
        <w:r>
          <w:t xml:space="preserve">cohorts arriving from primary school with higher average KS2 scores go on to higher Attainment 8 - and it is</w:t>
        </w:r>
      </w:ins>
      <w:r>
        <w:t xml:space="preserve"> </w:t>
      </w:r>
      <w:r>
        <w:t xml:space="preserve">the</w:t>
      </w:r>
      <w:r>
        <w:t xml:space="preserve"> </w:t>
      </w:r>
      <w:del w:id="67" w:author="Revision" w:date="2026-08-25T00:00:00Z">
        <w:r>
          <w:delText xml:space="preserve">variation</w:delText>
        </w:r>
      </w:del>
      <w:r>
        <w:t xml:space="preserve"> </w:t>
      </w:r>
      <w:ins w:id="84" w:author="Revision" w:date="2026-08-25T00:00:00Z">
        <w:r>
          <w:t xml:space="preserve">closest thing</w:t>
        </w:r>
      </w:ins>
      <w:r>
        <w:t xml:space="preserve"> </w:t>
      </w:r>
      <w:r>
        <w:t xml:space="preserve">in</w:t>
      </w:r>
      <w:r>
        <w:t xml:space="preserve"> </w:t>
      </w:r>
      <w:del w:id="68" w:author="Revision" w:date="2026-08-25T00:00:00Z">
        <w:r>
          <w:delText xml:space="preserve">school-level performance for this group is explained by attendance alone.</w:delText>
        </w:r>
      </w:del>
      <w:r>
        <w:t xml:space="preserve"> </w:t>
      </w:r>
      <w:ins w:id="85" w:author="Revision" w:date="2026-08-25T00:00:00Z">
        <w:r>
          <w:t xml:space="preserve">the model to a direct measure of the intake a school receives.</w:t>
        </w:r>
      </w:ins>
    </w:p>
    <w:p>
      <w:pPr>
        <w:pStyle w:val="BodyText"/>
      </w:pPr>
      <w:del w:id="69" w:author="Revision" w:date="2026-08-25T00:00:00Z">
        <w:r>
          <w:delText xml:space="preserve">The most contentious finding in our analysis concerns concentrations of disadvantage (contentious in Brighton and Hove - although the findings echo</w:delText>
        </w:r>
      </w:del>
      <w:r>
        <w:t xml:space="preserve"> </w:t>
      </w:r>
      <w:ins w:id="86" w:author="Revision" w:date="2026-08-25T00:00:00Z">
        <w:r>
          <w:t xml:space="preserve">Addressing</w:t>
        </w:r>
      </w:ins>
      <w:r>
        <w:t xml:space="preserve"> </w:t>
      </w:r>
      <w:r>
        <w:t xml:space="preserve">the</w:t>
      </w:r>
      <w:r>
        <w:t xml:space="preserve"> </w:t>
      </w:r>
      <w:del w:id="70" w:author="Revision" w:date="2026-08-25T00:00:00Z">
        <w:r>
          <w:delText xml:space="preserve">analysis</w:delText>
        </w:r>
      </w:del>
      <w:r>
        <w:t xml:space="preserve"> </w:t>
      </w:r>
      <w:ins w:id="87" w:author="Revision" w:date="2026-08-25T00:00:00Z">
        <w:r>
          <w:t xml:space="preserve">challenges</w:t>
        </w:r>
      </w:ins>
      <w:r>
        <w:t xml:space="preserve"> </w:t>
      </w:r>
      <w:r>
        <w:t xml:space="preserve">of</w:t>
      </w:r>
      <w:r>
        <w:t xml:space="preserve"> </w:t>
      </w:r>
      <w:del w:id="71" w:author="Revision" w:date="2026-08-25T00:00:00Z">
        <w:r>
          <w:delText xml:space="preserve">Macleod et al. (2015) a decade ago). For non-disadvantaged pupils, higher FSM proportions are associated with lower attainment. But</w:delText>
        </w:r>
      </w:del>
      <w:r>
        <w:t xml:space="preserve"> </w:t>
      </w:r>
      <w:ins w:id="88" w:author="Revision" w:date="2026-08-25T00:00:00Z">
        <w:r>
          <w:t xml:space="preserve">prior attainment and absence require very different policy responses from LEAs and schools. However, what is clear is absence is markedly more important</w:t>
        </w:r>
      </w:ins>
      <w:r>
        <w:t xml:space="preserve"> </w:t>
      </w:r>
      <w:r>
        <w:t xml:space="preserve">for disadvantaged</w:t>
      </w:r>
      <w:r>
        <w:t xml:space="preserve"> </w:t>
      </w:r>
      <w:del w:id="72" w:author="Revision" w:date="2026-08-25T00:00:00Z">
        <w:r>
          <w:delText xml:space="preserve">pupils, the coefficient is</w:delText>
        </w:r>
        <w:r>
          <w:delText xml:space="preserve"> </w:delText>
        </w:r>
        <w:r>
          <w:rPr>
            <w:i/>
            <w:iCs/>
          </w:rPr>
          <w:delText xml:space="preserve">positive</w:delText>
        </w:r>
        <w:r>
          <w:delText xml:space="preserve"> </w:delText>
        </w:r>
        <w:r>
          <w:delText xml:space="preserve">— after controlling</w:delText>
        </w:r>
      </w:del>
      <w:r>
        <w:t xml:space="preserve"> </w:t>
      </w:r>
      <w:ins w:id="89" w:author="Revision" w:date="2026-08-25T00:00:00Z">
        <w:r>
          <w:t xml:space="preserve">pupils;</w:t>
        </w:r>
      </w:ins>
      <w:r>
        <w:t xml:space="preserve"> </w:t>
      </w:r>
      <w:r>
        <w:t xml:space="preserve">for</w:t>
      </w:r>
      <w:r>
        <w:t xml:space="preserve"> </w:t>
      </w:r>
      <w:ins w:id="90" w:author="Revision" w:date="2026-08-25T00:00:00Z">
        <w:r>
          <w:t xml:space="preserve">this group,</w:t>
        </w:r>
      </w:ins>
      <w:r>
        <w:t xml:space="preserve"> </w:t>
      </w:r>
      <w:r>
        <w:t xml:space="preserve">absence</w:t>
      </w:r>
      <w:r>
        <w:t xml:space="preserve"> </w:t>
      </w:r>
      <w:del w:id="73" w:author="Revision" w:date="2026-08-25T00:00:00Z">
        <w:r>
          <w:delText xml:space="preserve">and low</w:delText>
        </w:r>
      </w:del>
      <w:r>
        <w:t xml:space="preserve"> </w:t>
      </w:r>
      <w:ins w:id="91" w:author="Revision" w:date="2026-08-25T00:00:00Z">
        <w:r>
          <w:t xml:space="preserve">has the largest standardised coefficient of any predictor, ahead of mean KS2</w:t>
        </w:r>
      </w:ins>
      <w:r>
        <w:t xml:space="preserve"> </w:t>
      </w:r>
      <w:r>
        <w:t xml:space="preserve">prior attainment,</w:t>
      </w:r>
      <w:r>
        <w:t xml:space="preserve"> </w:t>
      </w:r>
      <w:del w:id="74" w:author="Revision" w:date="2026-08-25T00:00:00Z">
        <w:r>
          <w:delText xml:space="preserve">disadvantaged</w:delText>
        </w:r>
      </w:del>
      <w:r>
        <w:t xml:space="preserve"> </w:t>
      </w:r>
      <w:ins w:id="92" w:author="Revision" w:date="2026-08-25T00:00:00Z">
        <w:r>
          <w:t xml:space="preserve">whereas for non-disadvantaged</w:t>
        </w:r>
      </w:ins>
      <w:r>
        <w:t xml:space="preserve"> </w:t>
      </w:r>
      <w:r>
        <w:t xml:space="preserve">pupils</w:t>
      </w:r>
      <w:r>
        <w:t xml:space="preserve"> </w:t>
      </w:r>
      <w:del w:id="75" w:author="Revision" w:date="2026-08-25T00:00:00Z">
        <w:r>
          <w:delText xml:space="preserve">perform slightly better in schools with higher concentrations of other disadvantaged pupils. This finding is robust across individual year models and alternative specifications of disadvantaged</w:delText>
        </w:r>
      </w:del>
      <w:r>
        <w:t xml:space="preserve"> </w:t>
      </w:r>
      <w:ins w:id="93" w:author="Revision" w:date="2026-08-25T00:00:00Z">
        <w:r>
          <w:t xml:space="preserve">prior</w:t>
        </w:r>
      </w:ins>
      <w:r>
        <w:t xml:space="preserve"> </w:t>
      </w:r>
      <w:r>
        <w:t xml:space="preserve">attainment</w:t>
      </w:r>
      <w:r>
        <w:t xml:space="preserve"> </w:t>
      </w:r>
      <w:ins w:id="94" w:author="Revision" w:date="2026-08-25T00:00:00Z">
        <w:r>
          <w:t xml:space="preserve">is clearly dominant</w:t>
        </w:r>
      </w:ins>
      <w:r>
        <w:t xml:space="preserve"> </w:t>
      </w:r>
      <w:r>
        <w:t xml:space="preserve">and</w:t>
      </w:r>
      <w:r>
        <w:t xml:space="preserve"> </w:t>
      </w:r>
      <w:del w:id="76" w:author="Revision" w:date="2026-08-25T00:00:00Z">
        <w:r>
          <w:delText xml:space="preserve">disadvantage measures. In the full multilevel model, this positive</w:delText>
        </w:r>
      </w:del>
      <w:r>
        <w:t xml:space="preserve"> </w:t>
      </w:r>
      <w:ins w:id="95" w:author="Revision" w:date="2026-08-25T00:00:00Z">
        <w:r>
          <w:t xml:space="preserve">its standardised</w:t>
        </w:r>
      </w:ins>
      <w:r>
        <w:t xml:space="preserve"> </w:t>
      </w:r>
      <w:r>
        <w:t xml:space="preserve">coefficient</w:t>
      </w:r>
      <w:r>
        <w:t xml:space="preserve"> </w:t>
      </w:r>
      <w:del w:id="77" w:author="Revision" w:date="2026-08-25T00:00:00Z">
        <w:r>
          <w:delText xml:space="preserve">shrinks substantially, suggesting the effect operates through LEA-level and Ofsted-level factors rather</w:delText>
        </w:r>
      </w:del>
      <w:r>
        <w:t xml:space="preserve"> </w:t>
      </w:r>
      <w:ins w:id="96" w:author="Revision" w:date="2026-08-25T00:00:00Z">
        <w:r>
          <w:t xml:space="preserve">is over 70% larger</w:t>
        </w:r>
      </w:ins>
      <w:r>
        <w:t xml:space="preserve"> </w:t>
      </w:r>
      <w:r>
        <w:t xml:space="preserve">than</w:t>
      </w:r>
      <w:r>
        <w:t xml:space="preserve"> </w:t>
      </w:r>
      <w:del w:id="78" w:author="Revision" w:date="2026-08-25T00:00:00Z">
        <w:r>
          <w:delText xml:space="preserve">concentration</w:delText>
        </w:r>
        <w:r>
          <w:delText xml:space="preserve"> </w:delText>
        </w:r>
        <w:r>
          <w:rPr>
            <w:i/>
            <w:iCs/>
          </w:rPr>
          <w:delText xml:space="preserve">per se</w:delText>
        </w:r>
        <w:r>
          <w:delText xml:space="preserve"> </w:delText>
        </w:r>
        <w:r>
          <w:delText xml:space="preserve">— schools with higher FSM proportions in certain LEAs appear to have developed effective support systems, possibly through targeted use</w:delText>
        </w:r>
      </w:del>
      <w:r>
        <w:t xml:space="preserve"> </w:t>
      </w:r>
      <w:ins w:id="97" w:author="Revision" w:date="2026-08-25T00:00:00Z">
        <w:r>
          <w:t xml:space="preserve">that</w:t>
        </w:r>
      </w:ins>
      <w:r>
        <w:t xml:space="preserve"> </w:t>
      </w:r>
      <w:r>
        <w:t xml:space="preserve">of</w:t>
      </w:r>
      <w:r>
        <w:t xml:space="preserve"> </w:t>
      </w:r>
      <w:del w:id="79" w:author="Revision" w:date="2026-08-25T00:00:00Z">
        <w:r>
          <w:delText xml:space="preserve">Pupil Premium funding and other specialisations.</w:delText>
        </w:r>
      </w:del>
      <w:r>
        <w:t xml:space="preserve"> </w:t>
      </w:r>
      <w:ins w:id="98" w:author="Revision" w:date="2026-08-25T00:00:00Z">
        <w:r>
          <w:t xml:space="preserve">absence.</w:t>
        </w:r>
      </w:ins>
    </w:p>
    <w:p>
      <w:pPr>
        <w:pStyle w:val="BodyText"/>
      </w:pPr>
      <w:ins w:id="99" w:author="Revision" w:date="2026-08-25T00:00:00Z">
        <w:hyperlink w:anchor="fig-standardised-coefficients">
          <w:r>
            <w:rPr>
              <w:rStyle w:val="Hyperlink"/>
            </w:rPr>
            <w:t xml:space="preserve">Figure 1</w:t>
          </w:r>
        </w:hyperlink>
        <w:r>
          <w:t xml:space="preserve"> </w:t>
        </w:r>
        <w:r>
          <w:t xml:space="preserve">makes the relative importance of the predictors explicit, and the ordering is the main empirical take-home message of the paper. Policies that could be implemented to mitigate the worst impacts of low prior attainment or to directly address low levels of attendance are likely to have the most impact on attainment. Policies focusing on concentrations of disadvantage (%FSM) - the focus in Brighton and Hove - are on this evidence likely to have much less impact. But not only would such policies be anchored on one of the weaker of the levers available, the effect itself runs in the opposite direction to the one such policies assume.</w:t>
        </w:r>
      </w:ins>
    </w:p>
    <w:p>
      <w:pPr>
        <w:pStyle w:val="BodyText"/>
      </w:pPr>
      <w:ins w:id="100" w:author="Revision" w:date="2026-08-25T00:00:00Z">
        <w:r>
          <w:t xml:space="preserve">This is likely to be the most contentious finding in our analysis - contentious in Brighton and Hove as it runs counter to statements made by the council during the 2024 consultation that</w:t>
        </w:r>
        <w:r>
          <w:t xml:space="preserve"> </w:t>
        </w:r>
        <w:r>
          <w:rPr>
            <w:i/>
            <w:iCs/>
          </w:rPr>
          <w:t xml:space="preserve">“children from disadvantaged homes are less likely to do well at school and that can be made worse when more disadvantaged children all go to school together</w:t>
        </w:r>
        <w:r>
          <w:rPr>
            <w:rStyle w:val="FootnoteReference"/>
          </w:rPr>
          <w:footnoteReference w:id="43"/>
        </w:r>
        <w:r>
          <w:rPr>
            <w:i/>
            <w:iCs/>
          </w:rPr>
          <w:t xml:space="preserve">”</w:t>
        </w:r>
        <w:r>
          <w:t xml:space="preserve"> </w:t>
        </w:r>
        <w:r>
          <w:t xml:space="preserve">- although the findings echo the analysis of Macleod et al. (2015) a decade ago.</w:t>
        </w:r>
      </w:ins>
    </w:p>
    <w:p>
      <w:pPr>
        <w:pStyle w:val="BodyText"/>
      </w:pPr>
      <w:ins w:id="101" w:author="Revision" w:date="2026-08-25T00:00:00Z">
        <w:hyperlink w:anchor="fig-standardised-coefficients">
          <w:r>
            <w:rPr>
              <w:rStyle w:val="Hyperlink"/>
            </w:rPr>
            <w:t xml:space="preserve">Figure 1</w:t>
          </w:r>
        </w:hyperlink>
        <w:r>
          <w:t xml:space="preserve"> </w:t>
        </w:r>
        <w:r>
          <w:t xml:space="preserve">shows that for non-disadvantaged pupils, higher FSM proportions are associated with lower attainment. But for disadvantaged pupils, the coefficient is</w:t>
        </w:r>
        <w:r>
          <w:t xml:space="preserve"> </w:t>
        </w:r>
        <w:r>
          <w:rPr>
            <w:i/>
            <w:iCs/>
          </w:rPr>
          <w:t xml:space="preserve">positive</w:t>
        </w:r>
        <w:r>
          <w:t xml:space="preserve">. After controlling for absence and mean KS2 prior attainment, disadvantaged pupils perform slightly</w:t>
        </w:r>
        <w:r>
          <w:t xml:space="preserve"> </w:t>
        </w:r>
        <w:r>
          <w:rPr>
            <w:i/>
            <w:iCs/>
          </w:rPr>
          <w:t xml:space="preserve">better</w:t>
        </w:r>
        <w:r>
          <w:t xml:space="preserve"> </w:t>
        </w:r>
        <w:r>
          <w:t xml:space="preserve">in schools with higher concentrations of other disadvantaged pupils. This finding is robust across individual year models and alternative specifications of disadvantaged attainment and disadvantage measures.</w:t>
        </w:r>
        <w:r>
          <w:rPr>
            <w:rStyle w:val="FootnoteReference"/>
          </w:rPr>
          <w:footnoteReference w:id="45"/>
        </w:r>
        <w:r>
          <w:t xml:space="preserve"> </w:t>
        </w:r>
        <w:r>
          <w:t xml:space="preserve">In the full multilevel model, this positive coefficient shrinks substantially, suggesting the effect operates through LEA-level and Ofsted-level factors rather than concentration</w:t>
        </w:r>
        <w:r>
          <w:t xml:space="preserve"> </w:t>
        </w:r>
        <w:r>
          <w:rPr>
            <w:i/>
            <w:iCs/>
          </w:rPr>
          <w:t xml:space="preserve">per se</w:t>
        </w:r>
        <w:r>
          <w:t xml:space="preserve"> </w:t>
        </w:r>
        <w:r>
          <w:t xml:space="preserve">- schools with higher FSM proportions in certain LEAs appear to have developed effective support systems, possibly through targeted use of Pupil Premium funding and other specialisations.</w:t>
        </w:r>
      </w:ins>
    </w:p>
    <w:p>
      <w:pPr>
        <w:pStyle w:val="BodyText"/>
      </w:pPr>
      <w:ins w:id="102" w:author="Revision" w:date="2026-08-25T00:00:00Z">
        <w:r>
          <w:t xml:space="preserve">We should be careful about the interpretation of this positive coefficient. One reading is that equivalent disadvantaged pupils do genuinely better in higher-concentration schools (</w:t>
        </w:r>
        <w:r>
          <w:t xml:space="preserve">‘differing effects’</w:t>
        </w:r>
        <w:r>
          <w:t xml:space="preserve">). But an alternative is that the FSM binary cannot distinguish the depth or duration of disadvantage, so the disadvantaged pupils in a 50%-FSM school may differ systematically from those in a 20%-FSM school in ways our aggregate measures do not capture (</w:t>
        </w:r>
        <w:r>
          <w:t xml:space="preserve">‘differing pupils’</w:t>
        </w:r>
        <w:r>
          <w:t xml:space="preserve">). With school-level data this is impossible to unpick definitively. However, the consistency of the result across multiple operationalisations of both disadvantage and disadvantaged attainment makes a pure measurement artefact less likely, and the stronger positive association we observe on the vocational/technical component of Attainment 8 (supplementary material) is at least suggestive of a genuine specialisation mechanism rather than pure composition. But the composition interpretation cannot be excluded, and distinguishing the two would require pupil-level data with disadvantage histories. Importantly, our policy argument does not depend on which interpretation is correct as under either, there is no evidence that concentrating disadvantaged pupils</w:t>
        </w:r>
        <w:r>
          <w:t xml:space="preserve"> </w:t>
        </w:r>
        <w:r>
          <w:rPr>
            <w:i/>
            <w:iCs/>
          </w:rPr>
          <w:t xml:space="preserve">harms</w:t>
        </w:r>
        <w:r>
          <w:t xml:space="preserve"> </w:t>
        </w:r>
        <w:r>
          <w:t xml:space="preserve">their attainment, and therefore no support for the premise that de-concentration would</w:t>
        </w:r>
        <w:r>
          <w:t xml:space="preserve"> </w:t>
        </w:r>
        <w:r>
          <w:rPr>
            <w:i/>
            <w:iCs/>
          </w:rPr>
          <w:t xml:space="preserve">improve</w:t>
        </w:r>
        <w:r>
          <w:t xml:space="preserve"> </w:t>
        </w:r>
        <w:r>
          <w:t xml:space="preserve">it.</w:t>
        </w:r>
      </w:ins>
    </w:p>
    <w:p>
      <w:pPr>
        <w:pStyle w:val="BodyText"/>
      </w:pPr>
      <w:r>
        <w:t xml:space="preserve">For non-disadvantaged pupils, the effect of higher disadvantage concentrations is more clearly negative - being in a higher-disadvantage school depresses Attainment 8 for this group, possibly through peer effects or curriculum-resourcing dynamics. Both findings challenge the</w:t>
      </w:r>
      <w:r>
        <w:t xml:space="preserve"> </w:t>
      </w:r>
      <w:r>
        <w:t xml:space="preserve">‘no cost’</w:t>
      </w:r>
      <w:r>
        <w:t xml:space="preserve"> </w:t>
      </w:r>
      <w:r>
        <w:t xml:space="preserve">conjecture and, in the Brighton and Hove context, suggest that further mixing of an already comparatively well-integrated set of schools could be counter-productive for disadvantaged attainment.</w:t>
      </w:r>
    </w:p>
    <w:p>
      <w:pPr>
        <w:pStyle w:val="BodyText"/>
      </w:pPr>
      <w:r>
        <w:t xml:space="preserve">Absence is the biggest</w:t>
      </w:r>
      <w:r>
        <w:t xml:space="preserve"> </w:t>
      </w:r>
      <w:ins w:id="103" w:author="Revision" w:date="2026-08-25T00:00:00Z">
        <w:r>
          <w:t xml:space="preserve">modifiable</w:t>
        </w:r>
      </w:ins>
      <w:r>
        <w:t xml:space="preserve"> </w:t>
      </w:r>
      <w:r>
        <w:t xml:space="preserve">predictor across all groups and is</w:t>
      </w:r>
      <w:r>
        <w:t xml:space="preserve"> </w:t>
      </w:r>
      <w:del w:id="80" w:author="Revision" w:date="2026-08-25T00:00:00Z">
        <w:r>
          <w:delText xml:space="preserve">even</w:delText>
        </w:r>
      </w:del>
      <w:r>
        <w:t xml:space="preserve"> </w:t>
      </w:r>
      <w:r>
        <w:t xml:space="preserve">more important</w:t>
      </w:r>
      <w:r>
        <w:t xml:space="preserve"> </w:t>
      </w:r>
      <w:ins w:id="104" w:author="Revision" w:date="2026-08-25T00:00:00Z">
        <w:r>
          <w:t xml:space="preserve">still</w:t>
        </w:r>
      </w:ins>
      <w:r>
        <w:t xml:space="preserve"> </w:t>
      </w:r>
      <w:r>
        <w:t xml:space="preserve">for disadvantaged pupils, for whom</w:t>
      </w:r>
      <w:r>
        <w:t xml:space="preserve"> </w:t>
      </w:r>
      <w:del w:id="81" w:author="Revision" w:date="2026-08-25T00:00:00Z">
        <w:r>
          <w:delText xml:space="preserve">nearly half</w:delText>
        </w:r>
      </w:del>
      <w:r>
        <w:t xml:space="preserve"> </w:t>
      </w:r>
      <w:ins w:id="105" w:author="Revision" w:date="2026-08-25T00:00:00Z">
        <w:r>
          <w:t xml:space="preserve">it accounts for roughly a third</w:t>
        </w:r>
      </w:ins>
      <w:r>
        <w:t xml:space="preserve"> </w:t>
      </w:r>
      <w:r>
        <w:t xml:space="preserve">of the</w:t>
      </w:r>
      <w:r>
        <w:t xml:space="preserve"> </w:t>
      </w:r>
      <w:del w:id="82" w:author="Revision" w:date="2026-08-25T00:00:00Z">
        <w:r>
          <w:delText xml:space="preserve">school-level variation</w:delText>
        </w:r>
      </w:del>
      <w:r>
        <w:t xml:space="preserve"> </w:t>
      </w:r>
      <w:ins w:id="106" w:author="Revision" w:date="2026-08-25T00:00:00Z">
        <w:r>
          <w:t xml:space="preserve">combined standardised effect of every predictor</w:t>
        </w:r>
      </w:ins>
      <w:r>
        <w:t xml:space="preserve"> </w:t>
      </w:r>
      <w:r>
        <w:t xml:space="preserve">in</w:t>
      </w:r>
      <w:r>
        <w:t xml:space="preserve"> </w:t>
      </w:r>
      <w:del w:id="83" w:author="Revision" w:date="2026-08-25T00:00:00Z">
        <w:r>
          <w:delText xml:space="preserve">performance is explained by attendance alone.</w:delText>
        </w:r>
      </w:del>
      <w:r>
        <w:t xml:space="preserve"> </w:t>
      </w:r>
      <w:ins w:id="107" w:author="Revision" w:date="2026-08-25T00:00:00Z">
        <w:r>
          <w:t xml:space="preserve">the model.</w:t>
        </w:r>
      </w:ins>
      <w:r>
        <w:t xml:space="preserve"> </w:t>
      </w:r>
      <w:r>
        <w:t xml:space="preserve">Disadvantaged pupils may lack the safety net of engaged parents, private tutors or revision resources that some peers have, making classroom instruction more critical. Attendance, in this sense, is the ultimate equity lever. We do not advocate concentrating disadvantaged pupils, but the evidence does not support deconcentration policies premised on the assumption that disadvantaged pupils inevitably fare worse in higher-disadvantage schools. Where such policies require longer journeys that risk increasing absence (Thomson 2023), they could be actively counter-productive.</w:t>
      </w:r>
    </w:p>
    <w:bookmarkEnd w:id="46"/>
    <w:bookmarkEnd w:id="47"/>
    <w:bookmarkStart w:id="60" w:name="brighton-and-hove-case-study"/>
    <w:p>
      <w:pPr>
        <w:pStyle w:val="Heading1"/>
      </w:pPr>
      <w:r>
        <w:t xml:space="preserve">5. Brighton and Hove case study</w:t>
      </w:r>
    </w:p>
    <w:bookmarkStart w:id="54" w:name="local-context"/>
    <w:p>
      <w:pPr>
        <w:pStyle w:val="Heading2"/>
      </w:pPr>
      <w:r>
        <w:t xml:space="preserve">5.1 Local context</w:t>
      </w:r>
    </w:p>
    <w:p>
      <w:pPr>
        <w:pStyle w:val="FirstParagraph"/>
      </w:pPr>
      <w:r>
        <w:t xml:space="preserve">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Pr>
            <w:rStyle w:val="Hyperlink"/>
          </w:rPr>
          <w:t xml:space="preserve">Figure 2</w:t>
        </w:r>
      </w:hyperlink>
      <w:r>
        <w:t xml:space="preserve">) with a lottery tie-break for oversubscribed schools - making admissions very different to most other places in England where distance typically determines priority (Allen et al. 2013).</w:t>
      </w:r>
    </w:p>
    <w:p>
      <w:pPr>
        <w:pStyle w:val="BodyText"/>
      </w:pPr>
      <w:r>
        <w:t xml:space="preserve">In October 2024, the council launched proposals to amend the secondary school admissions process. The cabinet</w:t>
      </w:r>
      <w:r>
        <w:t xml:space="preserve"> </w:t>
      </w:r>
      <w:del w:id="84" w:author="Revision" w:date="2026-08-25T00:00:00Z">
        <w:r>
          <w:delText xml:space="preserve">papers</w:delText>
        </w:r>
      </w:del>
      <w:r>
        <w:t xml:space="preserve"> </w:t>
      </w:r>
      <w:ins w:id="108" w:author="Revision" w:date="2026-08-25T00:00:00Z">
        <w:r>
          <w:t xml:space="preserve">papers</w:t>
        </w:r>
        <w:r>
          <w:rPr>
            <w:rStyle w:val="FootnoteReference"/>
          </w:rPr>
          <w:footnoteReference w:id="48"/>
        </w:r>
      </w:ins>
      <w:r>
        <w:t xml:space="preserve"> </w:t>
      </w:r>
      <w:r>
        <w:t xml:space="preserve">set out three stated objectives:</w:t>
      </w:r>
      <w:r>
        <w:t xml:space="preserve"> </w:t>
      </w:r>
      <w:r>
        <w:rPr>
          <w:i/>
          <w:iCs/>
        </w:rPr>
        <w:t xml:space="preserve">‘a school system where all pupils get access to a great education’</w:t>
      </w:r>
      <w:r>
        <w:t xml:space="preserve">, improving</w:t>
      </w:r>
      <w:r>
        <w:t xml:space="preserve"> </w:t>
      </w:r>
      <w:r>
        <w:rPr>
          <w:i/>
          <w:iCs/>
        </w:rPr>
        <w:t xml:space="preserve">‘the education offer for disadvantaged pupils by reducing some schools’</w:t>
      </w:r>
      <w:r>
        <w:rPr>
          <w:i/>
          <w:iCs/>
        </w:rPr>
        <w:t xml:space="preserve"> </w:t>
      </w:r>
      <w:r>
        <w:rPr>
          <w:i/>
          <w:iCs/>
        </w:rPr>
        <w:t xml:space="preserve">barriers to success’</w:t>
      </w:r>
      <w:r>
        <w:t xml:space="preserve">, and</w:t>
      </w:r>
      <w:r>
        <w:t xml:space="preserve"> </w:t>
      </w:r>
      <w:r>
        <w:rPr>
          <w:i/>
          <w:iCs/>
        </w:rPr>
        <w:t xml:space="preserve">‘better equality of outcomes - results not driven by economic advantage’</w:t>
      </w:r>
      <w:r>
        <w:t xml:space="preserve">. Alongside ran a School Organisation Strategy commitment to</w:t>
      </w:r>
      <w:r>
        <w:t xml:space="preserve"> </w:t>
      </w:r>
      <w:r>
        <w:rPr>
          <w:i/>
          <w:iCs/>
        </w:rPr>
        <w:t xml:space="preserve">‘schools which are sustainable and able to thrive’</w:t>
      </w:r>
      <w:r>
        <w:t xml:space="preserve"> </w:t>
      </w:r>
      <w:r>
        <w:t xml:space="preserve">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children. Underpinning the case was a reading of Gorard and Siddiqui (2019) in which more mixed intakes produce better outcomes for disadvantaged pupils, plus a premise that attainment in the city was</w:t>
      </w:r>
      <w:r>
        <w:t xml:space="preserve"> </w:t>
      </w:r>
      <w:r>
        <w:rPr>
          <w:i/>
          <w:iCs/>
        </w:rPr>
        <w:t xml:space="preserve">‘driven by economic advantage’</w:t>
      </w:r>
      <w:r>
        <w:t xml:space="preserve"> </w:t>
      </w:r>
      <w:r>
        <w:t xml:space="preserve">- a framing that implied that those who could afford to do so paid a housing premium to be near better schools in the city, but a characterisation empirically challenged in this context by Tan and Dennett (2025) who found that proximity to good schools in the city had a very small impact on prices. The 2024 proposals built on a 2023 policy giving FSM-eligible pupils priority at schools below the city-average (30%) FSM share, which was already producing flows from peripheral to central catchments.</w:t>
      </w:r>
    </w:p>
    <w:p>
      <w:pPr>
        <w:pStyle w:val="BodyText"/>
      </w:pPr>
      <w:r>
        <w:t xml:space="preserve">The public response was overwhelmingly negative, with the council’s pre-consultation feedback summary noting</w:t>
      </w:r>
      <w:r>
        <w:t xml:space="preserve"> </w:t>
      </w:r>
      <w:r>
        <w:rPr>
          <w:i/>
          <w:iCs/>
        </w:rPr>
        <w:t xml:space="preserve">‘a strong preference for improving existing schools rather than redistributing students, alongside deep concerns about potential impacts on community cohesion and student wellbeing’</w:t>
      </w:r>
      <w:r>
        <w:t xml:space="preserve">. The proposals would, by the council’s own calculations, force significant numbers of children from central catchments to schools at the city’s periphery, potentially requiring over two hours of daily commuting. The council’s transport-implications</w:t>
      </w:r>
      <w:r>
        <w:t xml:space="preserve"> </w:t>
      </w:r>
      <w:del w:id="85" w:author="Revision" w:date="2026-08-25T00:00:00Z">
        <w:r>
          <w:delText xml:space="preserve">appendix</w:delText>
        </w:r>
      </w:del>
      <w:r>
        <w:t xml:space="preserve"> </w:t>
      </w:r>
      <w:ins w:id="109" w:author="Revision" w:date="2026-08-25T00:00:00Z">
        <w:r>
          <w:t xml:space="preserve">appendix</w:t>
        </w:r>
        <w:r>
          <w:rPr>
            <w:rStyle w:val="FootnoteReference"/>
          </w:rPr>
          <w:footnoteReference w:id="51"/>
        </w:r>
      </w:ins>
      <w:r>
        <w:t xml:space="preserve"> </w:t>
      </w:r>
      <w:r>
        <w:t xml:space="preserve">reports approximately £606,000 already spent each year on supported bus routes and bus passes, with further travel-assistance spending likely to support new pupil flows generated by the admissions changes. Notably, the previous administration’s comprehensive strategy for tackling educational</w:t>
      </w:r>
      <w:r>
        <w:t xml:space="preserve"> </w:t>
      </w:r>
      <w:del w:id="86" w:author="Revision" w:date="2026-08-25T00:00:00Z">
        <w:r>
          <w:delText xml:space="preserve">disadvantage</w:delText>
        </w:r>
      </w:del>
      <w:r>
        <w:t xml:space="preserve"> </w:t>
      </w:r>
      <w:ins w:id="110" w:author="Revision" w:date="2026-08-25T00:00:00Z">
        <w:r>
          <w:t xml:space="preserve">disadvantage</w:t>
        </w:r>
        <w:r>
          <w:rPr>
            <w:rStyle w:val="FootnoteReference"/>
          </w:rPr>
          <w:footnoteReference w:id="52"/>
        </w:r>
      </w:ins>
      <w:r>
        <w:t xml:space="preserve"> </w:t>
      </w:r>
      <w:r>
        <w:t xml:space="preserve">- which included sections on attendance, leadership, governance and targeted support - was not referenced in the 2024 consultation materials.</w:t>
      </w:r>
    </w:p>
    <w:p>
      <w:pPr>
        <w:pStyle w:val="BodyText"/>
      </w:pPr>
      <w:r>
        <w:t xml:space="preserve">Whether better evidence would have changed the political outcome is unknowable, but accessible evidence would have enabled earlier and more constructive engagement. The compressed consultation timeline left inadequate time to assemble and present counter-evidence for the complexity of the issues at stake. What follows demonstrates what that evidence looks like and how it could inform future debates in Brighton and Hove and beyond.</w:t>
      </w:r>
    </w:p>
    <w:p>
      <w:pPr>
        <w:pStyle w:val="BodyText"/>
      </w:pPr>
      <w:r>
        <w:rPr>
          <w:i/>
          <w:iCs/>
        </w:rPr>
        <w:t xml:space="preserve">[Figure 2: Brighton and Hove secondary schools with 2025/26 catchment boundaries. — about here]</w:t>
      </w:r>
    </w:p>
    <w:bookmarkEnd w:id="54"/>
    <w:bookmarkStart w:id="55" w:name="local-authority-effects"/>
    <w:p>
      <w:pPr>
        <w:pStyle w:val="Heading2"/>
      </w:pPr>
      <w:r>
        <w:t xml:space="preserve">5.2 Local authority effects</w:t>
      </w:r>
    </w:p>
    <w:p>
      <w:pPr>
        <w:pStyle w:val="FirstParagraph"/>
      </w:pPr>
      <w:r>
        <w:rPr>
          <w:i/>
          <w:iCs/>
        </w:rPr>
        <w:t xml:space="preserve">[Figure 3: LA random intercepts for disadvantaged-pupil attainment (imputed full panel model). Top and bottom 10 LAs labelled; Brighton and Hove highlighted. — about here]</w:t>
      </w:r>
    </w:p>
    <w:p>
      <w:pPr>
        <w:pStyle w:val="BodyText"/>
      </w:pPr>
      <w:hyperlink w:anchor="fig-caterpillar">
        <w:r>
          <w:rPr>
            <w:rStyle w:val="Hyperlink"/>
          </w:rPr>
          <w:t xml:space="preserve">Figure 3</w:t>
        </w:r>
      </w:hyperlink>
      <w:r>
        <w:t xml:space="preserve"> </w:t>
      </w:r>
      <w:r>
        <w:t xml:space="preserve">shows</w:t>
      </w:r>
      <w:r>
        <w:t xml:space="preserve"> </w:t>
      </w:r>
      <w:del w:id="87" w:author="Revision" w:date="2026-08-25T00:00:00Z">
        <w:r>
          <w:delText xml:space="preserve">that Brighton and Hove ranks 7th out of 152 LEAs</w:delText>
        </w:r>
      </w:del>
      <w:r>
        <w:t xml:space="preserve"> </w:t>
      </w:r>
      <w:ins w:id="111" w:author="Revision" w:date="2026-08-25T00:00:00Z">
        <w:r>
          <w:t xml:space="preserve">the local-authority random intercepts</w:t>
        </w:r>
      </w:ins>
      <w:r>
        <w:t xml:space="preserve"> </w:t>
      </w:r>
      <w:r>
        <w:t xml:space="preserve">for</w:t>
      </w:r>
      <w:r>
        <w:t xml:space="preserve"> </w:t>
      </w:r>
      <w:del w:id="88" w:author="Revision" w:date="2026-08-25T00:00:00Z">
        <w:r>
          <w:delText xml:space="preserve">disadvantaged attainment once</w:delText>
        </w:r>
      </w:del>
      <w:r>
        <w:t xml:space="preserve"> </w:t>
      </w:r>
      <w:ins w:id="112" w:author="Revision" w:date="2026-08-25T00:00:00Z">
        <w:r>
          <w:t xml:space="preserve">disadvantaged-pupil attainment. Conditional on the</w:t>
        </w:r>
      </w:ins>
      <w:r>
        <w:t xml:space="preserve"> </w:t>
      </w:r>
      <w:r>
        <w:t xml:space="preserve">structural factors</w:t>
      </w:r>
      <w:r>
        <w:t xml:space="preserve"> </w:t>
      </w:r>
      <w:del w:id="89" w:author="Revision" w:date="2026-08-25T00:00:00Z">
        <w:r>
          <w:delText xml:space="preserve">are accounted for</w:delText>
        </w:r>
      </w:del>
      <w:r>
        <w:t xml:space="preserve"> </w:t>
      </w:r>
      <w:r>
        <w:t xml:space="preserve">in the</w:t>
      </w:r>
      <w:r>
        <w:t xml:space="preserve"> </w:t>
      </w:r>
      <w:del w:id="90" w:author="Revision" w:date="2026-08-25T00:00:00Z">
        <w:r>
          <w:delText xml:space="preserve">multilevel</w:delText>
        </w:r>
      </w:del>
      <w:r>
        <w:t xml:space="preserve"> </w:t>
      </w:r>
      <w:r>
        <w:t xml:space="preserve">model</w:t>
      </w:r>
      <w:r>
        <w:t xml:space="preserve"> </w:t>
      </w:r>
      <w:del w:id="91" w:author="Revision" w:date="2026-08-25T00:00:00Z">
        <w:r>
          <w:delText xml:space="preserve">presented earlier. For non-disadvantaged pupils it</w:delText>
        </w:r>
      </w:del>
      <w:r>
        <w:t xml:space="preserve"> </w:t>
      </w:r>
      <w:ins w:id="113" w:author="Revision" w:date="2026-08-25T00:00:00Z">
        <w:r>
          <w:t xml:space="preserve">- including school absence - Brighton and Hove</w:t>
        </w:r>
      </w:ins>
      <w:r>
        <w:t xml:space="preserve"> </w:t>
      </w:r>
      <w:r>
        <w:t xml:space="preserve">ranks</w:t>
      </w:r>
      <w:r>
        <w:t xml:space="preserve"> </w:t>
      </w:r>
      <w:del w:id="92" w:author="Revision" w:date="2026-08-25T00:00:00Z">
        <w:r>
          <w:delText xml:space="preserve">5th; for all pupils, 4th. The</w:delText>
        </w:r>
      </w:del>
      <w:r>
        <w:t xml:space="preserve"> </w:t>
      </w:r>
      <w:ins w:id="114" w:author="Revision" w:date="2026-08-25T00:00:00Z">
        <w:r>
          <w:t xml:space="preserve">15th of 151 local authorities (top 10%), a</w:t>
        </w:r>
      </w:ins>
      <w:r>
        <w:t xml:space="preserve"> </w:t>
      </w:r>
      <w:r>
        <w:t xml:space="preserve">positive random intercept</w:t>
      </w:r>
      <w:r>
        <w:t xml:space="preserve"> </w:t>
      </w:r>
      <w:del w:id="93" w:author="Revision" w:date="2026-08-25T00:00:00Z">
        <w:r>
          <w:delText xml:space="preserve">of approximately +0.06 translates</w:delText>
        </w:r>
      </w:del>
      <w:r>
        <w:t xml:space="preserve"> </w:t>
      </w:r>
      <w:ins w:id="115" w:author="Revision" w:date="2026-08-25T00:00:00Z">
        <w:r>
          <w:t xml:space="preserve">equivalent</w:t>
        </w:r>
      </w:ins>
      <w:r>
        <w:t xml:space="preserve"> </w:t>
      </w:r>
      <w:r>
        <w:t xml:space="preserve">to</w:t>
      </w:r>
      <w:r>
        <w:t xml:space="preserve"> </w:t>
      </w:r>
      <w:del w:id="94" w:author="Revision" w:date="2026-08-25T00:00:00Z">
        <w:r>
          <w:delText xml:space="preserve">around a 6% uplift in</w:delText>
        </w:r>
      </w:del>
      <w:r>
        <w:t xml:space="preserve"> </w:t>
      </w:r>
      <w:ins w:id="116" w:author="Revision" w:date="2026-08-25T00:00:00Z">
        <w:r>
          <w:t xml:space="preserve">roughly +1.6</w:t>
        </w:r>
      </w:ins>
      <w:r>
        <w:t xml:space="preserve"> </w:t>
      </w:r>
      <w:r>
        <w:t xml:space="preserve">Attainment 8</w:t>
      </w:r>
      <w:r>
        <w:t xml:space="preserve"> </w:t>
      </w:r>
      <w:del w:id="95" w:author="Revision" w:date="2026-08-25T00:00:00Z">
        <w:r>
          <w:delText xml:space="preserve">— roughly 2 GCSE</w:delText>
        </w:r>
      </w:del>
      <w:r>
        <w:t xml:space="preserve"> </w:t>
      </w:r>
      <w:r>
        <w:t xml:space="preserve">points above what</w:t>
      </w:r>
      <w:r>
        <w:t xml:space="preserve"> </w:t>
      </w:r>
      <w:del w:id="96" w:author="Revision" w:date="2026-08-25T00:00:00Z">
        <w:r>
          <w:delText xml:space="preserve">structural</w:delText>
        </w:r>
      </w:del>
      <w:r>
        <w:t xml:space="preserve"> </w:t>
      </w:r>
      <w:ins w:id="117" w:author="Revision" w:date="2026-08-25T00:00:00Z">
        <w:r>
          <w:t xml:space="preserve">those</w:t>
        </w:r>
      </w:ins>
      <w:r>
        <w:t xml:space="preserve"> </w:t>
      </w:r>
      <w:r>
        <w:t xml:space="preserve">factors would predict.</w:t>
      </w:r>
      <w:r>
        <w:t xml:space="preserve"> </w:t>
      </w:r>
      <w:ins w:id="118" w:author="Revision" w:date="2026-08-25T00:00:00Z">
        <w:r>
          <w:t xml:space="preserve">On the same conditional basis the city ranks 4th for non-disadvantaged pupils and 5th for all pupils.</w:t>
        </w:r>
      </w:ins>
      <w:r>
        <w:t xml:space="preserve"> </w:t>
      </w:r>
      <w:r>
        <w:t xml:space="preserve">This was unknown at the time of the 2024 consultation and entirely absent from</w:t>
      </w:r>
      <w:r>
        <w:t xml:space="preserve"> </w:t>
      </w:r>
      <w:del w:id="97" w:author="Revision" w:date="2026-08-25T00:00:00Z">
        <w:r>
          <w:delText xml:space="preserve">the</w:delText>
        </w:r>
      </w:del>
      <w:r>
        <w:t xml:space="preserve"> </w:t>
      </w:r>
      <w:ins w:id="119" w:author="Revision" w:date="2026-08-25T00:00:00Z">
        <w:r>
          <w:t xml:space="preserve">a</w:t>
        </w:r>
      </w:ins>
      <w:r>
        <w:t xml:space="preserve"> </w:t>
      </w:r>
      <w:r>
        <w:t xml:space="preserve">public</w:t>
      </w:r>
      <w:r>
        <w:t xml:space="preserve"> </w:t>
      </w:r>
      <w:del w:id="98" w:author="Revision" w:date="2026-08-25T00:00:00Z">
        <w:r>
          <w:delText xml:space="preserve">narrative, which was</w:delText>
        </w:r>
      </w:del>
      <w:r>
        <w:t xml:space="preserve"> </w:t>
      </w:r>
      <w:ins w:id="120" w:author="Revision" w:date="2026-08-25T00:00:00Z">
        <w:r>
          <w:t xml:space="preserve">narrative</w:t>
        </w:r>
      </w:ins>
      <w:r>
        <w:t xml:space="preserve"> </w:t>
      </w:r>
      <w:r>
        <w:t xml:space="preserve">framed around</w:t>
      </w:r>
      <w:r>
        <w:t xml:space="preserve"> </w:t>
      </w:r>
      <w:del w:id="99" w:author="Revision" w:date="2026-08-25T00:00:00Z">
        <w:r>
          <w:delText xml:space="preserve">a premise of failure, based on</w:delText>
        </w:r>
      </w:del>
      <w:r>
        <w:t xml:space="preserve"> </w:t>
      </w:r>
      <w:r>
        <w:t xml:space="preserve">the raw attainment gap</w:t>
      </w:r>
      <w:r>
        <w:t xml:space="preserve"> </w:t>
      </w:r>
      <w:del w:id="100" w:author="Revision" w:date="2026-08-25T00:00:00Z">
        <w:r>
          <w:delText xml:space="preserve">only.</w:delText>
        </w:r>
      </w:del>
      <w:r>
        <w:t xml:space="preserve"> </w:t>
      </w:r>
      <w:ins w:id="121" w:author="Revision" w:date="2026-08-25T00:00:00Z">
        <w:r>
          <w:t xml:space="preserve">alone.</w:t>
        </w:r>
      </w:ins>
    </w:p>
    <w:p>
      <w:pPr>
        <w:pStyle w:val="BodyText"/>
      </w:pPr>
      <w:ins w:id="122" w:author="Revision" w:date="2026-08-25T00:00:00Z">
        <w:r>
          <w:t xml:space="preserve">That conditional ranking, however, depends the variables we include or exclude from our model. Controlling for absence estimates the city’s performance</w:t>
        </w:r>
        <w:r>
          <w:t xml:space="preserve"> </w:t>
        </w:r>
        <w:r>
          <w:rPr>
            <w:i/>
            <w:iCs/>
          </w:rPr>
          <w:t xml:space="preserve">given</w:t>
        </w:r>
        <w:r>
          <w:t xml:space="preserve"> </w:t>
        </w:r>
        <w:r>
          <w:t xml:space="preserve">the attendance its pupils actually record - and Brighton and Hove has among the worst attendance of any authority in England.</w:t>
        </w:r>
        <w:r>
          <w:t xml:space="preserve"> </w:t>
        </w:r>
        <w:hyperlink w:anchor="tbl-la-absence">
          <w:r>
            <w:rPr>
              <w:rStyle w:val="Hyperlink"/>
            </w:rPr>
            <w:t xml:space="preserve">Table 2</w:t>
          </w:r>
        </w:hyperlink>
        <w:r>
          <w:t xml:space="preserve"> </w:t>
        </w:r>
        <w:r>
          <w:t xml:space="preserve">reports the disadvantaged-attainment effect with and without that control. Without any absence term, the city falls from 15th to 69th of 151 and its effect is no longer statistically distinguishable from the national average. The city’s apparent excellence for disadvantaged pupils is, in this precise sense, conditional on putting the absence problems for these children to one side.</w:t>
        </w:r>
      </w:ins>
    </w:p>
    <w:p>
      <w:pPr>
        <w:pStyle w:val="BodyText"/>
      </w:pPr>
      <w:ins w:id="123" w:author="Revision" w:date="2026-08-25T00:00:00Z">
        <w:r>
          <w:rPr>
            <w:i/>
            <w:iCs/>
          </w:rPr>
          <w:t xml:space="preserve">[Table 2: Brighton and Hove’s local-authority effect for disadvantaged-pupil attainment, with and without a control for school absence. The intake-predicted specification controls only for the part of absence that intake predicts, leaving the city’s excess absence in the residual. — about here]</w:t>
        </w:r>
      </w:ins>
    </w:p>
    <w:p>
      <w:pPr>
        <w:pStyle w:val="BodyText"/>
      </w:pPr>
      <w:ins w:id="124" w:author="Revision" w:date="2026-08-25T00:00:00Z">
        <w:r>
          <w:t xml:space="preserve">This is not an artefact peculiar to Brighton and Hove: controlling for absence reshuffles the whole distribution of local-authority effects, and 8 authorities that appear significantly above average once absence is controlled are indistinguishable from average without it. Absence does a great deal of work in any model of attainment, and where an authority sits on it materially changes how its schools appear to perform. But the shift is unusually consequential for Brighton and Hove precisely because its attendance is so extreme.</w:t>
        </w:r>
      </w:ins>
    </w:p>
    <w:p>
      <w:pPr>
        <w:pStyle w:val="BodyText"/>
      </w:pPr>
      <w:ins w:id="125" w:author="Revision" w:date="2026-08-25T00:00:00Z">
        <w:r>
          <w:t xml:space="preserve">The distance between these two numbers is the important finding, rather than either number alone. Once we account for the absence its pupils experience, Brighton and Hove’s schools sit within the strongest 10% of local education authorities in England for disadvantaged attainment; if we don’t account for this, they are unremarkable. The gap between the two - about 1.4 Attainment 8 points per disadvantaged pupil - is a direct measure of what the city’s attendance problem costs its most disadvantaged children. It is not a reason to discount the schools’ underlying effectiveness; it is a reason to treat attendance as the single most valuable lever available to the city, a point we develop in section 5.5 and quantify through the accelerating-returns analysis below. (For all pupils the city’s advantage is more robust to this choice, remaining significantly positive without an absence control at 69th; it is specifically the disadvantaged-pupil result that rests on it.)</w:t>
        </w:r>
      </w:ins>
    </w:p>
    <w:p>
      <w:pPr>
        <w:pStyle w:val="BodyText"/>
      </w:pPr>
      <w:ins w:id="126" w:author="Revision" w:date="2026-08-25T00:00:00Z">
        <w:r>
          <w:t xml:space="preserve">Two features of the city’s absence confirm that this is a local problem rather than an inevitability of its intake. First, Brighton and Hove’s disadvantage is unexceptional: its mean school-level free-school-meal rate (25.2%) is slightly</w:t>
        </w:r>
        <w:r>
          <w:t xml:space="preserve"> </w:t>
        </w:r>
        <w:r>
          <w:rPr>
            <w:i/>
            <w:iCs/>
          </w:rPr>
          <w:t xml:space="preserve">below</w:t>
        </w:r>
        <w:r>
          <w:t xml:space="preserve"> </w:t>
        </w:r>
        <w:r>
          <w:t xml:space="preserve">the national average (27.1%). When we model expected absence from intake alone (section 5.5), the city’s schools should record about 8.8% absence; they actually record 10.8%. Almost two percentage points of absence sit above what the intake predicts. Second, the problem has not been improving. Between 2021–22 and 2024–25, absence fell in 94% of English local authorities - the national mean dropping by 0.88 percentage points as attendance recovered from the pandemic - while Brighton and Hove’s barely moved (-0.03 points), leaving it 143th of 152 authorities for improvement. The city did not become an outlier because its absence rose; it became an outlier because, almost alone, its absence did not fall.</w:t>
        </w:r>
      </w:ins>
    </w:p>
    <w:bookmarkEnd w:id="55"/>
    <w:bookmarkStart w:id="56" w:name="X2c44da290b91186546cdc06847184f26ab3e331"/>
    <w:p>
      <w:pPr>
        <w:pStyle w:val="Heading2"/>
      </w:pPr>
      <w:r>
        <w:t xml:space="preserve">5.3 Comparing policy levers: absence versus disadvantage</w:t>
      </w:r>
    </w:p>
    <w:p>
      <w:pPr>
        <w:pStyle w:val="FirstParagraph"/>
      </w:pPr>
      <w:r>
        <w:t xml:space="preserve">Because the model uses log-transformed variables, the same percentage-point change produces different effects depending on where a school starts - returns</w:t>
      </w:r>
      <w:r>
        <w:t xml:space="preserve"> </w:t>
      </w:r>
      <w:r>
        <w:rPr>
          <w:i/>
          <w:iCs/>
        </w:rPr>
        <w:t xml:space="preserve">accelerate</w:t>
      </w:r>
      <w:r>
        <w:t xml:space="preserve"> </w:t>
      </w:r>
      <w:r>
        <w:t xml:space="preserve">as values improve.</w:t>
      </w:r>
      <w:r>
        <w:t xml:space="preserve"> </w:t>
      </w:r>
      <w:hyperlink w:anchor="fig-accelerating-returns">
        <w:r>
          <w:rPr>
            <w:rStyle w:val="Hyperlink"/>
          </w:rPr>
          <w:t xml:space="preserve">Figure 4</w:t>
        </w:r>
      </w:hyperlink>
      <w:r>
        <w:t xml:space="preserve"> </w:t>
      </w:r>
      <w:r>
        <w:t xml:space="preserve">places both the absence and FSM levers on a common y-axis.</w:t>
      </w:r>
    </w:p>
    <w:p>
      <w:pPr>
        <w:pStyle w:val="BodyText"/>
      </w:pPr>
      <w:r>
        <w:rPr>
          <w:i/>
          <w:iCs/>
        </w:rPr>
        <w:t xml:space="preserve">[Figure 4: Accelerating returns: each percentage-point reduction buys a progressively larger ATT8 gain (reading right to left). Absence delivers substantially larger gains than FSM at every level. Brighton and Hove schools marked on each curve. — about here]</w:t>
      </w:r>
    </w:p>
    <w:p>
      <w:pPr>
        <w:pStyle w:val="BodyText"/>
      </w:pPr>
      <w:r>
        <w:t xml:space="preserve">Four features are immediately visible. First, the absence curve sits above the FSM curve at every starting level, indicating how much more effective changes in absence are than changes in disadvantage, for improving attainment. Second, the gap</w:t>
      </w:r>
      <w:r>
        <w:t xml:space="preserve"> </w:t>
      </w:r>
      <w:r>
        <w:rPr>
          <w:i/>
          <w:iCs/>
        </w:rPr>
        <w:t xml:space="preserve">widens</w:t>
      </w:r>
      <w:r>
        <w:t xml:space="preserve"> </w:t>
      </w:r>
      <w:r>
        <w:t xml:space="preserve">as values improve. Third, schools with the highest proportions of disadvantage and to a lesser extent, absence, will notice the least impact on attainment if those levels change. Fourth, Brighton and Hove schools cluster in the flatter right-hand portion for both variables, but for every school, changes in absence are likely to affect more noticable changes in attainment than changes in disadvantage.</w:t>
      </w:r>
    </w:p>
    <w:p>
      <w:pPr>
        <w:pStyle w:val="BodyText"/>
      </w:pPr>
      <w:r>
        <w:t xml:space="preserve">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w:t>
      </w:r>
      <w:r>
        <w:t xml:space="preserve"> </w:t>
      </w:r>
      <w:del w:id="101" w:author="Revision" w:date="2026-08-25T00:00:00Z">
        <w:r>
          <w:delText xml:space="preserve">2.6</w:delText>
        </w:r>
      </w:del>
      <w:r>
        <w:t xml:space="preserve"> </w:t>
      </w:r>
      <w:ins w:id="127" w:author="Revision" w:date="2026-08-25T00:00:00Z">
        <w:r>
          <w:t xml:space="preserve">3.4</w:t>
        </w:r>
      </w:ins>
      <w:r>
        <w:t xml:space="preserve"> </w:t>
      </w:r>
      <w:r>
        <w:t xml:space="preserve">times as important as FSM for predicting attainment.</w:t>
      </w:r>
    </w:p>
    <w:p>
      <w:pPr>
        <w:pStyle w:val="BodyText"/>
      </w:pPr>
      <w:r>
        <w:t xml:space="preserve">Bringing schools above the national average for absence down to it would produce predicted gains averaging</w:t>
      </w:r>
      <w:r>
        <w:t xml:space="preserve"> </w:t>
      </w:r>
      <w:del w:id="102" w:author="Revision" w:date="2026-08-25T00:00:00Z">
        <w:r>
          <w:delText xml:space="preserve">+2.9</w:delText>
        </w:r>
      </w:del>
      <w:r>
        <w:t xml:space="preserve"> </w:t>
      </w:r>
      <w:ins w:id="128" w:author="Revision" w:date="2026-08-25T00:00:00Z">
        <w:r>
          <w:t xml:space="preserve">+2.8</w:t>
        </w:r>
      </w:ins>
      <w:r>
        <w:t xml:space="preserve"> </w:t>
      </w:r>
      <w:r>
        <w:t xml:space="preserve">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bookmarkEnd w:id="56"/>
    <w:bookmarkStart w:id="57" w:name="contextualised-school-performance"/>
    <w:p>
      <w:pPr>
        <w:pStyle w:val="Heading2"/>
      </w:pPr>
      <w:r>
        <w:t xml:space="preserve">5.4 Contextualised school performance</w:t>
      </w:r>
    </w:p>
    <w:p>
      <w:pPr>
        <w:pStyle w:val="FirstParagraph"/>
      </w:pPr>
      <w:r>
        <w:rPr>
          <w:i/>
          <w:iCs/>
        </w:rPr>
        <w:t xml:space="preserve">[Figure 5: Observed versus predicted Attainment 8 for Brighton and Hove schools (highlighted) against all schools nationally, 2024–25. — about here]</w:t>
      </w:r>
    </w:p>
    <w:p>
      <w:pPr>
        <w:pStyle w:val="BodyText"/>
      </w:pPr>
      <w:hyperlink w:anchor="fig-obs-vs-pred">
        <w:r>
          <w:rPr>
            <w:rStyle w:val="Hyperlink"/>
          </w:rPr>
          <w:t xml:space="preserve">Figure 5</w:t>
        </w:r>
      </w:hyperlink>
      <w:r>
        <w:t xml:space="preserve"> </w:t>
      </w:r>
      <w:r>
        <w:t xml:space="preserve">shows observed versus predicted Attainment 8 for the latest year across all schools in England (grey) with Brighton and Hove schools highlighted (pink). The close clustering of the points around the diagonal line is a visual representation of the</w:t>
      </w:r>
      <w:r>
        <w:t xml:space="preserve"> </w:t>
      </w:r>
      <m:oMath>
        <m:sSup>
          <m:e>
            <m:r>
              <m:t>R</m:t>
            </m:r>
          </m:e>
          <m:sup>
            <m:r>
              <m:t>2</m:t>
            </m:r>
          </m:sup>
        </m:sSup>
      </m:oMath>
      <w:r>
        <w:t xml:space="preserve"> </w:t>
      </w:r>
      <w:r>
        <w:t xml:space="preserve">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w:t>
      </w:r>
      <w:r>
        <w:t xml:space="preserve"> </w:t>
      </w:r>
      <w:r>
        <w:t xml:space="preserve">‘value-added’</w:t>
      </w:r>
      <w:r>
        <w:t xml:space="preserve"> </w:t>
      </w:r>
      <w:r>
        <w:t xml:space="preserve">measures - more nuanced than Progress 8 - as this model-based value added accounts for far more than just prior attainment in its representation.</w:t>
      </w:r>
    </w:p>
    <w:bookmarkEnd w:id="57"/>
    <w:bookmarkStart w:id="59" w:name="X8ff19f05081feb947c9bfda17930b607e81aacb"/>
    <w:p>
      <w:pPr>
        <w:pStyle w:val="Heading2"/>
      </w:pPr>
      <w:r>
        <w:t xml:space="preserve">5.5 Decomposing absence: structural intake versus school management</w:t>
      </w:r>
    </w:p>
    <w:p>
      <w:pPr>
        <w:pStyle w:val="FirstParagraph"/>
      </w:pPr>
      <w:r>
        <w:t xml:space="preserve">The contextualised value-added reading above hides a complication. Our headline model treats school-level absence as a single</w:t>
      </w:r>
      <w:r>
        <w:t xml:space="preserve"> </w:t>
      </w:r>
      <w:del w:id="103" w:author="Revision" w:date="2026-08-25T00:00:00Z">
        <w:r>
          <w:delText xml:space="preserve">regressor</w:delText>
        </w:r>
      </w:del>
      <w:r>
        <w:t xml:space="preserve"> </w:t>
      </w:r>
      <w:ins w:id="129" w:author="Revision" w:date="2026-08-25T00:00:00Z">
        <w:r>
          <w:t xml:space="preserve">factor</w:t>
        </w:r>
      </w:ins>
      <w:r>
        <w:t xml:space="preserve"> </w:t>
      </w:r>
      <w:r>
        <w:t xml:space="preserve">on the same footing as other intake variables, but absence is different to FSM or EAL. Part of it is exogenous to the school - driven by family 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w:t>
      </w:r>
      <w:r>
        <w:t xml:space="preserve"> </w:t>
      </w:r>
      <w:r>
        <w:t xml:space="preserve">‘value-added’</w:t>
      </w:r>
      <w:r>
        <w:t xml:space="preserve"> </w:t>
      </w:r>
      <w:r>
        <w:t xml:space="preserve">reflects what the school does</w:t>
      </w:r>
      <w:r>
        <w:t xml:space="preserve"> </w:t>
      </w:r>
      <w:r>
        <w:rPr>
          <w:i/>
          <w:iCs/>
        </w:rPr>
        <w:t xml:space="preserve">given</w:t>
      </w:r>
      <w:r>
        <w:t xml:space="preserve"> </w:t>
      </w:r>
      <w:r>
        <w:t xml:space="preserve">its attendance, not what it does</w:t>
      </w:r>
      <w:r>
        <w:t xml:space="preserve"> </w:t>
      </w:r>
      <w:r>
        <w:rPr>
          <w:i/>
          <w:iCs/>
        </w:rPr>
        <w:t xml:space="preserve">to</w:t>
      </w:r>
      <w:r>
        <w:t xml:space="preserve"> </w:t>
      </w:r>
      <w:r>
        <w:t xml:space="preserve">its attendance.</w:t>
      </w:r>
    </w:p>
    <w:p>
      <w:pPr>
        <w:pStyle w:val="BodyText"/>
      </w:pPr>
      <w:del w:id="104" w:author="Revision" w:date="2026-08-25T00:00:00Z">
        <w:r>
          <w:delText xml:space="preserve">A two-stage decomposition separates</w:delText>
        </w:r>
      </w:del>
      <w:r>
        <w:t xml:space="preserve"> </w:t>
      </w:r>
      <w:ins w:id="130" w:author="Revision" w:date="2026-08-25T00:00:00Z">
        <w:r>
          <w:t xml:space="preserve">Two parallel models</w:t>
        </w:r>
        <w:r>
          <w:rPr>
            <w:rStyle w:val="FootnoteReference"/>
          </w:rPr>
          <w:footnoteReference w:id="58"/>
        </w:r>
        <w:r>
          <w:t xml:space="preserve"> </w:t>
        </w:r>
        <w:r>
          <w:t xml:space="preserve">separate</w:t>
        </w:r>
      </w:ins>
      <w:r>
        <w:t xml:space="preserve"> </w:t>
      </w:r>
      <w:r>
        <w:t xml:space="preserve">these</w:t>
      </w:r>
      <w:r>
        <w:t xml:space="preserve"> </w:t>
      </w:r>
      <w:del w:id="105" w:author="Revision" w:date="2026-08-25T00:00:00Z">
        <w:r>
          <w:delText xml:space="preserve">elements. First,</w:delText>
        </w:r>
      </w:del>
      <w:r>
        <w:t xml:space="preserve"> </w:t>
      </w:r>
      <w:ins w:id="131" w:author="Revision" w:date="2026-08-25T00:00:00Z">
        <w:r>
          <w:t xml:space="preserve">elements from each other and in doing so</w:t>
        </w:r>
      </w:ins>
      <w:r>
        <w:t xml:space="preserve"> </w:t>
      </w:r>
      <w:r>
        <w:t xml:space="preserve">we</w:t>
      </w:r>
      <w:r>
        <w:t xml:space="preserve"> </w:t>
      </w:r>
      <w:ins w:id="132" w:author="Revision" w:date="2026-08-25T00:00:00Z">
        <w:r>
          <w:t xml:space="preserve">adjust for what a school inherits, not for what it does. Firstly, we</w:t>
        </w:r>
      </w:ins>
      <w:r>
        <w:t xml:space="preserve"> </w:t>
      </w:r>
      <w:r>
        <w:t xml:space="preserve">model school-level absence on the variables we treat as exogenous (FSM, EAL,</w:t>
      </w:r>
      <w:r>
        <w:t xml:space="preserve"> </w:t>
      </w:r>
      <w:del w:id="106" w:author="Revision" w:date="2026-08-25T00:00:00Z">
        <w:r>
          <w:delText xml:space="preserve">low</w:delText>
        </w:r>
      </w:del>
      <w:r>
        <w:t xml:space="preserve"> </w:t>
      </w:r>
      <w:ins w:id="133" w:author="Revision" w:date="2026-08-25T00:00:00Z">
        <w:r>
          <w:t xml:space="preserve">mean KS2</w:t>
        </w:r>
      </w:ins>
      <w:r>
        <w:t xml:space="preserve"> </w:t>
      </w:r>
      <w:r>
        <w:t xml:space="preserve">prior attainment, segregation, plus place and year random effects), producing for every school-year an</w:t>
      </w:r>
      <w:r>
        <w:t xml:space="preserve"> </w:t>
      </w:r>
      <w:r>
        <w:rPr>
          <w:i/>
          <w:iCs/>
        </w:rPr>
        <w:t xml:space="preserve">expected absence</w:t>
      </w:r>
      <w:r>
        <w:t xml:space="preserve"> </w:t>
      </w:r>
      <w:del w:id="107" w:author="Revision" w:date="2026-08-25T00:00:00Z">
        <w:r>
          <w:delText xml:space="preserve">(intake-predicted)</w:delText>
        </w:r>
      </w:del>
      <w:r>
        <w:t xml:space="preserve"> </w:t>
      </w:r>
      <w:ins w:id="134" w:author="Revision" w:date="2026-08-25T00:00:00Z">
        <w:r>
          <w:t xml:space="preserve">(intake-predicted - around 55% of the variation)</w:t>
        </w:r>
      </w:ins>
      <w:r>
        <w:t xml:space="preserve"> </w:t>
      </w:r>
      <w:r>
        <w:t xml:space="preserve">and a</w:t>
      </w:r>
      <w:r>
        <w:t xml:space="preserve"> </w:t>
      </w:r>
      <w:del w:id="108" w:author="Revision" w:date="2026-08-25T00:00:00Z">
        <w:r>
          <w:delText xml:space="preserve">*residual</w:delText>
        </w:r>
      </w:del>
      <w:r>
        <w:t xml:space="preserve"> </w:t>
      </w:r>
      <w:ins w:id="135" w:author="Revision" w:date="2026-08-25T00:00:00Z">
        <w:r>
          <w:t xml:space="preserve">*residual/excess</w:t>
        </w:r>
      </w:ins>
      <w:r>
        <w:t xml:space="preserve"> </w:t>
      </w:r>
      <w:r>
        <w:t xml:space="preserve">absence*</w:t>
      </w:r>
      <w:r>
        <w:t xml:space="preserve"> </w:t>
      </w:r>
      <w:del w:id="109" w:author="Revision" w:date="2026-08-25T00:00:00Z">
        <w:r>
          <w:delText xml:space="preserve">(school-controllable). Second,</w:delText>
        </w:r>
      </w:del>
      <w:r>
        <w:t xml:space="preserve"> </w:t>
      </w:r>
      <w:ins w:id="136" w:author="Revision" w:date="2026-08-25T00:00:00Z">
        <w:r>
          <w:t xml:space="preserve">— the part beyond what its intake would predict, which is the school’s own contribution to its attendance (around 45% of the variation). Secondly,</w:t>
        </w:r>
      </w:ins>
      <w:r>
        <w:t xml:space="preserve"> </w:t>
      </w:r>
      <w:r>
        <w:t xml:space="preserve">we</w:t>
      </w:r>
      <w:r>
        <w:t xml:space="preserve"> </w:t>
      </w:r>
      <w:del w:id="110" w:author="Revision" w:date="2026-08-25T00:00:00Z">
        <w:r>
          <w:delText xml:space="preserve">refit</w:delText>
        </w:r>
      </w:del>
      <w:r>
        <w:t xml:space="preserve"> </w:t>
      </w:r>
      <w:ins w:id="137" w:author="Revision" w:date="2026-08-25T00:00:00Z">
        <w:r>
          <w:t xml:space="preserve">fit</w:t>
        </w:r>
      </w:ins>
      <w:r>
        <w:t xml:space="preserve"> </w:t>
      </w:r>
      <w:r>
        <w:t xml:space="preserve">the attainment model</w:t>
      </w:r>
      <w:r>
        <w:t xml:space="preserve"> </w:t>
      </w:r>
      <w:ins w:id="138" w:author="Revision" w:date="2026-08-25T00:00:00Z">
        <w:r>
          <w:t xml:space="preserve">on the same intake variables but</w:t>
        </w:r>
      </w:ins>
      <w:r>
        <w:t xml:space="preserve"> </w:t>
      </w:r>
      <w:r>
        <w:t xml:space="preserve">with</w:t>
      </w:r>
      <w:r>
        <w:t xml:space="preserve"> </w:t>
      </w:r>
      <w:del w:id="111" w:author="Revision" w:date="2026-08-25T00:00:00Z">
        <w:r>
          <w:delText xml:space="preserve">intake-predicted</w:delText>
        </w:r>
      </w:del>
      <w:r>
        <w:t xml:space="preserve"> </w:t>
      </w:r>
      <w:ins w:id="139" w:author="Revision" w:date="2026-08-25T00:00:00Z">
        <w:r>
          <w:rPr>
            <w:i/>
            <w:iCs/>
          </w:rPr>
          <w:t xml:space="preserve">no</w:t>
        </w:r>
      </w:ins>
      <w:r>
        <w:t xml:space="preserve"> </w:t>
      </w:r>
      <w:r>
        <w:t xml:space="preserve">absence</w:t>
      </w:r>
      <w:r>
        <w:t xml:space="preserve"> </w:t>
      </w:r>
      <w:del w:id="112" w:author="Revision" w:date="2026-08-25T00:00:00Z">
        <w:r>
          <w:delText xml:space="preserve">in place of raw absence, dropping the</w:delText>
        </w:r>
      </w:del>
      <w:r>
        <w:t xml:space="preserve"> </w:t>
      </w:r>
      <w:ins w:id="140" w:author="Revision" w:date="2026-08-25T00:00:00Z">
        <w:r>
          <w:t xml:space="preserve">control and no</w:t>
        </w:r>
      </w:ins>
      <w:r>
        <w:t xml:space="preserve"> </w:t>
      </w:r>
      <w:r>
        <w:t xml:space="preserve">workforce</w:t>
      </w:r>
      <w:r>
        <w:t xml:space="preserve"> </w:t>
      </w:r>
      <w:del w:id="113" w:author="Revision" w:date="2026-08-25T00:00:00Z">
        <w:r>
          <w:delText xml:space="preserve">predictors.</w:delText>
        </w:r>
      </w:del>
      <w:r>
        <w:t xml:space="preserve"> </w:t>
      </w:r>
      <w:ins w:id="141" w:author="Revision" w:date="2026-08-25T00:00:00Z">
        <w:r>
          <w:t xml:space="preserve">predictors, since attendance management and workforce decisions are things a school does rather than things it receives.</w:t>
        </w:r>
      </w:ins>
      <w:r>
        <w:t xml:space="preserve"> </w:t>
      </w:r>
      <w:r>
        <w:t xml:space="preserve">The school-level residual from this</w:t>
      </w:r>
      <w:r>
        <w:t xml:space="preserve"> </w:t>
      </w:r>
      <w:del w:id="114" w:author="Revision" w:date="2026-08-25T00:00:00Z">
        <w:r>
          <w:delText xml:space="preserve">refitted</w:delText>
        </w:r>
      </w:del>
      <w:r>
        <w:t xml:space="preserve"> </w:t>
      </w:r>
      <w:ins w:id="142" w:author="Revision" w:date="2026-08-25T00:00:00Z">
        <w:r>
          <w:t xml:space="preserve">second</w:t>
        </w:r>
      </w:ins>
      <w:r>
        <w:t xml:space="preserve"> </w:t>
      </w:r>
      <w:r>
        <w:t xml:space="preserve">model is a more honest value-added measure:</w:t>
      </w:r>
      <w:r>
        <w:t xml:space="preserve"> </w:t>
      </w:r>
      <w:del w:id="115" w:author="Revision" w:date="2026-08-25T00:00:00Z">
        <w:r>
          <w:delText xml:space="preserve">attendance management</w:delText>
        </w:r>
      </w:del>
      <w:r>
        <w:t xml:space="preserve"> </w:t>
      </w:r>
      <w:ins w:id="143" w:author="Revision" w:date="2026-08-25T00:00:00Z">
        <w:r>
          <w:t xml:space="preserve">it</w:t>
        </w:r>
      </w:ins>
      <w:r>
        <w:t xml:space="preserve"> </w:t>
      </w:r>
      <w:r>
        <w:t xml:space="preserve">is</w:t>
      </w:r>
      <w:r>
        <w:t xml:space="preserve"> </w:t>
      </w:r>
      <w:del w:id="116" w:author="Revision" w:date="2026-08-25T00:00:00Z">
        <w:r>
          <w:delText xml:space="preserve">now counted as part of</w:delText>
        </w:r>
      </w:del>
      <w:r>
        <w:t xml:space="preserve"> </w:t>
      </w:r>
      <w:r>
        <w:t xml:space="preserve">the school’s</w:t>
      </w:r>
      <w:r>
        <w:t xml:space="preserve"> </w:t>
      </w:r>
      <w:ins w:id="144" w:author="Revision" w:date="2026-08-25T00:00:00Z">
        <w:r>
          <w:t xml:space="preserve">total</w:t>
        </w:r>
      </w:ins>
      <w:r>
        <w:t xml:space="preserve"> </w:t>
      </w:r>
      <w:r>
        <w:t xml:space="preserve">contribution</w:t>
      </w:r>
      <w:r>
        <w:t xml:space="preserve"> </w:t>
      </w:r>
      <w:ins w:id="145" w:author="Revision" w:date="2026-08-25T00:00:00Z">
        <w:r>
          <w:t xml:space="preserve">to attainment, with attendance management counted inside that contribution</w:t>
        </w:r>
      </w:ins>
      <w:r>
        <w:t xml:space="preserve"> </w:t>
      </w:r>
      <w:r>
        <w:t xml:space="preserve">rather than stripped away as a control.</w:t>
      </w:r>
    </w:p>
    <w:p>
      <w:pPr>
        <w:pStyle w:val="BodyText"/>
      </w:pPr>
      <w:ins w:id="146" w:author="Revision" w:date="2026-08-25T00:00:00Z">
        <w:r>
          <w:t xml:space="preserve">It is worth being explicit about what each of these two models is for, because the first answers a question that the second does not. If all we want to know is how much of the variation in school absence is inherited rather than generated – the national picture – then the first model answers it on its own. Intake and place explain 55% of it; the remaining 45% they do not. No attainment model is needed to reach that figure, and readers interested only in the national question can stop there. The second model exists for a narrower and more local purpose: it supplies a second axis, so that a school’s attendance record can be read</w:t>
        </w:r>
        <w:r>
          <w:t xml:space="preserve"> </w:t>
        </w:r>
        <w:r>
          <w:rPr>
            <w:i/>
            <w:iCs/>
          </w:rPr>
          <w:t xml:space="preserve">alongside</w:t>
        </w:r>
        <w:r>
          <w:t xml:space="preserve"> </w:t>
        </w:r>
        <w:r>
          <w:t xml:space="preserve">its overall effectiveness rather than in isolation. That pairing is a diagnostic tool for local decision-makers, and we use it only in the Brighton and Hove case study that follows.</w:t>
        </w:r>
      </w:ins>
    </w:p>
    <w:p>
      <w:pPr>
        <w:pStyle w:val="BodyText"/>
      </w:pPr>
      <w:ins w:id="147" w:author="Revision" w:date="2026-08-25T00:00:00Z">
        <w:r>
          <w:t xml:space="preserve">There are two issues with this that we should make clear. The first is that because neither model controls for observed absence, any absence that is genuinely outside a school’s control but not captured by intake or place – SEND-related absence, for instance – will be charged to that school’s value added. Since 45% of absence variation is unexplained by the first model, the scope for this is not trivial, and a school could be given a misleadingly poor value-added reading as a result. The second issue is that the coefficients from the second model cannot be read as effects. We know from the earlier models how important absence is, so leaving it out does not remove its influence: that influence is redistributed across the variables that remain, and because disadvantage is correlated with absence, the disadvantage term absorbs much of it. We therefore take only the residuals from this model. Every disadvantage estimate reported elsewhere in this paper comes from the headline specification, which controls absence directly.</w:t>
        </w:r>
      </w:ins>
    </w:p>
    <w:p>
      <w:pPr>
        <w:pStyle w:val="BodyText"/>
      </w:pPr>
      <w:r>
        <w:t xml:space="preserve">The national picture is informative. Most of the school-year variation in absence is explained by the intake-only first stage; the school-controllable residual is the smaller share, and its marginal contribution to attainment is modest once intake-driven absence is accounted for. The headline raw-absence coefficient therefore borrows much of its statistical force from the structural component: the lever is real, but the school-only portion is smaller than the single coefficient implies. For LEAs this means closing a city’s absence problem requires both school-level attention</w:t>
      </w:r>
      <w:r>
        <w:t xml:space="preserve"> </w:t>
      </w:r>
      <w:r>
        <w:rPr>
          <w:i/>
          <w:iCs/>
        </w:rPr>
        <w:t xml:space="preserve">and</w:t>
      </w:r>
      <w:r>
        <w:t xml:space="preserve"> </w:t>
      </w:r>
      <w:r>
        <w:t xml:space="preserve">cross-departmental work - public health, children’s services, area-level deprivation policy - because much of what schools deal with on attendance is inherited rather than generated.</w:t>
      </w:r>
    </w:p>
    <w:p>
      <w:pPr>
        <w:pStyle w:val="BodyText"/>
      </w:pPr>
      <w:r>
        <w:rPr>
          <w:i/>
          <w:iCs/>
        </w:rP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The full national version with a local-authority filter is available interactively in the project’s HTML report. — about here]</w:t>
      </w:r>
    </w:p>
    <w:p>
      <w:pPr>
        <w:pStyle w:val="BodyText"/>
      </w:pPr>
      <w:r>
        <w:t xml:space="preserve">For local school-level diagnostics the decomposition becomes considerably more informative. Two signals can now be read side by side: the school’s contextualised value-added, and its residual absence (positive when the school has more absence than its intake would predict, negative when less). Sorted on these two axes (</w:t>
      </w:r>
      <w:hyperlink w:anchor="fig-quadrant">
        <w:r>
          <w:rPr>
            <w:rStyle w:val="Hyperlink"/>
          </w:rPr>
          <w:t xml:space="preserve">Figure 6</w:t>
        </w:r>
      </w:hyperlink>
      <w:r>
        <w:t xml:space="preserve">),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pPr>
        <w:pStyle w:val="BodyText"/>
      </w:pPr>
      <w:r>
        <w:t xml:space="preserve">For Brighton and Hove the joint-signal view sharpens the case-study reading. Most of the city’s schools sit in Q2 in the top-right: they are delivering attainment above what their intake would predict and are doing so while experiencing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of what their profile predicts, so the simple</w:t>
      </w:r>
      <w:r>
        <w:t xml:space="preserve"> </w:t>
      </w:r>
      <w:r>
        <w:t xml:space="preserve">“fix attendance”</w:t>
      </w:r>
      <w:r>
        <w:t xml:space="preserve"> </w:t>
      </w:r>
      <w:r>
        <w:t xml:space="preserve">improvement story is not available. Schools in Q3 are the most natural targets for council-led attendance interventions, and Q1 schools are where the city should look for practice worth sharing.</w:t>
      </w:r>
    </w:p>
    <w:p>
      <w:pPr>
        <w:pStyle w:val="BodyText"/>
      </w:pPr>
      <w:r>
        <w:t xml:space="preserve">We are aware that Progress 8 is an attempt to bring a degree of value added into the reporting of attainment, but we would advocate for a more sophisticated, model-based measure of value added as outlined here. Controlling for many more of the exogenous variables that influence attainment allow us to dig deeper into the impact that schools are having, and as we have shown here, the reporting of measures such as value-added alongside residual absence means we can achieve a more honest framing than the single number that conventional benchmarking produces. This would help align local policy conversations with what the data can support them.</w:t>
      </w:r>
    </w:p>
    <w:bookmarkEnd w:id="59"/>
    <w:bookmarkEnd w:id="60"/>
    <w:bookmarkStart w:id="79" w:name="discussion"/>
    <w:p>
      <w:pPr>
        <w:pStyle w:val="Heading1"/>
      </w:pPr>
      <w:r>
        <w:t xml:space="preserve">6. Discussion</w:t>
      </w:r>
    </w:p>
    <w:bookmarkStart w:id="62" w:name="Xd3364b35d543c93770b334c5dc736f1edb746ee"/>
    <w:p>
      <w:pPr>
        <w:pStyle w:val="Heading2"/>
      </w:pPr>
      <w:r>
        <w:t xml:space="preserve">6.1 The danger of single-lever policy thinking</w:t>
      </w:r>
    </w:p>
    <w:p>
      <w:pPr>
        <w:pStyle w:val="FirstParagraph"/>
      </w:pPr>
      <w:r>
        <w:t xml:space="preserve">The Brighton and Hove experience illustrates the risks of building a policy around a single causal narrative. The council’s 2024 admissions proposals were built around the premise that redistributing disadvantaged pupils would narrow the attainment gap. In the consultation papers released to the</w:t>
      </w:r>
      <w:r>
        <w:t xml:space="preserve"> </w:t>
      </w:r>
      <w:del w:id="117" w:author="Revision" w:date="2026-08-25T00:00:00Z">
        <w:r>
          <w:delText xml:space="preserve">public,</w:delText>
        </w:r>
      </w:del>
      <w:r>
        <w:t xml:space="preserve"> </w:t>
      </w:r>
      <w:ins w:id="148" w:author="Revision" w:date="2026-08-25T00:00:00Z">
        <w:r>
          <w:t xml:space="preserve">public</w:t>
        </w:r>
        <w:r>
          <w:rPr>
            <w:rStyle w:val="FootnoteReference"/>
          </w:rPr>
          <w:footnoteReference w:id="61"/>
        </w:r>
        <w:r>
          <w:t xml:space="preserve">,</w:t>
        </w:r>
      </w:ins>
      <w:r>
        <w:t xml:space="preserve"> </w:t>
      </w:r>
      <w:r>
        <w:t xml:space="preserve">it was stated:</w:t>
      </w:r>
    </w:p>
    <w:p>
      <w:pPr>
        <w:pStyle w:val="BlockText"/>
      </w:pPr>
      <w:r>
        <w:rPr>
          <w:i/>
          <w:iCs/>
        </w:rPr>
        <w:t xml:space="preserve">“We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pPr>
        <w:pStyle w:val="FirstParagraph"/>
      </w:pPr>
      <w:r>
        <w:t xml:space="preserve">This premise sits awkwardly with the existing evidence base. Macleod et al. (2015)’s earlier analysis for the DfE found that, controlling for intake characteristics, schools with higher concentrations of disadvantage tend to do</w:t>
      </w:r>
      <w:r>
        <w:t xml:space="preserve"> </w:t>
      </w:r>
      <w:r>
        <w:rPr>
          <w:i/>
          <w:iCs/>
        </w:rPr>
        <w:t xml:space="preserve">better</w:t>
      </w:r>
      <w:r>
        <w:t xml:space="preserve"> </w:t>
      </w:r>
      <w:r>
        <w:t xml:space="preserve">for their disadvantaged pupils, not worse. Our more up-to-date modelling on four years of national data reaches the same conclusion.</w:t>
      </w:r>
      <w:r>
        <w:t xml:space="preserve"> </w:t>
      </w:r>
      <w:del w:id="118" w:author="Revision" w:date="2026-08-25T00:00:00Z">
        <w:r>
          <w:delText xml:space="preserve">Concentrations</w:delText>
        </w:r>
      </w:del>
      <w:r>
        <w:t xml:space="preserve"> </w:t>
      </w:r>
      <w:ins w:id="149" w:author="Revision" w:date="2026-08-25T00:00:00Z">
        <w:r>
          <w:t xml:space="preserve">When it comes to attainment, concentrations</w:t>
        </w:r>
      </w:ins>
      <w:r>
        <w:t xml:space="preserve"> </w:t>
      </w:r>
      <w:r>
        <w:t xml:space="preserve">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w:t>
      </w:r>
      <w:r>
        <w:t xml:space="preserve"> </w:t>
      </w:r>
      <w:del w:id="119" w:author="Revision" w:date="2026-08-25T00:00:00Z">
        <w:r>
          <w:delText xml:space="preserve">the opposite outcome.</w:delText>
        </w:r>
      </w:del>
      <w:r>
        <w:t xml:space="preserve"> </w:t>
      </w:r>
      <w:ins w:id="150" w:author="Revision" w:date="2026-08-25T00:00:00Z">
        <w:r>
          <w:t xml:space="preserve">unintended aversive outcomes.</w:t>
        </w:r>
      </w:ins>
    </w:p>
    <w:p>
      <w:pPr>
        <w:pStyle w:val="BodyText"/>
      </w:pPr>
      <w:del w:id="120" w:author="Revision" w:date="2026-08-25T00:00:00Z">
        <w:r>
          <w:delText xml:space="preserve">The chosen lever also carries risks that</w:delText>
        </w:r>
      </w:del>
      <w:r>
        <w:t xml:space="preserve"> </w:t>
      </w:r>
      <w:ins w:id="151" w:author="Revision" w:date="2026-08-25T00:00:00Z">
        <w:r>
          <w:t xml:space="preserve">It is worth setting this in</w:t>
        </w:r>
      </w:ins>
      <w:r>
        <w:t xml:space="preserve"> </w:t>
      </w:r>
      <w:r>
        <w:t xml:space="preserve">the</w:t>
      </w:r>
      <w:r>
        <w:t xml:space="preserve"> </w:t>
      </w:r>
      <w:del w:id="121" w:author="Revision" w:date="2026-08-25T00:00:00Z">
        <w:r>
          <w:delText xml:space="preserve">proposals did not engage with. Redistribution generates</w:delText>
        </w:r>
      </w:del>
      <w:r>
        <w:t xml:space="preserve"> </w:t>
      </w:r>
      <w:r>
        <w:t xml:space="preserve">longer</w:t>
      </w:r>
      <w:r>
        <w:t xml:space="preserve"> </w:t>
      </w:r>
      <w:del w:id="122" w:author="Revision" w:date="2026-08-25T00:00:00Z">
        <w:r>
          <w:delText xml:space="preserve">journeys to school, and the wider literature</w:delText>
        </w:r>
      </w:del>
      <w:r>
        <w:t xml:space="preserve"> </w:t>
      </w:r>
      <w:ins w:id="152" w:author="Revision" w:date="2026-08-25T00:00:00Z">
        <w:r>
          <w:t xml:space="preserve">context of what school-effectiveness research has consistently found, because our result</w:t>
        </w:r>
      </w:ins>
      <w:r>
        <w:t xml:space="preserve"> </w:t>
      </w:r>
      <w:r>
        <w:t xml:space="preserve">is</w:t>
      </w:r>
      <w:r>
        <w:t xml:space="preserve"> </w:t>
      </w:r>
      <w:del w:id="123" w:author="Revision" w:date="2026-08-25T00:00:00Z">
        <w:r>
          <w:delText xml:space="preserve">clear that long commutes are associated with reduced sleep and its psychosocial (Fredriksen et al. 2004; Yeo et al. 2019), physical (Voulgaris et al. 2019; Pradhan and Sinha 2017; Pereira et al. 2014; Faulkner et al. 2013) and mental health (Nakajima et al. 2024; Chairassamee et al. 2024; Guan et al. 2025) consequences, including stress (Karan et al. 2021), lower wellbeing (Ding et al. 2023), and higher absence across multiple national settings (Otsuka et al. 2025; Cordes et al. 2022; Blagg</w:delText>
        </w:r>
      </w:del>
      <w:r>
        <w:t xml:space="preserve"> </w:t>
      </w:r>
      <w:ins w:id="153" w:author="Revision" w:date="2026-08-25T00:00:00Z">
        <w:r>
          <w:t xml:space="preserve">not a novel or contrarian one. Ever since Coleman</w:t>
        </w:r>
      </w:ins>
      <w:r>
        <w:t xml:space="preserve"> </w:t>
      </w:r>
      <w:r>
        <w:t xml:space="preserve">et al. </w:t>
      </w:r>
      <w:del w:id="124" w:author="Revision" w:date="2026-08-25T00:00:00Z">
        <w:r>
          <w:delText xml:space="preserve">2018), including England (Thomson 2023). Absence is</w:delText>
        </w:r>
      </w:del>
      <w:r>
        <w:t xml:space="preserve"> </w:t>
      </w:r>
      <w:ins w:id="154" w:author="Revision" w:date="2026-08-25T00:00:00Z">
        <w:r>
          <w:t xml:space="preserve">(1966),</w:t>
        </w:r>
      </w:ins>
      <w:r>
        <w:t xml:space="preserve"> </w:t>
      </w:r>
      <w:r>
        <w:t xml:space="preserve">the</w:t>
      </w:r>
      <w:r>
        <w:t xml:space="preserve"> </w:t>
      </w:r>
      <w:del w:id="125" w:author="Revision" w:date="2026-08-25T00:00:00Z">
        <w:r>
          <w:delText xml:space="preserve">largest predictor</w:delText>
        </w:r>
      </w:del>
      <w:r>
        <w:t xml:space="preserve"> </w:t>
      </w:r>
      <w:ins w:id="155" w:author="Revision" w:date="2026-08-25T00:00:00Z">
        <w:r>
          <w:t xml:space="preserve">share</w:t>
        </w:r>
      </w:ins>
      <w:r>
        <w:t xml:space="preserve"> </w:t>
      </w:r>
      <w:r>
        <w:t xml:space="preserve">of</w:t>
      </w:r>
      <w:r>
        <w:t xml:space="preserve"> </w:t>
      </w:r>
      <w:del w:id="126" w:author="Revision" w:date="2026-08-25T00:00:00Z">
        <w:r>
          <w:delText xml:space="preserve">attainment</w:delText>
        </w:r>
      </w:del>
      <w:r>
        <w:t xml:space="preserve"> </w:t>
      </w:r>
      <w:ins w:id="156" w:author="Revision" w:date="2026-08-25T00:00:00Z">
        <w:r>
          <w:t xml:space="preserve">variation</w:t>
        </w:r>
      </w:ins>
      <w:r>
        <w:t xml:space="preserve"> </w:t>
      </w:r>
      <w:r>
        <w:t xml:space="preserve">in</w:t>
      </w:r>
      <w:r>
        <w:t xml:space="preserve"> </w:t>
      </w:r>
      <w:del w:id="127" w:author="Revision" w:date="2026-08-25T00:00:00Z">
        <w:r>
          <w:delText xml:space="preserve">our modelling and the city’s most acute structural problem; a policy that even marginally increases it could be counterproductive. There is also a qualitative dimension:</w:delText>
        </w:r>
      </w:del>
      <w:r>
        <w:t xml:space="preserve"> </w:t>
      </w:r>
      <w:ins w:id="157" w:author="Revision" w:date="2026-08-25T00:00:00Z">
        <w:r>
          <w:t xml:space="preserve">pupil outcomes attributable to differences</w:t>
        </w:r>
        <w:r>
          <w:t xml:space="preserve"> </w:t>
        </w:r>
        <w:r>
          <w:rPr>
            <w:i/>
            <w:iCs/>
          </w:rPr>
          <w:t xml:space="preserve">between</w:t>
        </w:r>
      </w:ins>
      <w:r>
        <w:t xml:space="preserve"> </w:t>
      </w:r>
      <w:r>
        <w:t xml:space="preserve">schools</w:t>
      </w:r>
      <w:r>
        <w:t xml:space="preserve"> </w:t>
      </w:r>
      <w:del w:id="128" w:author="Revision" w:date="2026-08-25T00:00:00Z">
        <w:r>
          <w:delText xml:space="preserve">serve</w:delText>
        </w:r>
      </w:del>
      <w:r>
        <w:t xml:space="preserve"> </w:t>
      </w:r>
      <w:ins w:id="158" w:author="Revision" w:date="2026-08-25T00:00:00Z">
        <w:r>
          <w:t xml:space="preserve">-</w:t>
        </w:r>
      </w:ins>
      <w:r>
        <w:t xml:space="preserve"> </w:t>
      </w:r>
      <w:r>
        <w:t xml:space="preserve">as</w:t>
      </w:r>
      <w:r>
        <w:t xml:space="preserve"> </w:t>
      </w:r>
      <w:del w:id="129" w:author="Revision" w:date="2026-08-25T00:00:00Z">
        <w:r>
          <w:delText xml:space="preserve">community anchors, supporting after-school participation, friendship groups, parental engagement</w:delText>
        </w:r>
      </w:del>
      <w:r>
        <w:t xml:space="preserve"> </w:t>
      </w:r>
      <w:ins w:id="159" w:author="Revision" w:date="2026-08-25T00:00:00Z">
        <w:r>
          <w:t xml:space="preserve">opposed to differences in the pupils they admit</w:t>
        </w:r>
      </w:ins>
      <w:r>
        <w:t xml:space="preserve"> </w:t>
      </w:r>
      <w:r>
        <w:t xml:space="preserve">and</w:t>
      </w:r>
      <w:r>
        <w:t xml:space="preserve"> </w:t>
      </w:r>
      <w:del w:id="130" w:author="Revision" w:date="2026-08-25T00:00:00Z">
        <w:r>
          <w:delText xml:space="preserve">active travel (Faulkner et al. 2013). A Chicago case study (Shah 2023) argues that</w:delText>
        </w:r>
      </w:del>
      <w:r>
        <w:t xml:space="preserve"> </w:t>
      </w:r>
      <w:r>
        <w:t xml:space="preserve">the</w:t>
      </w:r>
      <w:r>
        <w:t xml:space="preserve"> </w:t>
      </w:r>
      <w:del w:id="131" w:author="Revision" w:date="2026-08-25T00:00:00Z">
        <w:r>
          <w:delText xml:space="preserve">burden of long commutes falls disproportionately on</w:delText>
        </w:r>
      </w:del>
      <w:r>
        <w:t xml:space="preserve"> </w:t>
      </w:r>
      <w:ins w:id="160" w:author="Revision" w:date="2026-08-25T00:00:00Z">
        <w:r>
          <w:t xml:space="preserve">circumstances those</w:t>
        </w:r>
      </w:ins>
      <w:r>
        <w:t xml:space="preserve"> </w:t>
      </w:r>
      <w:r>
        <w:t xml:space="preserve">pupils</w:t>
      </w:r>
      <w:r>
        <w:t xml:space="preserve"> </w:t>
      </w:r>
      <w:del w:id="132" w:author="Revision" w:date="2026-08-25T00:00:00Z">
        <w:r>
          <w:delText xml:space="preserve">already experiencing other forms</w:delText>
        </w:r>
      </w:del>
      <w:r>
        <w:t xml:space="preserve"> </w:t>
      </w:r>
      <w:ins w:id="161" w:author="Revision" w:date="2026-08-25T00:00:00Z">
        <w:r>
          <w:t xml:space="preserve">bring - has been estimated at something in the order</w:t>
        </w:r>
      </w:ins>
      <w:r>
        <w:t xml:space="preserve"> </w:t>
      </w:r>
      <w:r>
        <w:t xml:space="preserve">of</w:t>
      </w:r>
      <w:r>
        <w:t xml:space="preserve"> </w:t>
      </w:r>
      <w:del w:id="133" w:author="Revision" w:date="2026-08-25T00:00:00Z">
        <w:r>
          <w:delText xml:space="preserve">marginalisation,</w:delText>
        </w:r>
      </w:del>
      <w:r>
        <w:t xml:space="preserve"> </w:t>
      </w:r>
      <w:ins w:id="162" w:author="Revision" w:date="2026-08-25T00:00:00Z">
        <w:r>
          <w:t xml:space="preserve">8 to 15 per cent. The landmark English study by Smith</w:t>
        </w:r>
      </w:ins>
      <w:r>
        <w:t xml:space="preserve"> </w:t>
      </w:r>
      <w:r>
        <w:t xml:space="preserve">and</w:t>
      </w:r>
      <w:r>
        <w:t xml:space="preserve"> </w:t>
      </w:r>
      <w:del w:id="134" w:author="Revision" w:date="2026-08-25T00:00:00Z">
        <w:r>
          <w:delText xml:space="preserve">long-distance transit predicts early high school transfer (Stein et al. 2021), itself</w:delText>
        </w:r>
      </w:del>
      <w:r>
        <w:t xml:space="preserve"> </w:t>
      </w:r>
      <w:ins w:id="163" w:author="Revision" w:date="2026-08-25T00:00:00Z">
        <w:r>
          <w:t xml:space="preserve">Tomlinson (1989) settled on around</w:t>
        </w:r>
      </w:ins>
      <w:r>
        <w:t xml:space="preserve"> </w:t>
      </w:r>
      <w:r>
        <w:t xml:space="preserve">a</w:t>
      </w:r>
      <w:r>
        <w:t xml:space="preserve"> </w:t>
      </w:r>
      <w:del w:id="135" w:author="Revision" w:date="2026-08-25T00:00:00Z">
        <w:r>
          <w:delText xml:space="preserve">risk factor for poor attainment. These are not peripheral concerns; they are part of</w:delText>
        </w:r>
      </w:del>
      <w:r>
        <w:t xml:space="preserve"> </w:t>
      </w:r>
      <w:ins w:id="164" w:author="Revision" w:date="2026-08-25T00:00:00Z">
        <w:r>
          <w:t xml:space="preserve">tenth, and Teddlie and Reynolds (2000) confirm that broad range across countries and phases. Our own between-school decomposition using recent data in England, reported in</w:t>
        </w:r>
      </w:ins>
      <w:r>
        <w:t xml:space="preserve"> </w:t>
      </w:r>
      <w:r>
        <w:t xml:space="preserve">the</w:t>
      </w:r>
      <w:r>
        <w:t xml:space="preserve"> </w:t>
      </w:r>
      <w:del w:id="136" w:author="Revision" w:date="2026-08-25T00:00:00Z">
        <w:r>
          <w:delText xml:space="preserve">cost-benefit calculus</w:delText>
        </w:r>
      </w:del>
      <w:r>
        <w:t xml:space="preserve"> </w:t>
      </w:r>
      <w:ins w:id="165" w:author="Revision" w:date="2026-08-25T00:00:00Z">
        <w:r>
          <w:t xml:space="preserve">supplementary material, arrives at something similar. This matters for how much</w:t>
        </w:r>
      </w:ins>
      <w:r>
        <w:t xml:space="preserve"> </w:t>
      </w:r>
      <w:r>
        <w:t xml:space="preserve">any redistribution policy</w:t>
      </w:r>
      <w:r>
        <w:t xml:space="preserve"> </w:t>
      </w:r>
      <w:del w:id="137" w:author="Revision" w:date="2026-08-25T00:00:00Z">
        <w:r>
          <w:delText xml:space="preserve">needs</w:delText>
        </w:r>
      </w:del>
      <w:r>
        <w:t xml:space="preserve"> </w:t>
      </w:r>
      <w:ins w:id="166" w:author="Revision" w:date="2026-08-25T00:00:00Z">
        <w:r>
          <w:t xml:space="preserve">based on school performance measures can be expected</w:t>
        </w:r>
      </w:ins>
      <w:r>
        <w:t xml:space="preserve"> </w:t>
      </w:r>
      <w:r>
        <w:t xml:space="preserve">to</w:t>
      </w:r>
      <w:r>
        <w:t xml:space="preserve"> </w:t>
      </w:r>
      <w:del w:id="138" w:author="Revision" w:date="2026-08-25T00:00:00Z">
        <w:r>
          <w:delText xml:space="preserve">engage with, and were largely missing from</w:delText>
        </w:r>
      </w:del>
      <w:r>
        <w:t xml:space="preserve"> </w:t>
      </w:r>
      <w:ins w:id="167" w:author="Revision" w:date="2026-08-25T00:00:00Z">
        <w:r>
          <w:t xml:space="preserve">achieve: if differences in pupil outcomes between schools are little to do with what those schools do but are instead driven by wider societal impacts on</w:t>
        </w:r>
      </w:ins>
      <w:r>
        <w:t xml:space="preserve"> </w:t>
      </w:r>
      <w:r>
        <w:t xml:space="preserve">the</w:t>
      </w:r>
      <w:r>
        <w:t xml:space="preserve"> </w:t>
      </w:r>
      <w:del w:id="139" w:author="Revision" w:date="2026-08-25T00:00:00Z">
        <w:r>
          <w:delText xml:space="preserve">2024 deliberation. The claim</w:delText>
        </w:r>
      </w:del>
      <w:r>
        <w:t xml:space="preserve"> </w:t>
      </w:r>
      <w:ins w:id="168" w:author="Revision" w:date="2026-08-25T00:00:00Z">
        <w:r>
          <w:t xml:space="preserve">students they are admitting, then a policy</w:t>
        </w:r>
      </w:ins>
      <w:r>
        <w:t xml:space="preserve"> </w:t>
      </w:r>
      <w:r>
        <w:t xml:space="preserve">that</w:t>
      </w:r>
      <w:r>
        <w:t xml:space="preserve"> </w:t>
      </w:r>
      <w:del w:id="140" w:author="Revision" w:date="2026-08-25T00:00:00Z">
        <w:r>
          <w:delText xml:space="preserve">social mixing can</w:delText>
        </w:r>
      </w:del>
      <w:r>
        <w:t xml:space="preserve"> </w:t>
      </w:r>
      <w:ins w:id="169" w:author="Revision" w:date="2026-08-25T00:00:00Z">
        <w:r>
          <w:t xml:space="preserve">redistributes pupils between schools operates on a comparatively small share of the variance in the first place - it is working on the smaller term while leaving the harder, larger problem untouched. It will</w:t>
        </w:r>
      </w:ins>
      <w:r>
        <w:t xml:space="preserve"> </w:t>
      </w:r>
      <w:r>
        <w:t xml:space="preserve">be</w:t>
      </w:r>
      <w:r>
        <w:t xml:space="preserve"> </w:t>
      </w:r>
      <w:del w:id="141" w:author="Revision" w:date="2026-08-25T00:00:00Z">
        <w:r>
          <w:delText xml:space="preserve">achieved at</w:delText>
        </w:r>
        <w:r>
          <w:delText xml:space="preserve"> </w:delText>
        </w:r>
        <w:r>
          <w:delText xml:space="preserve">‘almost no cost’</w:delText>
        </w:r>
        <w:r>
          <w:delText xml:space="preserve"> </w:delText>
        </w:r>
        <w:r>
          <w:delText xml:space="preserve">(Gorard and Siddiqui 2019) sits awkwardly with this second-order literature.</w:delText>
        </w:r>
      </w:del>
      <w:r>
        <w:t xml:space="preserve"> </w:t>
      </w:r>
      <w:ins w:id="170" w:author="Revision" w:date="2026-08-25T00:00:00Z">
        <w:r>
          <w:t xml:space="preserve">an ineffective plaster stuck on the wider problem of social inequalities.</w:t>
        </w:r>
      </w:ins>
    </w:p>
    <w:p>
      <w:pPr>
        <w:pStyle w:val="BodyText"/>
      </w:pPr>
      <w:ins w:id="171" w:author="Revision" w:date="2026-08-25T00:00:00Z">
        <w:r>
          <w:t xml:space="preserve">Furthermore, the chosen lever also carries risks that the proposals did not engage with. Redistribution to schools outside of a pupil’s local area generates longer journeys to school, and the wider literature is clear that long commutes are associated with reduced sleep and its psychosocial (Fredriksen et al. 2004; Yeo et al. 2019), physical (Voulgaris et al. 2019; Pradhan and Sinha 2017; Pereira et al. 2014; Faulkner et al. 2013) and mental health (Nakajima et al. 2024; Chairassamee et al. 2024; Guan et al. 2025) consequences, including stress (Karan et al. 2021), lower wellbeing (Ding et al. 2023), and higher absence across multiple national settings (Otsuka et al. 2025; Cordes et al. 2022; Blagg et al. 2018), including England (Thomson 2023). Absence is the largest predictor of attainment in our modelling and the city’s most acute structural problem; a policy that even marginally increases it could be counterproductive. There is also a qualitative dimension: schools serve as community anchors, supporting after-school participation, friendship groups, parental engagement and active travel (Faulkner et al. 2013). A Chicago case study (Shah 2023) argues that the burden of long commutes falls disproportionately on pupils already experiencing other forms of marginalisation, and long-distance transit predicts early high school transfer (Stein et al. 2021), itself a risk factor for poor attainment. These are not peripheral concerns; they, along with another other potential benefits, are part of the cost-benefit calculus any redistribution policy needs to engage with, but were largely missing from the 2024 deliberation in Brighton and Hove. The claim that social mixing can be achieved at</w:t>
        </w:r>
        <w:r>
          <w:t xml:space="preserve"> </w:t>
        </w:r>
        <w:r>
          <w:t xml:space="preserve">‘almost no cost’</w:t>
        </w:r>
        <w:r>
          <w:t xml:space="preserve"> </w:t>
        </w:r>
        <w:r>
          <w:t xml:space="preserve">(Gorard and Siddiqui 2019) sits awkwardly with this second-order literature.</w:t>
        </w:r>
      </w:ins>
    </w:p>
    <w:p>
      <w:pPr>
        <w:pStyle w:val="BodyText"/>
      </w:pPr>
      <w:ins w:id="172" w:author="Revision" w:date="2026-08-25T00:00:00Z">
        <w:r>
          <w:t xml:space="preserve">It is worth making the mechanism explicit, because it clarifies how an admissions reform actually reaches attainment. There are two pathways. The first is the intended one: changing where pupils go alters the</w:t>
        </w:r>
        <w:r>
          <w:t xml:space="preserve"> </w:t>
        </w:r>
        <w:r>
          <w:rPr>
            <w:i/>
            <w:iCs/>
          </w:rPr>
          <w:t xml:space="preserve">FSM composition</w:t>
        </w:r>
        <w:r>
          <w:t xml:space="preserve"> </w:t>
        </w:r>
        <w:r>
          <w:t xml:space="preserve">of individual schools, which our modelling shows has, at most, a small effect on attainment - and for disadvantaged pupils, an effect that if anything runs the wrong way. The second is unintended: moving pupils further from home increases</w:t>
        </w:r>
        <w:r>
          <w:t xml:space="preserve"> </w:t>
        </w:r>
        <w:r>
          <w:rPr>
            <w:i/>
            <w:iCs/>
          </w:rPr>
          <w:t xml:space="preserve">travel</w:t>
        </w:r>
        <w:r>
          <w:t xml:space="preserve">, which the evidence above links to</w:t>
        </w:r>
        <w:r>
          <w:t xml:space="preserve"> </w:t>
        </w:r>
        <w:r>
          <w:rPr>
            <w:i/>
            <w:iCs/>
          </w:rPr>
          <w:t xml:space="preserve">higher absence.</w:t>
        </w:r>
        <w:r>
          <w:t xml:space="preserve"> </w:t>
        </w:r>
        <w:r>
          <w:t xml:space="preserve">Recent research also clearly links attendance with the sense of well-being, life satisfaction and belonging in students (Moore et al. 2026). While it may not necessarily follow that this will be diminished in students attending schools far from their home communities and established friendship groups, it is reasonable to hypothesise this as a further risk factor to consider, particularly where absence is by a wide margin the strongest predictor of attainment we identify. In other words, the data suggests that the admissions lever operates on attainment mainly through the second, unintended channel, and in the direction opposite to the policy’s aim. This is why we describe it as pulling the wrong lever: not merely a weak instrument, but one whose most probable net effect on disadvantaged attainment is negative. We should be clear that this is a statement about</w:t>
        </w:r>
        <w:r>
          <w:t xml:space="preserve"> </w:t>
        </w:r>
        <w:r>
          <w:rPr>
            <w:i/>
            <w:iCs/>
          </w:rPr>
          <w:t xml:space="preserve">expected</w:t>
        </w:r>
        <w:r>
          <w:t xml:space="preserve"> </w:t>
        </w:r>
        <w:r>
          <w:t xml:space="preserve">effects derived from national associations, not an evaluation of the 2023 free-school-meal-priority policy or the 2026 arrangements, which post-date our outcome data and whose effects the council’s own commissioned follow-up work has yet to report.</w:t>
        </w:r>
      </w:ins>
    </w:p>
    <w:bookmarkEnd w:id="62"/>
    <w:bookmarkStart w:id="67" w:name="X721a00ff84e807512ec4207f4efbd7031d30b61"/>
    <w:p>
      <w:pPr>
        <w:pStyle w:val="Heading2"/>
      </w:pPr>
      <w:r>
        <w:t xml:space="preserve">6.2 Attendance as the most impactful single lever</w:t>
      </w:r>
    </w:p>
    <w:p>
      <w:pPr>
        <w:pStyle w:val="FirstParagraph"/>
      </w:pPr>
      <w:r>
        <w:t xml:space="preserve">A policy conversation about Brighton and Hove’s disadvantage attainment gap that wants to make the largest predictable difference should put</w:t>
      </w:r>
      <w:r>
        <w:t xml:space="preserve"> </w:t>
      </w:r>
      <w:del w:id="142" w:author="Revision" w:date="2026-08-25T00:00:00Z">
        <w:r>
          <w:rPr>
            <w:b/>
            <w:bCs/>
          </w:rPr>
          <w:delText xml:space="preserve">attendance</w:delText>
        </w:r>
      </w:del>
      <w:r>
        <w:t xml:space="preserve"> </w:t>
      </w:r>
      <w:ins w:id="173" w:author="Revision" w:date="2026-08-25T00:00:00Z">
        <w:r>
          <w:t xml:space="preserve">attendance</w:t>
        </w:r>
      </w:ins>
      <w:r>
        <w:t xml:space="preserve"> </w:t>
      </w:r>
      <w:r>
        <w:t xml:space="preserve">at its centre. This sits squarely within the council’s own framing: the December 2024 cabinet report named</w:t>
      </w:r>
      <w:r>
        <w:t xml:space="preserve"> </w:t>
      </w:r>
      <w:r>
        <w:rPr>
          <w:i/>
          <w:iCs/>
        </w:rPr>
        <w:t xml:space="preserve">‘reducing some schools’</w:t>
      </w:r>
      <w:r>
        <w:rPr>
          <w:i/>
          <w:iCs/>
        </w:rPr>
        <w:t xml:space="preserve"> </w:t>
      </w:r>
      <w:r>
        <w:rPr>
          <w:i/>
          <w:iCs/>
        </w:rPr>
        <w:t xml:space="preserve">barriers to success’</w:t>
      </w:r>
      <w:r>
        <w:t xml:space="preserve"> </w:t>
      </w:r>
      <w:r>
        <w:t xml:space="preserve">for disadvantaged pupils as one of its three core objectives for the 2026/27 admissions changes</w:t>
      </w:r>
      <w:r>
        <w:t xml:space="preserve"> </w:t>
      </w:r>
      <w:del w:id="143" w:author="Revision" w:date="2026-08-25T00:00:00Z">
        <w:r>
          <w:delText xml:space="preserve">.</w:delText>
        </w:r>
      </w:del>
      <w:r>
        <w:t xml:space="preserve"> </w:t>
      </w:r>
      <w:ins w:id="174" w:author="Revision" w:date="2026-08-25T00:00:00Z">
        <w:r>
          <w:rPr>
            <w:rStyle w:val="FootnoteReference"/>
          </w:rPr>
          <w:footnoteReference w:id="63"/>
        </w:r>
        <w:r>
          <w:t xml:space="preserve">.</w:t>
        </w:r>
      </w:ins>
      <w:r>
        <w:t xml:space="preserve"> </w:t>
      </w:r>
      <w:r>
        <w:t xml:space="preserve">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w:t>
      </w:r>
      <w:r>
        <w:t xml:space="preserve"> </w:t>
      </w:r>
      <w:r>
        <w:rPr>
          <w:i/>
          <w:iCs/>
        </w:rPr>
        <w:t xml:space="preserve">‘reducing barriers to success’</w:t>
      </w:r>
      <w:r>
        <w:t xml:space="preserve"> </w:t>
      </w:r>
      <w:r>
        <w:t xml:space="preserve">for the city’s disadvantaged pupils points at attendance rather than at admissions arrangements. The city has the second-worst absence rate in</w:t>
      </w:r>
      <w:r>
        <w:t xml:space="preserve"> </w:t>
      </w:r>
      <w:del w:id="144" w:author="Revision" w:date="2026-08-25T00:00:00Z">
        <w:r>
          <w:delText xml:space="preserve">England,</w:delText>
        </w:r>
      </w:del>
      <w:r>
        <w:t xml:space="preserve"> </w:t>
      </w:r>
      <w:ins w:id="175" w:author="Revision" w:date="2026-08-25T00:00:00Z">
        <w:r>
          <w:t xml:space="preserve">England in 2024-25 - and, unlike almost every other authority, one that has barely improved since the pandemic -</w:t>
        </w:r>
      </w:ins>
      <w:r>
        <w:t xml:space="preserve"> </w:t>
      </w:r>
      <w:r>
        <w:t xml:space="preserve">and the wider evidence indicates that closing this gap would yield attainment gains for disadvantaged pupils that comfortably exceed anything achievable through changes to admissions arrangements - and would do so</w:t>
      </w:r>
      <w:r>
        <w:t xml:space="preserve"> </w:t>
      </w:r>
      <w:r>
        <w:rPr>
          <w:i/>
          <w:iCs/>
        </w:rPr>
        <w:t xml:space="preserve">without</w:t>
      </w:r>
      <w:r>
        <w:t xml:space="preserve"> </w:t>
      </w:r>
      <w:r>
        <w:t xml:space="preserve">the social, health and travel costs that a redistribution-led approach might produce.</w:t>
      </w:r>
    </w:p>
    <w:p>
      <w:pPr>
        <w:pStyle w:val="BodyText"/>
      </w:pPr>
      <w:ins w:id="176" w:author="Revision" w:date="2026-08-25T00:00:00Z">
        <w:r>
          <w:t xml:space="preserve">We should reiterate that</w:t>
        </w:r>
      </w:ins>
      <w:r>
        <w:t xml:space="preserve"> </w:t>
      </w:r>
      <w:r>
        <w:t xml:space="preserve">Brighton and Hove’s absence rates are not a necessary consequence of its intake.</w:t>
      </w:r>
      <w:r>
        <w:t xml:space="preserve"> </w:t>
      </w:r>
      <w:del w:id="145" w:author="Revision" w:date="2026-08-25T00:00:00Z">
        <w:r>
          <w:delText xml:space="preserve">The city has near-average FSM eligibility but near-worst absence, suggesting the problem reflects local factors — attendance culture, enforcement practices, transport friction or community dynamics — rather than being</w:delText>
        </w:r>
      </w:del>
      <w:r>
        <w:t xml:space="preserve"> </w:t>
      </w:r>
      <w:ins w:id="177" w:author="Revision" w:date="2026-08-25T00:00:00Z">
        <w:r>
          <w:t xml:space="preserve">One response to</w:t>
        </w:r>
      </w:ins>
      <w:r>
        <w:t xml:space="preserve"> </w:t>
      </w:r>
      <w:r>
        <w:t xml:space="preserve">an</w:t>
      </w:r>
      <w:r>
        <w:t xml:space="preserve"> </w:t>
      </w:r>
      <w:del w:id="146" w:author="Revision" w:date="2026-08-25T00:00:00Z">
        <w:r>
          <w:delText xml:space="preserve">unavoidable correlate</w:delText>
        </w:r>
      </w:del>
      <w:r>
        <w:t xml:space="preserve"> </w:t>
      </w:r>
      <w:ins w:id="178" w:author="Revision" w:date="2026-08-25T00:00:00Z">
        <w:r>
          <w:t xml:space="preserve">earlier presentation</w:t>
        </w:r>
      </w:ins>
      <w:r>
        <w:t xml:space="preserve"> </w:t>
      </w:r>
      <w:r>
        <w:t xml:space="preserve">of</w:t>
      </w:r>
      <w:r>
        <w:t xml:space="preserve"> </w:t>
      </w:r>
      <w:del w:id="147" w:author="Revision" w:date="2026-08-25T00:00:00Z">
        <w:r>
          <w:delText xml:space="preserve">disadvantage. If</w:delText>
        </w:r>
      </w:del>
      <w:r>
        <w:t xml:space="preserve"> </w:t>
      </w:r>
      <w:ins w:id="179" w:author="Revision" w:date="2026-08-25T00:00:00Z">
        <w:r>
          <w:t xml:space="preserve">this argument, advanced locally by</w:t>
        </w:r>
      </w:ins>
      <w:r>
        <w:t xml:space="preserve"> </w:t>
      </w:r>
      <w:r>
        <w:t xml:space="preserve">the</w:t>
      </w:r>
      <w:r>
        <w:t xml:space="preserve"> </w:t>
      </w:r>
      <w:del w:id="148" w:author="Revision" w:date="2026-08-25T00:00:00Z">
        <w:r>
          <w:delText xml:space="preserve">city is not already running</w:delText>
        </w:r>
      </w:del>
      <w:r>
        <w:t xml:space="preserve"> </w:t>
      </w:r>
      <w:ins w:id="180" w:author="Revision" w:date="2026-08-25T00:00:00Z">
        <w:r>
          <w:t xml:space="preserve">campaign group Class Divide</w:t>
        </w:r>
        <w:r>
          <w:rPr>
            <w:rStyle w:val="FootnoteReference"/>
          </w:rPr>
          <w:footnoteReference w:id="64"/>
        </w:r>
        <w:r>
          <w:t xml:space="preserve">, offered</w:t>
        </w:r>
      </w:ins>
      <w:r>
        <w:t xml:space="preserve"> </w:t>
      </w:r>
      <w:r>
        <w:t xml:space="preserve">a</w:t>
      </w:r>
      <w:r>
        <w:t xml:space="preserve"> </w:t>
      </w:r>
      <w:del w:id="149" w:author="Revision" w:date="2026-08-25T00:00:00Z">
        <w:r>
          <w:delText xml:space="preserve">substantial cross-departmental attendance programme alongside its school-level work,</w:delText>
        </w:r>
      </w:del>
      <w:r>
        <w:t xml:space="preserve"> </w:t>
      </w:r>
      <w:ins w:id="181" w:author="Revision" w:date="2026-08-25T00:00:00Z">
        <w:r>
          <w:t xml:space="preserve">memorable analogy: absence is</w:t>
        </w:r>
      </w:ins>
      <w:r>
        <w:t xml:space="preserve"> </w:t>
      </w:r>
      <w:r>
        <w:t xml:space="preserve">the</w:t>
      </w:r>
      <w:r>
        <w:t xml:space="preserve"> </w:t>
      </w:r>
      <w:del w:id="150" w:author="Revision" w:date="2026-08-25T00:00:00Z">
        <w:r>
          <w:delText xml:space="preserve">case for one</w:delText>
        </w:r>
      </w:del>
      <w:r>
        <w:t xml:space="preserve"> </w:t>
      </w:r>
      <w:ins w:id="182" w:author="Revision" w:date="2026-08-25T00:00:00Z">
        <w:r>
          <w:t xml:space="preserve">mould, poverty</w:t>
        </w:r>
      </w:ins>
      <w:r>
        <w:t xml:space="preserve"> </w:t>
      </w:r>
      <w:r>
        <w:t xml:space="preserve">is</w:t>
      </w:r>
      <w:r>
        <w:t xml:space="preserve"> </w:t>
      </w:r>
      <w:del w:id="151" w:author="Revision" w:date="2026-08-25T00:00:00Z">
        <w:r>
          <w:delText xml:space="preserve">strong. There</w:delText>
        </w:r>
      </w:del>
      <w:r>
        <w:t xml:space="preserve"> </w:t>
      </w:r>
      <w:ins w:id="183" w:author="Revision" w:date="2026-08-25T00:00:00Z">
        <w:r>
          <w:t xml:space="preserve">the damp. On this view, treating absence directly</w:t>
        </w:r>
      </w:ins>
      <w:r>
        <w:t xml:space="preserve"> </w:t>
      </w:r>
      <w:r>
        <w:t xml:space="preserve">is</w:t>
      </w:r>
      <w:r>
        <w:t xml:space="preserve"> </w:t>
      </w:r>
      <w:del w:id="152" w:author="Revision" w:date="2026-08-25T00:00:00Z">
        <w:r>
          <w:delText xml:space="preserve">a budget question too:</w:delText>
        </w:r>
      </w:del>
      <w:r>
        <w:t xml:space="preserve"> </w:t>
      </w:r>
      <w:ins w:id="184" w:author="Revision" w:date="2026-08-25T00:00:00Z">
        <w:r>
          <w:t xml:space="preserve">futile, because</w:t>
        </w:r>
      </w:ins>
      <w:r>
        <w:t xml:space="preserve"> </w:t>
      </w:r>
      <w:r>
        <w:t xml:space="preserve">the</w:t>
      </w:r>
      <w:r>
        <w:t xml:space="preserve"> </w:t>
      </w:r>
      <w:del w:id="153" w:author="Revision" w:date="2026-08-25T00:00:00Z">
        <w:r>
          <w:delText xml:space="preserve">£606,000 already spent annually on supported bus routes</w:delText>
        </w:r>
      </w:del>
      <w:r>
        <w:t xml:space="preserve"> </w:t>
      </w:r>
      <w:ins w:id="185" w:author="Revision" w:date="2026-08-25T00:00:00Z">
        <w:r>
          <w:t xml:space="preserve">underlying poverty will simply keep bringing it back. The analogy captures something real. At pupil level the association between disadvantage</w:t>
        </w:r>
      </w:ins>
      <w:r>
        <w:t xml:space="preserve"> </w:t>
      </w:r>
      <w:r>
        <w:t xml:space="preserve">and</w:t>
      </w:r>
      <w:r>
        <w:t xml:space="preserve"> </w:t>
      </w:r>
      <w:del w:id="154" w:author="Revision" w:date="2026-08-25T00:00:00Z">
        <w:r>
          <w:delText xml:space="preserve">passes, plus any further travel-assistance spending</w:delText>
        </w:r>
      </w:del>
      <w:r>
        <w:t xml:space="preserve"> </w:t>
      </w:r>
      <w:ins w:id="186" w:author="Revision" w:date="2026-08-25T00:00:00Z">
        <w:r>
          <w:t xml:space="preserve">absence is strong and well evidenced (DfE 2025b), and our own decomposition (section 5.5) finds that a substantial part of school-level absence is inherited from intake rather than</w:t>
        </w:r>
      </w:ins>
      <w:r>
        <w:t xml:space="preserve"> </w:t>
      </w:r>
      <w:r>
        <w:t xml:space="preserve">generated by the</w:t>
      </w:r>
      <w:r>
        <w:t xml:space="preserve"> </w:t>
      </w:r>
      <w:del w:id="155" w:author="Revision" w:date="2026-08-25T00:00:00Z">
        <w:r>
          <w:delText xml:space="preserve">admissions changes, would arguably have a stronger evidence base for raising disadvantaged attainment if invested directly in</w:delText>
        </w:r>
      </w:del>
      <w:r>
        <w:t xml:space="preserve"> </w:t>
      </w:r>
      <w:ins w:id="187" w:author="Revision" w:date="2026-08-25T00:00:00Z">
        <w:r>
          <w:t xml:space="preserve">school. Any serious</w:t>
        </w:r>
      </w:ins>
      <w:r>
        <w:t xml:space="preserve"> </w:t>
      </w:r>
      <w:r>
        <w:t xml:space="preserve">attendance</w:t>
      </w:r>
      <w:r>
        <w:t xml:space="preserve"> </w:t>
      </w:r>
      <w:del w:id="156" w:author="Revision" w:date="2026-08-25T00:00:00Z">
        <w:r>
          <w:delText xml:space="preserve">support, family liaison and pastoral capacity in</w:delText>
        </w:r>
      </w:del>
      <w:r>
        <w:t xml:space="preserve"> </w:t>
      </w:r>
      <w:ins w:id="188" w:author="Revision" w:date="2026-08-25T00:00:00Z">
        <w:r>
          <w:t xml:space="preserve">strategy must therefore engage with</w:t>
        </w:r>
      </w:ins>
      <w:r>
        <w:t xml:space="preserve"> </w:t>
      </w:r>
      <w:r>
        <w:t xml:space="preserve">the</w:t>
      </w:r>
      <w:r>
        <w:t xml:space="preserve"> </w:t>
      </w:r>
      <w:del w:id="157" w:author="Revision" w:date="2026-08-25T00:00:00Z">
        <w:r>
          <w:delText xml:space="preserve">city’s most affected schools.</w:delText>
        </w:r>
      </w:del>
      <w:r>
        <w:t xml:space="preserve"> </w:t>
      </w:r>
      <w:ins w:id="189" w:author="Revision" w:date="2026-08-25T00:00:00Z">
        <w:r>
          <w:t xml:space="preserve">material circumstances of families, not merely with attendance procedures.</w:t>
        </w:r>
      </w:ins>
    </w:p>
    <w:p>
      <w:pPr>
        <w:pStyle w:val="BodyText"/>
      </w:pPr>
      <w:ins w:id="190" w:author="Revision" w:date="2026-08-25T00:00:00Z">
        <w:r>
          <w:t xml:space="preserve">It is important, however, to consider that effect of absence on attainment in our model is the effect above and beyond being eligible free school meals, the best measure we have of poverty in our school intakes. Some variability of absence and poverty in the intake are shared. Absence may be a symptom of poverty, but it is also a likely mechanism of poverty’s effects on attainment. As such, absence is also a target for intervention. Any serious attendance strategy must engage with the material circumstances of families, not merely with attendance procedures. However, beyond addressing the hard problem of economic disadvantage that can underpin many factors in the attainment model, increasing attendance of students may go the furthest to address the disadvantage attainment gap.</w:t>
        </w:r>
      </w:ins>
    </w:p>
    <w:p>
      <w:pPr>
        <w:pStyle w:val="BodyText"/>
      </w:pPr>
      <w:ins w:id="191" w:author="Revision" w:date="2026-08-25T00:00:00Z">
        <w:r>
          <w:t xml:space="preserve">But as clever as the analogy is in general terms, it does not explain the specific situation in Brighton and Hove. Across English local education authorities, differences in poverty account for remarkably little of the difference in absence: regressing LEA mean absence on LEA mean FSM eligibility across the 152 authorities in our latest year produces an</w:t>
        </w:r>
        <w:r>
          <w:t xml:space="preserve"> </w:t>
        </w:r>
        <m:oMath>
          <m:sSup>
            <m:e>
              <m:r>
                <m:t>R</m:t>
              </m:r>
            </m:e>
            <m:sup>
              <m:r>
                <m:t>2</m:t>
              </m:r>
            </m:sup>
          </m:sSup>
        </m:oMath>
        <w:r>
          <w:t xml:space="preserve"> </w:t>
        </w:r>
        <w:r>
          <w:t xml:space="preserve">of just 0.05. Brighton and Hove’s own position makes the point clearly. Its FSM rate (28.8%) is slightly</w:t>
        </w:r>
        <w:r>
          <w:t xml:space="preserve"> </w:t>
        </w:r>
        <w:r>
          <w:rPr>
            <w:i/>
            <w:iCs/>
          </w:rPr>
          <w:t xml:space="preserve">below</w:t>
        </w:r>
        <w:r>
          <w:t xml:space="preserve"> </w:t>
        </w:r>
        <w:r>
          <w:t xml:space="preserve">the average across authorities (29.6%), so on a poverty-only account its absence should be a little below average too - around 8.2%. It is 10.8%, an excess of 2.6 percentage points over what its disadvantage profile predicts, and the largest such excess of any authority in England. Among the 20 authorities whose FSM rates are within two percentage points of Brighton and Hove’s, the city has the</w:t>
        </w:r>
        <w:r>
          <w:t xml:space="preserve"> </w:t>
        </w:r>
        <w:r>
          <w:rPr>
            <w:i/>
            <w:iCs/>
          </w:rPr>
          <w:t xml:space="preserve">highest</w:t>
        </w:r>
        <w:r>
          <w:t xml:space="preserve"> </w:t>
        </w:r>
        <w:r>
          <w:t xml:space="preserve">absence of all, some 2.3 percentage points above their average. And where absence fell in 94% of local authorities between 2021–22 and 2024–25, the city’s did not move. At the risk of stretching the metaphor too far, there is damp in many places but the mould is markedly worse here, and it is not getting better as it is elsewhere.</w:t>
        </w:r>
      </w:ins>
    </w:p>
    <w:p>
      <w:pPr>
        <w:pStyle w:val="BodyText"/>
      </w:pPr>
      <w:ins w:id="192" w:author="Revision" w:date="2026-08-25T00:00:00Z">
        <w:r>
          <w:t xml:space="preserve">The reasonable conclusion is not that poverty is irrelevant to absence, but that it cannot be the full explanation for Brighton and Hove’s position. Treating the city’s absence problem as an inevitable consequence of its social composition is empirically unsupported and risks diverting attention and resources away from what should be the laser focus of the LEA. A substantial part of the city’s absence sits above what its intake predicts, which is precisely the part that local action can reach. The problem therefore reflects local factors - attendance culture, enforcement practices, transport friction or community dynamics - rather than being an unavoidable outcome of disadvantage. If the city is not already running a substantial cross-departmental attendance programme alongside its school-level work, the case for one is strong to introduce one. There is a budget question too: the £606,000 already spent annually on supported bus routes and passes</w:t>
        </w:r>
        <w:r>
          <w:rPr>
            <w:rStyle w:val="FootnoteReference"/>
          </w:rPr>
          <w:footnoteReference w:id="66"/>
        </w:r>
        <w:r>
          <w:t xml:space="preserve">, plus any further travel-assistance spending generated by the admissions changes, would arguably have a stronger evidence base for raising disadvantaged attainment if invested directly in attendance support, family liaison and pastoral capacity in the city’s most affected schools.</w:t>
        </w:r>
      </w:ins>
    </w:p>
    <w:bookmarkEnd w:id="67"/>
    <w:bookmarkStart w:id="72" w:name="Xe20933ab3677df6d1953e5d7ada5fd38009a941"/>
    <w:p>
      <w:pPr>
        <w:pStyle w:val="Heading2"/>
      </w:pPr>
      <w:r>
        <w:t xml:space="preserve">6.3 A new value-added view to support better local decisions</w:t>
      </w:r>
    </w:p>
    <w:p>
      <w:pPr>
        <w:pStyle w:val="FirstParagraph"/>
      </w:pPr>
      <w:r>
        <w:t xml:space="preserve">Another contribution of this work is methodological. The multilevel model lets us look beyond a school’s raw attainment outcomes and ask how much it is adding</w:t>
      </w:r>
      <w:r>
        <w:t xml:space="preserve"> </w:t>
      </w:r>
      <w:r>
        <w:rPr>
          <w:i/>
          <w:iCs/>
        </w:rPr>
        <w:t xml:space="preserve">over and above</w:t>
      </w:r>
      <w:r>
        <w:t xml:space="preserve"> </w:t>
      </w:r>
      <w:r>
        <w:t xml:space="preserve">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multi)-word Ofsted rating, both for parents making school choices and for policy makers assessing where local effort is best directed. Brighton and Hove provides a particularly</w:t>
      </w:r>
      <w:r>
        <w:t xml:space="preserve"> </w:t>
      </w:r>
      <w:del w:id="158" w:author="Revision" w:date="2026-08-25T00:00:00Z">
        <w:r>
          <w:delText xml:space="preserve">sharp</w:delText>
        </w:r>
      </w:del>
      <w:r>
        <w:t xml:space="preserve"> </w:t>
      </w:r>
      <w:ins w:id="193" w:author="Revision" w:date="2026-08-25T00:00:00Z">
        <w:r>
          <w:t xml:space="preserve">clear</w:t>
        </w:r>
      </w:ins>
      <w:r>
        <w:t xml:space="preserve"> </w:t>
      </w:r>
      <w:r>
        <w:t xml:space="preserve">illustration of</w:t>
      </w:r>
      <w:r>
        <w:t xml:space="preserve"> </w:t>
      </w:r>
      <w:del w:id="159" w:author="Revision" w:date="2026-08-25T00:00:00Z">
        <w:r>
          <w:delText xml:space="preserve">why this matters:</w:delText>
        </w:r>
      </w:del>
      <w:r>
        <w:t xml:space="preserve"> </w:t>
      </w:r>
      <w:r>
        <w:t xml:space="preserve">the</w:t>
      </w:r>
      <w:r>
        <w:t xml:space="preserve"> </w:t>
      </w:r>
      <w:ins w:id="194" w:author="Revision" w:date="2026-08-25T00:00:00Z">
        <w:r>
          <w:t xml:space="preserve">point: the</w:t>
        </w:r>
      </w:ins>
      <w:r>
        <w:t xml:space="preserve"> </w:t>
      </w:r>
      <w:r>
        <w:t xml:space="preserve">local school for one of the city’s most disadvantaged catchments is, on this view, doing materially better for its disadvantaged pupils than the schools to which a number of those pupils’ families have been opting to travel.</w:t>
      </w:r>
    </w:p>
    <w:p>
      <w:pPr>
        <w:pStyle w:val="BodyText"/>
      </w:pPr>
      <w:r>
        <w:rPr>
          <w:i/>
          <w:iCs/>
        </w:rPr>
        <w:t xml:space="preserve">[Table 3: Value-added rankings for Brighton and Hove schools (panel model residuals by year, in Attainment 8 points). — about here]</w:t>
      </w:r>
    </w:p>
    <w:p>
      <w:pPr>
        <w:pStyle w:val="BodyText"/>
      </w:pPr>
      <w:r>
        <w:t xml:space="preserve">During the 2024 consultation, the public debate shifted from how the council’s proposals would improve disadvantaged attainment to how they would facilitate parental choice. An activist group (Equity in</w:t>
      </w:r>
      <w:r>
        <w:t xml:space="preserve"> </w:t>
      </w:r>
      <w:del w:id="160" w:author="Revision" w:date="2026-08-25T00:00:00Z">
        <w:r>
          <w:delText xml:space="preserve">Education</w:delText>
        </w:r>
      </w:del>
      <w:r>
        <w:t xml:space="preserve"> </w:t>
      </w:r>
      <w:ins w:id="195" w:author="Revision" w:date="2026-08-25T00:00:00Z">
        <w:r>
          <w:t xml:space="preserve">Education</w:t>
        </w:r>
        <w:r>
          <w:rPr>
            <w:rStyle w:val="FootnoteReference"/>
          </w:rPr>
          <w:footnoteReference w:id="68"/>
        </w:r>
      </w:ins>
      <w:r>
        <w:t xml:space="preserve"> </w:t>
      </w:r>
      <w:r>
        <w:t xml:space="preserve">- supported by Class Divide) emerged from within the BACA catchment advocating for alternatives to that</w:t>
      </w:r>
      <w:r>
        <w:t xml:space="preserve"> </w:t>
      </w:r>
      <w:del w:id="161" w:author="Revision" w:date="2026-08-25T00:00:00Z">
        <w:r>
          <w:delText xml:space="preserve">school, which then</w:delText>
        </w:r>
      </w:del>
      <w:r>
        <w:t xml:space="preserve"> </w:t>
      </w:r>
      <w:ins w:id="196" w:author="Revision" w:date="2026-08-25T00:00:00Z">
        <w:r>
          <w:t xml:space="preserve">school. While each parent has their reasons for wanting a different choice, at the time, BACA</w:t>
        </w:r>
      </w:ins>
      <w:r>
        <w:t xml:space="preserve"> </w:t>
      </w:r>
      <w:r>
        <w:t xml:space="preserve">had a</w:t>
      </w:r>
      <w:r>
        <w:t xml:space="preserve"> </w:t>
      </w:r>
      <w:r>
        <w:t xml:space="preserve">‘requires improvement’</w:t>
      </w:r>
      <w:r>
        <w:t xml:space="preserve"> </w:t>
      </w:r>
      <w:r>
        <w:t xml:space="preserve">Ofsted rating and some of the city’s lowest raw attainment scores. A considerable number of BACA-catchment parents subsequently opted for Patcham School -</w:t>
      </w:r>
      <w:r>
        <w:t xml:space="preserve"> </w:t>
      </w:r>
      <w:r>
        <w:t xml:space="preserve">‘Good’</w:t>
      </w:r>
      <w:r>
        <w:t xml:space="preserve"> </w:t>
      </w:r>
      <w:r>
        <w:t xml:space="preserve">rated, mid-table on raw attainment, in a more prosperous neighbouring catchment.</w:t>
      </w:r>
    </w:p>
    <w:p>
      <w:pPr>
        <w:pStyle w:val="BodyText"/>
      </w:pPr>
      <w:del w:id="162" w:author="Revision" w:date="2026-08-25T00:00:00Z">
        <w:r>
          <w:delText xml:space="preserve">The</w:delText>
        </w:r>
      </w:del>
      <w:r>
        <w:t xml:space="preserve"> </w:t>
      </w:r>
      <w:ins w:id="197" w:author="Revision" w:date="2026-08-25T00:00:00Z">
        <w:r>
          <w:t xml:space="preserve">However, the</w:t>
        </w:r>
      </w:ins>
      <w:r>
        <w:t xml:space="preserve"> </w:t>
      </w:r>
      <w:r>
        <w:t xml:space="preserve">contextualised picture differs sharply. BACA sits in one of the most deprived parts of the city, experiences absence well above the high city average, has around 50% FSM and 30% low prior attainment;</w:t>
      </w:r>
      <w:r>
        <w:t xml:space="preserve"> </w:t>
      </w:r>
      <w:del w:id="163" w:author="Revision" w:date="2026-08-25T00:00:00Z">
        <w:r>
          <w:delText xml:space="preserve">Patcham has below-national-average absence, around 25% FSM and 16% low prior attainment.</w:delText>
        </w:r>
      </w:del>
      <w:r>
        <w:t xml:space="preserve"> </w:t>
      </w:r>
      <w:ins w:id="198" w:author="Revision" w:date="2026-08-25T00:00:00Z">
        <w:r>
          <w:t xml:space="preserve">Yet, BACA out-performs every other school in the city for disadvantaged pupils, including those popularly viewed as the</w:t>
        </w:r>
        <w:r>
          <w:t xml:space="preserve"> </w:t>
        </w:r>
        <w:r>
          <w:t xml:space="preserve">‘best’</w:t>
        </w:r>
        <w:r>
          <w:t xml:space="preserve">.</w:t>
        </w:r>
      </w:ins>
      <w:r>
        <w:t xml:space="preserve"> </w:t>
      </w:r>
      <w:r>
        <w:t xml:space="preserve">Once these cohort differences are accounted for, the league tables in</w:t>
      </w:r>
      <w:r>
        <w:t xml:space="preserve"> </w:t>
      </w:r>
      <w:del w:id="164" w:author="Revision" w:date="2026-08-25T00:00:00Z">
        <w:hyperlink w:anchor="tbl-league">
          <w:r>
            <w:rPr>
              <w:rStyle w:val="Hyperlink"/>
            </w:rPr>
            <w:delText xml:space="preserve">Table 2</w:delText>
          </w:r>
        </w:hyperlink>
      </w:del>
      <w:r>
        <w:t xml:space="preserve"> </w:t>
      </w:r>
      <w:ins w:id="199" w:author="Revision" w:date="2026-08-25T00:00:00Z">
        <w:hyperlink w:anchor="tbl-league">
          <w:r>
            <w:rPr>
              <w:rStyle w:val="Hyperlink"/>
            </w:rPr>
            <w:t xml:space="preserve">Table 3</w:t>
          </w:r>
        </w:hyperlink>
      </w:ins>
      <w:r>
        <w:t xml:space="preserve"> </w:t>
      </w:r>
      <w:r>
        <w:t xml:space="preserve">(derived from</w:t>
      </w:r>
      <w:r>
        <w:t xml:space="preserve"> </w:t>
      </w:r>
      <w:hyperlink w:anchor="fig-obs-vs-pred">
        <w:r>
          <w:rPr>
            <w:rStyle w:val="Hyperlink"/>
          </w:rPr>
          <w:t xml:space="preserve">Figure 5</w:t>
        </w:r>
      </w:hyperlink>
      <w:r>
        <w:t xml:space="preserve">) show that in 2024-25 a disadvantaged pupil at BACA left, on average, with GCSE results around</w:t>
      </w:r>
      <w:r>
        <w:t xml:space="preserve"> </w:t>
      </w:r>
      <w:del w:id="165" w:author="Revision" w:date="2026-08-25T00:00:00Z">
        <w:r>
          <w:delText xml:space="preserve">5</w:delText>
        </w:r>
      </w:del>
      <w:r>
        <w:t xml:space="preserve"> </w:t>
      </w:r>
      <w:ins w:id="200" w:author="Revision" w:date="2026-08-25T00:00:00Z">
        <w:r>
          <w:t xml:space="preserve">5.7</w:t>
        </w:r>
      </w:ins>
      <w:r>
        <w:t xml:space="preserve"> </w:t>
      </w:r>
      <w:r>
        <w:t xml:space="preserve">points higher than a comparable pupil at a similar school elsewhere in England, with a four-year average around</w:t>
      </w:r>
      <w:r>
        <w:t xml:space="preserve"> </w:t>
      </w:r>
      <w:del w:id="166" w:author="Revision" w:date="2026-08-25T00:00:00Z">
        <w:r>
          <w:delText xml:space="preserve">3</w:delText>
        </w:r>
      </w:del>
      <w:r>
        <w:t xml:space="preserve"> </w:t>
      </w:r>
      <w:ins w:id="201" w:author="Revision" w:date="2026-08-25T00:00:00Z">
        <w:r>
          <w:t xml:space="preserve">3.1</w:t>
        </w:r>
      </w:ins>
      <w:r>
        <w:t xml:space="preserve"> </w:t>
      </w:r>
      <w:r>
        <w:t xml:space="preserve">points higher - substantially above the fraction of a point that might be expected from altering schools’ disadvantage mix.</w:t>
      </w:r>
      <w:r>
        <w:t xml:space="preserve"> </w:t>
      </w:r>
      <w:del w:id="167" w:author="Revision" w:date="2026-08-25T00:00:00Z">
        <w:r>
          <w:delText xml:space="preserve">BACA out-performs every other school in the city for disadvantaged pupils, including those popularly viewed as the</w:delText>
        </w:r>
        <w:r>
          <w:delText xml:space="preserve"> </w:delText>
        </w:r>
        <w:r>
          <w:delText xml:space="preserve">‘best’</w:delText>
        </w:r>
        <w:r>
          <w:delText xml:space="preserve">.</w:delText>
        </w:r>
      </w:del>
      <w:r>
        <w:t xml:space="preserve"> </w:t>
      </w:r>
      <w:r>
        <w:t xml:space="preserve">Its April 2025 Ofsted upgrade to</w:t>
      </w:r>
      <w:r>
        <w:t xml:space="preserve"> </w:t>
      </w:r>
      <w:r>
        <w:t xml:space="preserve">‘Good’</w:t>
      </w:r>
      <w:r>
        <w:t xml:space="preserve"> </w:t>
      </w:r>
      <w:r>
        <w:t xml:space="preserve">in all five</w:t>
      </w:r>
      <w:r>
        <w:t xml:space="preserve"> </w:t>
      </w:r>
      <w:del w:id="168" w:author="Revision" w:date="2026-08-25T00:00:00Z">
        <w:r>
          <w:delText xml:space="preserve">areas</w:delText>
        </w:r>
      </w:del>
      <w:r>
        <w:t xml:space="preserve"> </w:t>
      </w:r>
      <w:ins w:id="202" w:author="Revision" w:date="2026-08-25T00:00:00Z">
        <w:r>
          <w:t xml:space="preserve">areas</w:t>
        </w:r>
        <w:r>
          <w:rPr>
            <w:rStyle w:val="FootnoteReference"/>
          </w:rPr>
          <w:footnoteReference w:id="70"/>
        </w:r>
      </w:ins>
      <w:r>
        <w:t xml:space="preserve"> </w:t>
      </w:r>
      <w:r>
        <w:t xml:space="preserve">is unsurprising in the context of this analysis, but would have been surprising to anyone looking only at prior raw attainment and Ofsted ratings.</w:t>
      </w:r>
      <w:r>
        <w:t xml:space="preserve"> </w:t>
      </w:r>
      <w:del w:id="169" w:author="Revision" w:date="2026-08-25T00:00:00Z">
        <w:r>
          <w:delText xml:space="preserve">Patcham, by contrast, sits ~2.6 GCSE points below 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average, and exploring how it achieves this is a constructive city-level policy focus.</w:delText>
        </w:r>
      </w:del>
    </w:p>
    <w:bookmarkEnd w:id="72"/>
    <w:bookmarkStart w:id="74" w:name="viability-versus-attainment"/>
    <w:p>
      <w:pPr>
        <w:pStyle w:val="Heading2"/>
      </w:pPr>
      <w:r>
        <w:t xml:space="preserve">6.4 Viability versus attainment</w:t>
      </w:r>
    </w:p>
    <w:p>
      <w:pPr>
        <w:pStyle w:val="FirstParagraph"/>
      </w:pPr>
      <w:r>
        <w:t xml:space="preserve">The</w:t>
      </w:r>
      <w:r>
        <w:t xml:space="preserve"> </w:t>
      </w:r>
      <w:ins w:id="203" w:author="Revision" w:date="2026-08-25T00:00:00Z">
        <w:r>
          <w:t xml:space="preserve">Brighton and Hove City Council</w:t>
        </w:r>
      </w:ins>
      <w:r>
        <w:t xml:space="preserve"> </w:t>
      </w:r>
      <w:r>
        <w:t xml:space="preserve">cabinet</w:t>
      </w:r>
      <w:r>
        <w:t xml:space="preserve"> </w:t>
      </w:r>
      <w:del w:id="170" w:author="Revision" w:date="2026-08-25T00:00:00Z">
        <w:r>
          <w:delText xml:space="preserve">papers</w:delText>
        </w:r>
      </w:del>
      <w:r>
        <w:t xml:space="preserve"> </w:t>
      </w:r>
      <w:ins w:id="204" w:author="Revision" w:date="2026-08-25T00:00:00Z">
        <w:r>
          <w:t xml:space="preserve">papers of 5th December 2024</w:t>
        </w:r>
        <w:r>
          <w:rPr>
            <w:rStyle w:val="FootnoteReference"/>
          </w:rPr>
          <w:footnoteReference w:id="73"/>
        </w:r>
      </w:ins>
      <w:r>
        <w:t xml:space="preserve"> </w:t>
      </w:r>
      <w:r>
        <w:t xml:space="preserve">set out the financial-sustainability rationale plainly. Schools in England are funded almost entirely on a per-pupil basis, so falling pupil numbers across the city would, in time, leave some schools struggling to operate efficiently or</w:t>
      </w:r>
      <w:r>
        <w:t xml:space="preserve"> </w:t>
      </w:r>
      <w:r>
        <w:rPr>
          <w:i/>
          <w:iCs/>
        </w:rPr>
        <w:t xml:space="preserve">‘offer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also noted, importantly for the framing of the policy, that</w:t>
      </w:r>
      <w:r>
        <w:t xml:space="preserve"> </w:t>
      </w:r>
      <w:r>
        <w:rPr>
          <w:i/>
          <w:iCs/>
        </w:rPr>
        <w:t xml:space="preserve">‘the largest percentage of [disadvantaged] pupils attend the schools with the lowest pupil numbers’</w:t>
      </w:r>
      <w:r>
        <w:t xml:space="preserve"> </w:t>
      </w:r>
      <w:r>
        <w:t xml:space="preserve">— making the viability concern and the disadvantage objective explicitly interlinked in the council’s argument. Financial viability is therefore a legitimate 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pPr>
        <w:pStyle w:val="BodyText"/>
      </w:pPr>
      <w:r>
        <w:t xml:space="preserve">Following widespread opposition and appeals to the Schools Adjudicator, the proposed PAN reductions were rejected. Parental objections meant that the 20% out-of-catchment priority was reduced to 5%. While displacement was minimised, the policy reverberations continued through choices expressed by parents already influenced by the preceding debate.</w:t>
      </w:r>
    </w:p>
    <w:bookmarkEnd w:id="74"/>
    <w:bookmarkStart w:id="75" w:name="X2dc1e25831320d1a74d077cb5486706b023786d"/>
    <w:p>
      <w:pPr>
        <w:pStyle w:val="Heading2"/>
      </w:pPr>
      <w:r>
        <w:t xml:space="preserve">6.5</w:t>
      </w:r>
      <w:r>
        <w:t xml:space="preserve"> </w:t>
      </w:r>
      <w:del w:id="171" w:author="Revision" w:date="2026-08-25T00:00:00Z">
        <w:r>
          <w:delText xml:space="preserve">What is driving Brighton</w:delText>
        </w:r>
      </w:del>
      <w:r>
        <w:t xml:space="preserve"> </w:t>
      </w:r>
      <w:ins w:id="205" w:author="Revision" w:date="2026-08-25T00:00:00Z">
        <w:r>
          <w:t xml:space="preserve">Conditional performance</w:t>
        </w:r>
      </w:ins>
      <w:r>
        <w:t xml:space="preserve"> </w:t>
      </w:r>
      <w:r>
        <w:t xml:space="preserve">and</w:t>
      </w:r>
      <w:r>
        <w:t xml:space="preserve"> </w:t>
      </w:r>
      <w:del w:id="172" w:author="Revision" w:date="2026-08-25T00:00:00Z">
        <w:r>
          <w:delText xml:space="preserve">Hove’s over-achievement? And what we don’t yet know</w:delText>
        </w:r>
      </w:del>
      <w:r>
        <w:t xml:space="preserve"> </w:t>
      </w:r>
      <w:ins w:id="206" w:author="Revision" w:date="2026-08-25T00:00:00Z">
        <w:r>
          <w:t xml:space="preserve">the cost of absence</w:t>
        </w:r>
      </w:ins>
    </w:p>
    <w:p>
      <w:pPr>
        <w:pStyle w:val="FirstParagraph"/>
      </w:pPr>
      <w:r>
        <w:t xml:space="preserve">The LEA random effect for Brighton and Hove is</w:t>
      </w:r>
      <w:r>
        <w:t xml:space="preserve"> </w:t>
      </w:r>
      <w:del w:id="173" w:author="Revision" w:date="2026-08-25T00:00:00Z">
        <w:r>
          <w:delText xml:space="preserve">large and</w:delText>
        </w:r>
      </w:del>
      <w:r>
        <w:t xml:space="preserve"> </w:t>
      </w:r>
      <w:ins w:id="207" w:author="Revision" w:date="2026-08-25T00:00:00Z">
        <w:r>
          <w:t xml:space="preserve">positive and, in the main model,</w:t>
        </w:r>
      </w:ins>
      <w:r>
        <w:t xml:space="preserve"> </w:t>
      </w:r>
      <w:r>
        <w:t xml:space="preserve">statistically significant across all three attainment groups.</w:t>
      </w:r>
      <w:r>
        <w:t xml:space="preserve"> </w:t>
      </w:r>
      <w:del w:id="174" w:author="Revision" w:date="2026-08-25T00:00:00Z">
        <w:r>
          <w:delText xml:space="preserve">After accounting for</w:delText>
        </w:r>
      </w:del>
      <w:r>
        <w:t xml:space="preserve"> </w:t>
      </w:r>
      <w:ins w:id="208" w:author="Revision" w:date="2026-08-25T00:00:00Z">
        <w:r>
          <w:t xml:space="preserve">As section 5.2 set out, however, this result is conditional on how</w:t>
        </w:r>
      </w:ins>
      <w:r>
        <w:t xml:space="preserve"> </w:t>
      </w:r>
      <w:r>
        <w:t xml:space="preserve">the</w:t>
      </w:r>
      <w:r>
        <w:t xml:space="preserve"> </w:t>
      </w:r>
      <w:del w:id="175" w:author="Revision" w:date="2026-08-25T00:00:00Z">
        <w:r>
          <w:delText xml:space="preserve">structural (disadvantage,</w:delText>
        </w:r>
      </w:del>
      <w:r>
        <w:t xml:space="preserve"> </w:t>
      </w:r>
      <w:ins w:id="209" w:author="Revision" w:date="2026-08-25T00:00:00Z">
        <w:r>
          <w:t xml:space="preserve">model treats</w:t>
        </w:r>
      </w:ins>
      <w:r>
        <w:t xml:space="preserve"> </w:t>
      </w:r>
      <w:r>
        <w:t xml:space="preserve">absence,</w:t>
      </w:r>
      <w:r>
        <w:t xml:space="preserve"> </w:t>
      </w:r>
      <w:del w:id="176" w:author="Revision" w:date="2026-08-25T00:00:00Z">
        <w:r>
          <w:delText xml:space="preserve">prior attainment) or school management</w:delText>
        </w:r>
      </w:del>
      <w:r>
        <w:t xml:space="preserve"> </w:t>
      </w:r>
      <w:r>
        <w:t xml:space="preserve">and</w:t>
      </w:r>
      <w:r>
        <w:t xml:space="preserve"> </w:t>
      </w:r>
      <w:del w:id="177" w:author="Revision" w:date="2026-08-25T00:00:00Z">
        <w:r>
          <w:delText xml:space="preserve">governance (workforce characteristics, staff retention) factors in</w:delText>
        </w:r>
      </w:del>
      <w:r>
        <w:t xml:space="preserve"> </w:t>
      </w:r>
      <w:r>
        <w:t xml:space="preserve">the</w:t>
      </w:r>
      <w:r>
        <w:t xml:space="preserve"> </w:t>
      </w:r>
      <w:del w:id="178" w:author="Revision" w:date="2026-08-25T00:00:00Z">
        <w:r>
          <w:delText xml:space="preserve">model - schools in</w:delText>
        </w:r>
      </w:del>
      <w:r>
        <w:t xml:space="preserve"> </w:t>
      </w:r>
      <w:ins w:id="210" w:author="Revision" w:date="2026-08-25T00:00:00Z">
        <w:r>
          <w:t xml:space="preserve">city’s attendance is so extreme that</w:t>
        </w:r>
      </w:ins>
      <w:r>
        <w:t xml:space="preserve"> </w:t>
      </w:r>
      <w:r>
        <w:t xml:space="preserve">the</w:t>
      </w:r>
      <w:r>
        <w:t xml:space="preserve"> </w:t>
      </w:r>
      <w:del w:id="179" w:author="Revision" w:date="2026-08-25T00:00:00Z">
        <w:r>
          <w:delText xml:space="preserve">city consistently outperform what</w:delText>
        </w:r>
      </w:del>
      <w:r>
        <w:t xml:space="preserve"> </w:t>
      </w:r>
      <w:ins w:id="211" w:author="Revision" w:date="2026-08-25T00:00:00Z">
        <w:r>
          <w:t xml:space="preserve">conditioning does most of</w:t>
        </w:r>
      </w:ins>
      <w:r>
        <w:t xml:space="preserve"> </w:t>
      </w:r>
      <w:r>
        <w:t xml:space="preserve">the</w:t>
      </w:r>
      <w:r>
        <w:t xml:space="preserve"> </w:t>
      </w:r>
      <w:del w:id="180" w:author="Revision" w:date="2026-08-25T00:00:00Z">
        <w:r>
          <w:delText xml:space="preserve">national picture would predict. For disadvantaged pupils,</w:delText>
        </w:r>
      </w:del>
      <w:r>
        <w:t xml:space="preserve"> </w:t>
      </w:r>
      <w:ins w:id="212" w:author="Revision" w:date="2026-08-25T00:00:00Z">
        <w:r>
          <w:t xml:space="preserve">work. Controlling for absence,</w:t>
        </w:r>
      </w:ins>
      <w:r>
        <w:t xml:space="preserve"> </w:t>
      </w:r>
      <w:r>
        <w:t xml:space="preserve">the</w:t>
      </w:r>
      <w:r>
        <w:t xml:space="preserve"> </w:t>
      </w:r>
      <w:del w:id="181" w:author="Revision" w:date="2026-08-25T00:00:00Z">
        <w:r>
          <w:delText xml:space="preserve">city ranks 7th;</w:delText>
        </w:r>
      </w:del>
      <w:r>
        <w:t xml:space="preserve"> </w:t>
      </w:r>
      <w:ins w:id="213" w:author="Revision" w:date="2026-08-25T00:00:00Z">
        <w:r>
          <w:t xml:space="preserve">city’s schools rank 15th of 151</w:t>
        </w:r>
      </w:ins>
      <w:r>
        <w:t xml:space="preserve"> </w:t>
      </w:r>
      <w:r>
        <w:t xml:space="preserve">for</w:t>
      </w:r>
      <w:r>
        <w:t xml:space="preserve"> </w:t>
      </w:r>
      <w:del w:id="182" w:author="Revision" w:date="2026-08-25T00:00:00Z">
        <w:r>
          <w:delText xml:space="preserve">non-disadvantaged pupils, 5th;</w:delText>
        </w:r>
      </w:del>
      <w:r>
        <w:t xml:space="preserve"> </w:t>
      </w:r>
      <w:ins w:id="214" w:author="Revision" w:date="2026-08-25T00:00:00Z">
        <w:r>
          <w:t xml:space="preserve">how far disadvantaged attainment exceeds what intake predicts; without that control they rank 69th and are statistically ordinary. We take neither number as the whole truth. Together they say something more useful than either alone: Brighton and Hove’s schools appear to be genuinely effective</w:t>
        </w:r>
      </w:ins>
      <w:r>
        <w:t xml:space="preserve"> </w:t>
      </w:r>
      <w:r>
        <w:t xml:space="preserve">for</w:t>
      </w:r>
      <w:r>
        <w:t xml:space="preserve"> </w:t>
      </w:r>
      <w:del w:id="183" w:author="Revision" w:date="2026-08-25T00:00:00Z">
        <w:r>
          <w:delText xml:space="preserve">all pupils, 4th</w:delText>
        </w:r>
      </w:del>
      <w:r>
        <w:t xml:space="preserve"> </w:t>
      </w:r>
      <w:ins w:id="215" w:author="Revision" w:date="2026-08-25T00:00:00Z">
        <w:r>
          <w:t xml:space="preserve">the pupils who attend them, and the city’s attendance problem is large enough to erase that advantage</w:t>
        </w:r>
      </w:ins>
      <w:r>
        <w:t xml:space="preserve"> </w:t>
      </w:r>
      <w:r>
        <w:t xml:space="preserve">in</w:t>
      </w:r>
      <w:r>
        <w:t xml:space="preserve"> </w:t>
      </w:r>
      <w:del w:id="184" w:author="Revision" w:date="2026-08-25T00:00:00Z">
        <w:r>
          <w:delText xml:space="preserve">England.</w:delText>
        </w:r>
      </w:del>
      <w:r>
        <w:t xml:space="preserve"> </w:t>
      </w:r>
      <w:ins w:id="216" w:author="Revision" w:date="2026-08-25T00:00:00Z">
        <w:r>
          <w:t xml:space="preserve">the aggregate.</w:t>
        </w:r>
      </w:ins>
    </w:p>
    <w:p>
      <w:pPr>
        <w:pStyle w:val="BodyText"/>
      </w:pPr>
      <w:del w:id="185" w:author="Revision" w:date="2026-08-25T00:00:00Z">
        <w:r>
          <w:delText xml:space="preserve">This is a genuinely important finding that should re-frame the policy conversation.</w:delText>
        </w:r>
      </w:del>
      <w:r>
        <w:t xml:space="preserve"> </w:t>
      </w:r>
      <w:r>
        <w:t xml:space="preserve">The</w:t>
      </w:r>
      <w:r>
        <w:t xml:space="preserve"> </w:t>
      </w:r>
      <w:del w:id="186" w:author="Revision" w:date="2026-08-25T00:00:00Z">
        <w:r>
          <w:delText xml:space="preserve">starting point for</w:delText>
        </w:r>
      </w:del>
      <w:r>
        <w:t xml:space="preserve"> </w:t>
      </w:r>
      <w:ins w:id="217" w:author="Revision" w:date="2026-08-25T00:00:00Z">
        <w:r>
          <w:t xml:space="preserve">distance between</w:t>
        </w:r>
      </w:ins>
      <w:r>
        <w:t xml:space="preserve"> </w:t>
      </w:r>
      <w:r>
        <w:t xml:space="preserve">the</w:t>
      </w:r>
      <w:r>
        <w:t xml:space="preserve"> </w:t>
      </w:r>
      <w:del w:id="187" w:author="Revision" w:date="2026-08-25T00:00:00Z">
        <w:r>
          <w:delText xml:space="preserve">2024 consultation was</w:delText>
        </w:r>
      </w:del>
      <w:r>
        <w:t xml:space="preserve"> </w:t>
      </w:r>
      <w:ins w:id="218" w:author="Revision" w:date="2026-08-25T00:00:00Z">
        <w:r>
          <w:t xml:space="preserve">two rankings has</w:t>
        </w:r>
      </w:ins>
      <w:r>
        <w:t xml:space="preserve"> </w:t>
      </w:r>
      <w:r>
        <w:t xml:space="preserve">a</w:t>
      </w:r>
      <w:r>
        <w:t xml:space="preserve"> </w:t>
      </w:r>
      <w:del w:id="188" w:author="Revision" w:date="2026-08-25T00:00:00Z">
        <w:r>
          <w:delText xml:space="preserve">narrative of failure — the city was presented as uniquely failing its</w:delText>
        </w:r>
      </w:del>
      <w:r>
        <w:t xml:space="preserve"> </w:t>
      </w:r>
      <w:ins w:id="219" w:author="Revision" w:date="2026-08-25T00:00:00Z">
        <w:r>
          <w:t xml:space="preserve">concrete interpretation. It is roughly 1.4 Attainment 8 points per</w:t>
        </w:r>
      </w:ins>
      <w:r>
        <w:t xml:space="preserve"> </w:t>
      </w:r>
      <w:r>
        <w:t xml:space="preserve">disadvantaged</w:t>
      </w:r>
      <w:r>
        <w:t xml:space="preserve"> </w:t>
      </w:r>
      <w:del w:id="189" w:author="Revision" w:date="2026-08-25T00:00:00Z">
        <w:r>
          <w:delText xml:space="preserve">students, sitting on a vast attainment gap, with radical structural reform required to address</w:delText>
        </w:r>
      </w:del>
      <w:r>
        <w:t xml:space="preserve"> </w:t>
      </w:r>
      <w:ins w:id="220" w:author="Revision" w:date="2026-08-25T00:00:00Z">
        <w:r>
          <w:t xml:space="preserve">pupil -</w:t>
        </w:r>
      </w:ins>
      <w:r>
        <w:t xml:space="preserve"> </w:t>
      </w:r>
      <w:r>
        <w:t xml:space="preserve">the</w:t>
      </w:r>
      <w:r>
        <w:t xml:space="preserve"> </w:t>
      </w:r>
      <w:del w:id="190" w:author="Revision" w:date="2026-08-25T00:00:00Z">
        <w:r>
          <w:delText xml:space="preserve">problem. The evidence suggests</w:delText>
        </w:r>
      </w:del>
      <w:r>
        <w:t xml:space="preserve"> </w:t>
      </w:r>
      <w:ins w:id="221" w:author="Revision" w:date="2026-08-25T00:00:00Z">
        <w:r>
          <w:t xml:space="preserve">difference between what</w:t>
        </w:r>
      </w:ins>
      <w:r>
        <w:t xml:space="preserve"> </w:t>
      </w:r>
      <w:r>
        <w:t xml:space="preserve">the</w:t>
      </w:r>
      <w:r>
        <w:t xml:space="preserve"> </w:t>
      </w:r>
      <w:del w:id="191" w:author="Revision" w:date="2026-08-25T00:00:00Z">
        <w:r>
          <w:delText xml:space="preserve">opposite: Brighton</w:delText>
        </w:r>
      </w:del>
      <w:r>
        <w:t xml:space="preserve"> </w:t>
      </w:r>
      <w:ins w:id="222" w:author="Revision" w:date="2026-08-25T00:00:00Z">
        <w:r>
          <w:t xml:space="preserve">city’s disadvantaged children achieve</w:t>
        </w:r>
      </w:ins>
      <w:r>
        <w:t xml:space="preserve"> </w:t>
      </w:r>
      <w:r>
        <w:t xml:space="preserve">and</w:t>
      </w:r>
      <w:r>
        <w:t xml:space="preserve"> </w:t>
      </w:r>
      <w:del w:id="192" w:author="Revision" w:date="2026-08-25T00:00:00Z">
        <w:r>
          <w:delText xml:space="preserve">Hove is one of the highest-performing LEAs in the country once we account for the factors that we know drive attainment. Rather than asking</w:delText>
        </w:r>
      </w:del>
      <w:r>
        <w:t xml:space="preserve"> </w:t>
      </w:r>
      <w:r>
        <w:t xml:space="preserve">what</w:t>
      </w:r>
      <w:r>
        <w:t xml:space="preserve"> </w:t>
      </w:r>
      <w:del w:id="193" w:author="Revision" w:date="2026-08-25T00:00:00Z">
        <w:r>
          <w:delText xml:space="preserve">the city is doing wrong,</w:delText>
        </w:r>
      </w:del>
      <w:r>
        <w:t xml:space="preserve"> </w:t>
      </w:r>
      <w:ins w:id="223" w:author="Revision" w:date="2026-08-25T00:00:00Z">
        <w:r>
          <w:t xml:space="preserve">they might achieve if their schools’ underlying effectiveness were not being drained by absence. Read this way,</w:t>
        </w:r>
      </w:ins>
      <w:r>
        <w:t xml:space="preserve"> </w:t>
      </w:r>
      <w:r>
        <w:t xml:space="preserve">the</w:t>
      </w:r>
      <w:r>
        <w:t xml:space="preserve"> </w:t>
      </w:r>
      <w:del w:id="194" w:author="Revision" w:date="2026-08-25T00:00:00Z">
        <w:r>
          <w:delText xml:space="preserve">more productive question</w:delText>
        </w:r>
      </w:del>
      <w:r>
        <w:t xml:space="preserve"> </w:t>
      </w:r>
      <w:ins w:id="224" w:author="Revision" w:date="2026-08-25T00:00:00Z">
        <w:r>
          <w:t xml:space="preserve">city’s attendance</w:t>
        </w:r>
      </w:ins>
      <w:r>
        <w:t xml:space="preserve"> </w:t>
      </w:r>
      <w:r>
        <w:t xml:space="preserve">is</w:t>
      </w:r>
      <w:r>
        <w:t xml:space="preserve"> </w:t>
      </w:r>
      <w:del w:id="195" w:author="Revision" w:date="2026-08-25T00:00:00Z">
        <w:r>
          <w:delText xml:space="preserve">what</w:delText>
        </w:r>
      </w:del>
      <w:r>
        <w:t xml:space="preserve"> </w:t>
      </w:r>
      <w:ins w:id="225" w:author="Revision" w:date="2026-08-25T00:00:00Z">
        <w:r>
          <w:t xml:space="preserve">not a caveat to a good-news story;</w:t>
        </w:r>
      </w:ins>
      <w:r>
        <w:t xml:space="preserve"> </w:t>
      </w:r>
      <w:r>
        <w:t xml:space="preserve">it is</w:t>
      </w:r>
      <w:r>
        <w:t xml:space="preserve"> </w:t>
      </w:r>
      <w:del w:id="196" w:author="Revision" w:date="2026-08-25T00:00:00Z">
        <w:r>
          <w:delText xml:space="preserve">doing right — and how that can be protected and extended?</w:delText>
        </w:r>
      </w:del>
      <w:r>
        <w:t xml:space="preserve"> </w:t>
      </w:r>
      <w:ins w:id="226" w:author="Revision" w:date="2026-08-25T00:00:00Z">
        <w:r>
          <w:t xml:space="preserve">the story.</w:t>
        </w:r>
      </w:ins>
    </w:p>
    <w:p>
      <w:pPr>
        <w:pStyle w:val="BodyText"/>
      </w:pPr>
      <w:del w:id="197" w:author="Revision" w:date="2026-08-25T00:00:00Z">
        <w:r>
          <w:delText xml:space="preserve">The honest answer is that we do not yet know</w:delText>
        </w:r>
      </w:del>
      <w:r>
        <w:t xml:space="preserve"> </w:t>
      </w:r>
      <w:ins w:id="227" w:author="Revision" w:date="2026-08-25T00:00:00Z">
        <w:r>
          <w:t xml:space="preserve">This reframes</w:t>
        </w:r>
      </w:ins>
      <w:r>
        <w:t xml:space="preserve"> </w:t>
      </w:r>
      <w:r>
        <w:t xml:space="preserve">what</w:t>
      </w:r>
      <w:r>
        <w:t xml:space="preserve"> </w:t>
      </w:r>
      <w:del w:id="198" w:author="Revision" w:date="2026-08-25T00:00:00Z">
        <w:r>
          <w:delText xml:space="preserve">produces this LEA effect. The random effect, by definition, captures variance that</w:delText>
        </w:r>
      </w:del>
      <w:r>
        <w:t xml:space="preserve"> </w:t>
      </w:r>
      <w:r>
        <w:t xml:space="preserve">the</w:t>
      </w:r>
      <w:r>
        <w:t xml:space="preserve"> </w:t>
      </w:r>
      <w:del w:id="199" w:author="Revision" w:date="2026-08-25T00:00:00Z">
        <w:r>
          <w:delText xml:space="preserve">fixed-effect predictors do not explain. It could reflect high levels of parental engagement</w:delText>
        </w:r>
      </w:del>
      <w:r>
        <w:t xml:space="preserve"> </w:t>
      </w:r>
      <w:ins w:id="228" w:author="Revision" w:date="2026-08-25T00:00:00Z">
        <w:r>
          <w:t xml:space="preserve">2024 consultation got right</w:t>
        </w:r>
      </w:ins>
      <w:r>
        <w:t xml:space="preserve"> </w:t>
      </w:r>
      <w:r>
        <w:t xml:space="preserve">and</w:t>
      </w:r>
      <w:r>
        <w:t xml:space="preserve"> </w:t>
      </w:r>
      <w:del w:id="200" w:author="Revision" w:date="2026-08-25T00:00:00Z">
        <w:r>
          <w:delText xml:space="preserve">aspiration —</w:delText>
        </w:r>
      </w:del>
      <w:r>
        <w:t xml:space="preserve"> </w:t>
      </w:r>
      <w:ins w:id="229" w:author="Revision" w:date="2026-08-25T00:00:00Z">
        <w:r>
          <w:t xml:space="preserve">what it got wrong. The council was not wrong that</w:t>
        </w:r>
      </w:ins>
      <w:r>
        <w:t xml:space="preserve"> </w:t>
      </w:r>
      <w:r>
        <w:t xml:space="preserve">Brighton and Hove has a</w:t>
      </w:r>
      <w:r>
        <w:t xml:space="preserve"> </w:t>
      </w:r>
      <w:del w:id="201" w:author="Revision" w:date="2026-08-25T00:00:00Z">
        <w:r>
          <w:delText xml:space="preserve">well-educated population with a strong civic culture. It could relate to the quality of school leadership and governance across</w:delText>
        </w:r>
      </w:del>
      <w:r>
        <w:t xml:space="preserve"> </w:t>
      </w:r>
      <w:ins w:id="230" w:author="Revision" w:date="2026-08-25T00:00:00Z">
        <w:r>
          <w:t xml:space="preserve">problem: unconditionally (without absence in particular), its disadvantaged pupils do no better than</w:t>
        </w:r>
      </w:ins>
      <w:r>
        <w:t xml:space="preserve"> </w:t>
      </w:r>
      <w:r>
        <w:t xml:space="preserve">the</w:t>
      </w:r>
      <w:r>
        <w:t xml:space="preserve"> </w:t>
      </w:r>
      <w:del w:id="202" w:author="Revision" w:date="2026-08-25T00:00:00Z">
        <w:r>
          <w:delText xml:space="preserve">city, or to effective local authority support services</w:delText>
        </w:r>
      </w:del>
      <w:r>
        <w:t xml:space="preserve"> </w:t>
      </w:r>
      <w:ins w:id="231" w:author="Revision" w:date="2026-08-25T00:00:00Z">
        <w:r>
          <w:t xml:space="preserve">national average,</w:t>
        </w:r>
      </w:ins>
      <w:r>
        <w:t xml:space="preserve"> </w:t>
      </w:r>
      <w:r>
        <w:t xml:space="preserve">and</w:t>
      </w:r>
      <w:r>
        <w:t xml:space="preserve"> </w:t>
      </w:r>
      <w:del w:id="203" w:author="Revision" w:date="2026-08-25T00:00:00Z">
        <w:r>
          <w:delText xml:space="preserve">school improvement programmes. It could be something about</w:delText>
        </w:r>
      </w:del>
      <w:r>
        <w:t xml:space="preserve"> </w:t>
      </w:r>
      <w:r>
        <w:t xml:space="preserve">the</w:t>
      </w:r>
      <w:r>
        <w:t xml:space="preserve"> </w:t>
      </w:r>
      <w:del w:id="204" w:author="Revision" w:date="2026-08-25T00:00:00Z">
        <w:r>
          <w:delText xml:space="preserve">collaborative relationships between schools, or community factors that are difficult to quantify. It could even be</w:delText>
        </w:r>
      </w:del>
      <w:r>
        <w:t xml:space="preserve"> </w:t>
      </w:r>
      <w:ins w:id="232" w:author="Revision" w:date="2026-08-25T00:00:00Z">
        <w:r>
          <w:t xml:space="preserve">raw attainment gap</w:t>
        </w:r>
      </w:ins>
      <w:r>
        <w:t xml:space="preserve"> </w:t>
      </w:r>
      <w:r>
        <w:t xml:space="preserve">that</w:t>
      </w:r>
      <w:r>
        <w:t xml:space="preserve"> </w:t>
      </w:r>
      <w:del w:id="205" w:author="Revision" w:date="2026-08-25T00:00:00Z">
        <w:r>
          <w:delText xml:space="preserve">if otherwise disruptive students switch to being absent students at a higher rate in Brighton and Hove, this may even have a positive impact on learning for those who remain in school. But without pupil and class-level longitudinal analysis, this hypothesis would be impossible to test.</w:delText>
        </w:r>
      </w:del>
      <w:r>
        <w:t xml:space="preserve"> </w:t>
      </w:r>
      <w:ins w:id="233" w:author="Revision" w:date="2026-08-25T00:00:00Z">
        <w:r>
          <w:t xml:space="preserve">motivated the consultation is real.</w:t>
        </w:r>
      </w:ins>
      <w:r>
        <w:t xml:space="preserve"> </w:t>
      </w:r>
      <w:r>
        <w:t xml:space="preserve">What</w:t>
      </w:r>
      <w:r>
        <w:t xml:space="preserve"> </w:t>
      </w:r>
      <w:del w:id="206" w:author="Revision" w:date="2026-08-25T00:00:00Z">
        <w:r>
          <w:delText xml:space="preserve">all of these hypotheses show, however,</w:delText>
        </w:r>
      </w:del>
      <w:r>
        <w:t xml:space="preserve"> </w:t>
      </w:r>
      <w:ins w:id="234" w:author="Revision" w:date="2026-08-25T00:00:00Z">
        <w:r>
          <w:t xml:space="preserve">the consultation got wrong was the diagnosis. Presented with an attainment gap,</w:t>
        </w:r>
      </w:ins>
      <w:r>
        <w:t xml:space="preserve"> </w:t>
      </w:r>
      <w:r>
        <w:t xml:space="preserve">it</w:t>
      </w:r>
      <w:r>
        <w:t xml:space="preserve"> </w:t>
      </w:r>
      <w:del w:id="207" w:author="Revision" w:date="2026-08-25T00:00:00Z">
        <w:r>
          <w:delText xml:space="preserve">that identifying</w:delText>
        </w:r>
      </w:del>
      <w:r>
        <w:t xml:space="preserve"> </w:t>
      </w:r>
      <w:ins w:id="235" w:author="Revision" w:date="2026-08-25T00:00:00Z">
        <w:r>
          <w:t xml:space="preserve">reached for</w:t>
        </w:r>
      </w:ins>
      <w:r>
        <w:t xml:space="preserve"> </w:t>
      </w:r>
      <w:r>
        <w:t xml:space="preserve">the</w:t>
      </w:r>
      <w:r>
        <w:t xml:space="preserve"> </w:t>
      </w:r>
      <w:del w:id="208" w:author="Revision" w:date="2026-08-25T00:00:00Z">
        <w:r>
          <w:delText xml:space="preserve">sources</w:delText>
        </w:r>
      </w:del>
      <w:r>
        <w:t xml:space="preserve"> </w:t>
      </w:r>
      <w:ins w:id="236" w:author="Revision" w:date="2026-08-25T00:00:00Z">
        <w:r>
          <w:t xml:space="preserve">social composition</w:t>
        </w:r>
      </w:ins>
      <w:r>
        <w:t xml:space="preserve"> </w:t>
      </w:r>
      <w:r>
        <w:t xml:space="preserve">of</w:t>
      </w:r>
      <w:r>
        <w:t xml:space="preserve"> </w:t>
      </w:r>
      <w:del w:id="209" w:author="Revision" w:date="2026-08-25T00:00:00Z">
        <w:r>
          <w:delText xml:space="preserve">this over-performance is an important research question in its own right, and</w:delText>
        </w:r>
      </w:del>
      <w:r>
        <w:t xml:space="preserve"> </w:t>
      </w:r>
      <w:ins w:id="237" w:author="Revision" w:date="2026-08-25T00:00:00Z">
        <w:r>
          <w:t xml:space="preserve">schools at considerable cost -</w:t>
        </w:r>
      </w:ins>
      <w:r>
        <w:t xml:space="preserve"> </w:t>
      </w:r>
      <w:r>
        <w:t xml:space="preserve">one</w:t>
      </w:r>
      <w:r>
        <w:t xml:space="preserve"> </w:t>
      </w:r>
      <w:ins w:id="238" w:author="Revision" w:date="2026-08-25T00:00:00Z">
        <w:r>
          <w:t xml:space="preserve">of the weakest levers our modelling identifies, and for disadvantaged pupils a lever</w:t>
        </w:r>
      </w:ins>
      <w:r>
        <w:t xml:space="preserve"> </w:t>
      </w:r>
      <w:r>
        <w:t xml:space="preserve">that</w:t>
      </w:r>
      <w:r>
        <w:t xml:space="preserve"> </w:t>
      </w:r>
      <w:del w:id="210" w:author="Revision" w:date="2026-08-25T00:00:00Z">
        <w:r>
          <w:delText xml:space="preserve">could require additional qualitative investigation or access to pupil-level data</w:delText>
        </w:r>
      </w:del>
      <w:r>
        <w:t xml:space="preserve"> </w:t>
      </w:r>
      <w:ins w:id="239" w:author="Revision" w:date="2026-08-25T00:00:00Z">
        <w:r>
          <w:t xml:space="preserve">may point the wrong way (section 4.3, section 5.3). Meanwhile the factor</w:t>
        </w:r>
      </w:ins>
      <w:r>
        <w:t xml:space="preserve"> </w:t>
      </w:r>
      <w:r>
        <w:t xml:space="preserve">that</w:t>
      </w:r>
      <w:r>
        <w:t xml:space="preserve"> </w:t>
      </w:r>
      <w:del w:id="211" w:author="Revision" w:date="2026-08-25T00:00:00Z">
        <w:r>
          <w:delText xml:space="preserve">goes beyond what is publicly available. But what is clear</w:delText>
        </w:r>
      </w:del>
      <w:r>
        <w:t xml:space="preserve"> </w:t>
      </w:r>
      <w:ins w:id="240" w:author="Revision" w:date="2026-08-25T00:00:00Z">
        <w:r>
          <w:t xml:space="preserve">actually separates the city’s conditional standing from its unconditional standing, attendance, was absent from the consultation entirely. The more accurate account</w:t>
        </w:r>
      </w:ins>
      <w:r>
        <w:t xml:space="preserve"> </w:t>
      </w:r>
      <w:r>
        <w:t xml:space="preserve">is</w:t>
      </w:r>
      <w:r>
        <w:t xml:space="preserve"> </w:t>
      </w:r>
      <w:ins w:id="241" w:author="Revision" w:date="2026-08-25T00:00:00Z">
        <w:r>
          <w:t xml:space="preserve">not</w:t>
        </w:r>
      </w:ins>
      <w:r>
        <w:t xml:space="preserve"> </w:t>
      </w:r>
      <w:r>
        <w:t xml:space="preserve">that</w:t>
      </w:r>
      <w:r>
        <w:t xml:space="preserve"> </w:t>
      </w:r>
      <w:del w:id="212" w:author="Revision" w:date="2026-08-25T00:00:00Z">
        <w:r>
          <w:delText xml:space="preserve">policy interventions which risk disrupting</w:delText>
        </w:r>
      </w:del>
      <w:r>
        <w:t xml:space="preserve"> </w:t>
      </w:r>
      <w:r>
        <w:t xml:space="preserve">a</w:t>
      </w:r>
      <w:r>
        <w:t xml:space="preserve"> </w:t>
      </w:r>
      <w:del w:id="213" w:author="Revision" w:date="2026-08-25T00:00:00Z">
        <w:r>
          <w:delText xml:space="preserve">well-functioning system without understanding what makes</w:delText>
        </w:r>
      </w:del>
      <w:r>
        <w:t xml:space="preserve"> </w:t>
      </w:r>
      <w:ins w:id="242" w:author="Revision" w:date="2026-08-25T00:00:00Z">
        <w:r>
          <w:t xml:space="preserve">high-performing city was mistaken for a failing one, but that a city with one specific, severe, addressable problem was prescribed a treatment for a different problem</w:t>
        </w:r>
      </w:ins>
      <w:r>
        <w:t xml:space="preserve"> </w:t>
      </w:r>
      <w:r>
        <w:t xml:space="preserve">it</w:t>
      </w:r>
      <w:r>
        <w:t xml:space="preserve"> </w:t>
      </w:r>
      <w:del w:id="214" w:author="Revision" w:date="2026-08-25T00:00:00Z">
        <w:r>
          <w:delText xml:space="preserve">function well carry substantial downside risks.</w:delText>
        </w:r>
      </w:del>
      <w:r>
        <w:t xml:space="preserve"> </w:t>
      </w:r>
      <w:ins w:id="243" w:author="Revision" w:date="2026-08-25T00:00:00Z">
        <w:r>
          <w:t xml:space="preserve">did not have.</w:t>
        </w:r>
      </w:ins>
    </w:p>
    <w:p>
      <w:pPr>
        <w:pStyle w:val="BodyText"/>
      </w:pPr>
      <w:ins w:id="244" w:author="Revision" w:date="2026-08-25T00:00:00Z">
        <w:r>
          <w:t xml:space="preserve">The honest answer is that we do not yet know what produces differences in school attainment beyond our model. The random effect, by definition, captures variance that the fixed-effect predictors do not explain. Good performance could reflect high levels of parental engagement and aspiration and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It could even be that if otherwise disruptive students switch to being absent students at a higher rate in Brighton and Hove, this may even have a positive impact on learning for those who remain in school. Without pupil and class-level longitudinal analysis, any hypothesis would be impossible to test. Identifying the sources of conditional over-performance is an important research question in its own right, and one that could require additional qualitative investigation or access to pupil-level data that goes beyond what is publicly available. But what is clear is that policy interventions which risk disrupting a system without understanding what makes it function well carry substantial downside risks.</w:t>
        </w:r>
      </w:ins>
    </w:p>
    <w:bookmarkEnd w:id="75"/>
    <w:bookmarkStart w:id="77" w:name="implications-for-national-policy"/>
    <w:p>
      <w:pPr>
        <w:pStyle w:val="Heading2"/>
      </w:pPr>
      <w:r>
        <w:t xml:space="preserve">6.6 Implications for national policy</w:t>
      </w:r>
    </w:p>
    <w:p>
      <w:pPr>
        <w:pStyle w:val="FirstParagraph"/>
      </w:pPr>
      <w:r>
        <w:t xml:space="preserve">The DfE (2026) 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pPr>
        <w:pStyle w:val="BodyText"/>
      </w:pPr>
      <w:del w:id="215" w:author="Revision" w:date="2026-08-25T00:00:00Z">
        <w:r>
          <w:delText xml:space="preserve">We have developed an interactive Policy Simulator tool, underpinned by the models</w:delText>
        </w:r>
      </w:del>
      <w:r>
        <w:t xml:space="preserve"> </w:t>
      </w:r>
      <w:ins w:id="245" w:author="Revision" w:date="2026-08-25T00:00:00Z">
        <w:r>
          <w:t xml:space="preserve">Academisation and sustained real-terms reductions</w:t>
        </w:r>
      </w:ins>
      <w:r>
        <w:t xml:space="preserve"> </w:t>
      </w:r>
      <w:r>
        <w:t xml:space="preserve">in</w:t>
      </w:r>
      <w:r>
        <w:t xml:space="preserve"> </w:t>
      </w:r>
      <w:ins w:id="246" w:author="Revision" w:date="2026-08-25T00:00:00Z">
        <w:r>
          <w:t xml:space="preserve">local authority central-services funding is in part responsible for</w:t>
        </w:r>
      </w:ins>
      <w:r>
        <w:t xml:space="preserve"> </w:t>
      </w:r>
      <w:r>
        <w:t xml:space="preserve">this</w:t>
      </w:r>
      <w:r>
        <w:t xml:space="preserve"> </w:t>
      </w:r>
      <w:del w:id="216" w:author="Revision" w:date="2026-08-25T00:00:00Z">
        <w:r>
          <w:delText xml:space="preserve">paper,</w:delText>
        </w:r>
      </w:del>
      <w:r>
        <w:t xml:space="preserve"> </w:t>
      </w:r>
      <w:ins w:id="247" w:author="Revision" w:date="2026-08-25T00:00:00Z">
        <w:r>
          <w:t xml:space="preserve">gap, having substantially eroded the analytical capacity that once sat within LEAs. Council’s frequently remain the admissions authority for systems that funding cuts and academisation mean they have limited capacity</w:t>
        </w:r>
      </w:ins>
      <w:r>
        <w:t xml:space="preserve"> </w:t>
      </w:r>
      <w:r>
        <w:t xml:space="preserve">to</w:t>
      </w:r>
      <w:r>
        <w:t xml:space="preserve"> </w:t>
      </w:r>
      <w:del w:id="217" w:author="Revision" w:date="2026-08-25T00:00:00Z">
        <w:r>
          <w:delText xml:space="preserve">begin bridging</w:delText>
        </w:r>
      </w:del>
      <w:r>
        <w:t xml:space="preserve"> </w:t>
      </w:r>
      <w:ins w:id="248" w:author="Revision" w:date="2026-08-25T00:00:00Z">
        <w:r>
          <w:t xml:space="preserve">analyse as a whole. As such a recommendation simply to</w:t>
        </w:r>
        <w:r>
          <w:t xml:space="preserve"> </w:t>
        </w:r>
        <w:r>
          <w:t xml:space="preserve">‘invest locally’</w:t>
        </w:r>
        <w:r>
          <w:t xml:space="preserve"> </w:t>
        </w:r>
        <w:r>
          <w:t xml:space="preserve">sits uneasily with the fiscal reality most authorities face. Multi-academy trusts have absorbed some of this function, but only for their own constituent schools; no actor now has both the remit and the capacity for the</w:t>
        </w:r>
        <w:r>
          <w:t xml:space="preserve"> </w:t>
        </w:r>
        <w:r>
          <w:rPr>
            <w:i/>
            <w:iCs/>
          </w:rPr>
          <w:t xml:space="preserve">locality-wide</w:t>
        </w:r>
        <w:r>
          <w:t xml:space="preserve"> </w:t>
        </w:r>
        <w:r>
          <w:t xml:space="preserve">analysis</w:t>
        </w:r>
      </w:ins>
      <w:r>
        <w:t xml:space="preserve"> </w:t>
      </w:r>
      <w:r>
        <w:t xml:space="preserve">that</w:t>
      </w:r>
      <w:r>
        <w:t xml:space="preserve"> </w:t>
      </w:r>
      <w:del w:id="218" w:author="Revision" w:date="2026-08-25T00:00:00Z">
        <w:r>
          <w:delText xml:space="preserve">gap. The tool allows users</w:delText>
        </w:r>
      </w:del>
      <w:r>
        <w:t xml:space="preserve"> </w:t>
      </w:r>
      <w:ins w:id="249" w:author="Revision" w:date="2026-08-25T00:00:00Z">
        <w:r>
          <w:t xml:space="preserve">spans maintained schools, academies across different trusts, and church schools within a single place. Brighton and Hove illustrates the gap</w:t>
        </w:r>
      </w:ins>
      <w:r>
        <w:t xml:space="preserve"> </w:t>
      </w:r>
      <w:r>
        <w:t xml:space="preserve">to</w:t>
      </w:r>
      <w:r>
        <w:t xml:space="preserve"> </w:t>
      </w:r>
      <w:del w:id="219" w:author="Revision" w:date="2026-08-25T00:00:00Z">
        <w:r>
          <w:delText xml:space="preserve">explore any school in England, compare against contextual expectations,</w:delText>
        </w:r>
      </w:del>
      <w:r>
        <w:t xml:space="preserve"> </w:t>
      </w:r>
      <w:ins w:id="250" w:author="Revision" w:date="2026-08-25T00:00:00Z">
        <w:r>
          <w:t xml:space="preserve">some extent – although where it still has direct control of 6 out of 10 community secondary schools</w:t>
        </w:r>
      </w:ins>
      <w:r>
        <w:t xml:space="preserve"> </w:t>
      </w:r>
      <w:r>
        <w:t xml:space="preserve">and</w:t>
      </w:r>
      <w:r>
        <w:t xml:space="preserve"> </w:t>
      </w:r>
      <w:del w:id="220" w:author="Revision" w:date="2026-08-25T00:00:00Z">
        <w:r>
          <w:delText xml:space="preserve">model</w:delText>
        </w:r>
      </w:del>
      <w:r>
        <w:t xml:space="preserve"> </w:t>
      </w:r>
      <w:ins w:id="251" w:author="Revision" w:date="2026-08-25T00:00:00Z">
        <w:r>
          <w:t xml:space="preserve">academisation has not (yet) had</w:t>
        </w:r>
      </w:ins>
      <w:r>
        <w:t xml:space="preserve"> </w:t>
      </w:r>
      <w:r>
        <w:t xml:space="preserve">the</w:t>
      </w:r>
      <w:r>
        <w:t xml:space="preserve"> </w:t>
      </w:r>
      <w:del w:id="221" w:author="Revision" w:date="2026-08-25T00:00:00Z">
        <w:r>
          <w:delText xml:space="preserve">indicative</w:delText>
        </w:r>
      </w:del>
      <w:r>
        <w:t xml:space="preserve"> </w:t>
      </w:r>
      <w:ins w:id="252" w:author="Revision" w:date="2026-08-25T00:00:00Z">
        <w:r>
          <w:t xml:space="preserve">same</w:t>
        </w:r>
      </w:ins>
      <w:r>
        <w:t xml:space="preserve"> </w:t>
      </w:r>
      <w:r>
        <w:t xml:space="preserve">impact</w:t>
      </w:r>
      <w:r>
        <w:t xml:space="preserve"> </w:t>
      </w:r>
      <w:del w:id="222" w:author="Revision" w:date="2026-08-25T00:00:00Z">
        <w:r>
          <w:delText xml:space="preserve">of changes</w:delText>
        </w:r>
      </w:del>
      <w:r>
        <w:t xml:space="preserve"> </w:t>
      </w:r>
      <w:ins w:id="253" w:author="Revision" w:date="2026-08-25T00:00:00Z">
        <w:r>
          <w:t xml:space="preserve">as it has elsewhere,</w:t>
        </w:r>
      </w:ins>
      <w:r>
        <w:t xml:space="preserve"> </w:t>
      </w:r>
      <w:r>
        <w:t xml:space="preserve">to</w:t>
      </w:r>
      <w:r>
        <w:t xml:space="preserve"> </w:t>
      </w:r>
      <w:del w:id="223" w:author="Revision" w:date="2026-08-25T00:00:00Z">
        <w:r>
          <w:delText xml:space="preserve">key variables.</w:delText>
        </w:r>
      </w:del>
      <w:r>
        <w:t xml:space="preserve"> </w:t>
      </w:r>
      <w:ins w:id="254" w:author="Revision" w:date="2026-08-25T00:00:00Z">
        <w:r>
          <w:t xml:space="preserve">a lesser degree than many.</w:t>
        </w:r>
      </w:ins>
    </w:p>
    <w:p>
      <w:pPr>
        <w:pStyle w:val="BodyText"/>
      </w:pPr>
      <w:ins w:id="255" w:author="Revision" w:date="2026-08-25T00:00:00Z">
        <w:r>
          <w:t xml:space="preserve">But LEAs can also do much more to help themselves where capacity and funding constraints are real. While we have pieced together a national analysis here from DfE data and applied it to a local context, Local Authorities could put more local data accessibly into the public domain. Freedom of Information Requests should not be the default route for those in the wider community - potentially with valuable time and expertise - to access important local information. Data such as aggregate pupil projections for schools and neighbourhoods, time series preference data, distances travelled to school, offers by school and home neighbourhood deprivation band, Free School Meal eligibility by neighbourhood, appeals and their outcomes – these are all held by LEAs but rarely published as a matter of course. Hiding data away either completely or in inaccessible PDFs tucked away in committee meeting appendices, rather than publishing openly in machine-readable formats is counter-productive. In an effort to demonstrate how our collective intelligence could be enhanced through better data analytics we have developed an interactive Policy Simulator tool,</w:t>
        </w:r>
        <w:r>
          <w:rPr>
            <w:rStyle w:val="FootnoteReference"/>
          </w:rPr>
          <w:footnoteReference w:id="76"/>
        </w:r>
        <w:r>
          <w:t xml:space="preserve"> </w:t>
        </w:r>
        <w:r>
          <w:t xml:space="preserve">underpinned by the data and models in this paper. The tool allows users to explore any school in England, compare against contextual expectations, and model the indicative impact of changes to key variables. This is only a starting point and more bespoke intelligence systems could be built for local situations.</w:t>
        </w:r>
      </w:ins>
    </w:p>
    <w:bookmarkEnd w:id="77"/>
    <w:bookmarkStart w:id="78" w:name="limitations"/>
    <w:p>
      <w:pPr>
        <w:pStyle w:val="Heading2"/>
      </w:pPr>
      <w:r>
        <w:t xml:space="preserve">6.7 Limitations</w:t>
      </w:r>
    </w:p>
    <w:p>
      <w:pPr>
        <w:pStyle w:val="FirstParagraph"/>
      </w:pPr>
      <w:r>
        <w:t xml:space="preserve">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p>
      <w:pPr>
        <w:pStyle w:val="BodyText"/>
      </w:pPr>
      <w:ins w:id="256" w:author="Revision" w:date="2026-08-25T00:00:00Z">
        <w:r>
          <w:t xml:space="preserve">We should also say something about statistical inference, given the nature of our data. Our panel is not a random sample drawn from some larger frame; it is a population, comprising every state-funded mainstream, non-selective secondary school in England. As such we do not interpret standard errors as quantifying uncertainty about generalising from a sample to a population. We interpret them as quantifying the stochastic, cohort-to-cohort variation that produces any given school’s result in any given year: each cohort is one realisation of a process that would have turned out somewhat differently with a different set of children, and school-level scores are correspondingly unstable from year to year - as is observable from the variation across the four-year value added scores in</w:t>
        </w:r>
        <w:r>
          <w:t xml:space="preserve"> </w:t>
        </w:r>
        <w:hyperlink w:anchor="tbl-league">
          <w:r>
            <w:rPr>
              <w:rStyle w:val="Hyperlink"/>
            </w:rPr>
            <w:t xml:space="preserve">Table 3</w:t>
          </w:r>
        </w:hyperlink>
        <w:r>
          <w:t xml:space="preserve">. The multilevel structure of our model is an additional insurance, since the partial pooling inherent in these models shrinks the noisiest, most variable year-on-year estimates - typically those from the smallest schools - toward the relevant group mean. Conscious of long-standing cautions about the over-interpretation of p-values (Wasserstein and Lazar 2016), we treat significance in our model as descriptive rather than decisive. Readers will note that there is nothing in this paper turns on a p-value threshold being crossed. In addition, some may try to point out that coefficients are not effect-sizes, which is true, and why we have taken care to convert effects that are most relevant into more widely understandable Attainment 8 points. Our observations are reproduced across four separate years, and they would stand unchanged if every test statistic were removed.</w:t>
        </w:r>
      </w:ins>
    </w:p>
    <w:bookmarkEnd w:id="78"/>
    <w:bookmarkEnd w:id="79"/>
    <w:bookmarkStart w:id="80" w:name="conclusion"/>
    <w:p>
      <w:pPr>
        <w:pStyle w:val="Heading1"/>
      </w:pPr>
      <w:r>
        <w:t xml:space="preserve">7. Conclusion</w:t>
      </w:r>
    </w:p>
    <w:p>
      <w:pPr>
        <w:pStyle w:val="FirstParagraph"/>
      </w:pPr>
      <w:r>
        <w:t xml:space="preserve">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w:t>
      </w:r>
      <w:r>
        <w:t xml:space="preserve"> </w:t>
      </w:r>
      <w:del w:id="224" w:author="Revision" w:date="2026-08-25T00:00:00Z">
        <w:r>
          <w:delText xml:space="preserve">yields</w:delText>
        </w:r>
      </w:del>
      <w:r>
        <w:t xml:space="preserve"> </w:t>
      </w:r>
      <w:ins w:id="257" w:author="Revision" w:date="2026-08-25T00:00:00Z">
        <w:r>
          <w:t xml:space="preserve">surfaces</w:t>
        </w:r>
      </w:ins>
      <w:r>
        <w:t xml:space="preserve"> </w:t>
      </w:r>
      <w:r>
        <w:t xml:space="preserve">three</w:t>
      </w:r>
      <w:r>
        <w:t xml:space="preserve"> </w:t>
      </w:r>
      <w:del w:id="225" w:author="Revision" w:date="2026-08-25T00:00:00Z">
        <w:r>
          <w:delText xml:space="preserve">positions</w:delText>
        </w:r>
      </w:del>
      <w:r>
        <w:t xml:space="preserve"> </w:t>
      </w:r>
      <w:ins w:id="258" w:author="Revision" w:date="2026-08-25T00:00:00Z">
        <w:r>
          <w:t xml:space="preserve">observations</w:t>
        </w:r>
      </w:ins>
      <w:r>
        <w:t xml:space="preserve"> </w:t>
      </w:r>
      <w:r>
        <w:t xml:space="preserve">we feel are well-supported by the evidence presented here.</w:t>
      </w:r>
    </w:p>
    <w:p>
      <w:pPr>
        <w:pStyle w:val="BodyText"/>
      </w:pPr>
      <w:r>
        <w:t xml:space="preserve">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 (Macleod et al. 2015).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pPr>
        <w:pStyle w:val="BodyText"/>
      </w:pPr>
      <w:r>
        <w:t xml:space="preserve">Second, the single most consequential lever available to Brighton and Hove for raising disadvantaged attainment is</w:t>
      </w:r>
      <w:r>
        <w:t xml:space="preserve"> </w:t>
      </w:r>
      <w:del w:id="226" w:author="Revision" w:date="2026-08-25T00:00:00Z">
        <w:r>
          <w:rPr>
            <w:b/>
            <w:bCs/>
          </w:rPr>
          <w:delText xml:space="preserve">attendance</w:delText>
        </w:r>
        <w:r>
          <w:delText xml:space="preserve">.</w:delText>
        </w:r>
      </w:del>
      <w:r>
        <w:t xml:space="preserve"> </w:t>
      </w:r>
      <w:ins w:id="259" w:author="Revision" w:date="2026-08-25T00:00:00Z">
        <w:r>
          <w:t xml:space="preserve">attendance.</w:t>
        </w:r>
      </w:ins>
      <w:r>
        <w:t xml:space="preserve"> </w:t>
      </w:r>
      <w:r>
        <w:t xml:space="preserve">The city</w:t>
      </w:r>
      <w:r>
        <w:t xml:space="preserve"> </w:t>
      </w:r>
      <w:del w:id="227" w:author="Revision" w:date="2026-08-25T00:00:00Z">
        <w:r>
          <w:delText xml:space="preserve">has</w:delText>
        </w:r>
      </w:del>
      <w:r>
        <w:t xml:space="preserve"> </w:t>
      </w:r>
      <w:ins w:id="260" w:author="Revision" w:date="2026-08-25T00:00:00Z">
        <w:r>
          <w:t xml:space="preserve">had</w:t>
        </w:r>
      </w:ins>
      <w:r>
        <w:t xml:space="preserve"> </w:t>
      </w:r>
      <w:r>
        <w:t xml:space="preserve">the second-worst absence rate in</w:t>
      </w:r>
      <w:r>
        <w:t xml:space="preserve"> </w:t>
      </w:r>
      <w:del w:id="228" w:author="Revision" w:date="2026-08-25T00:00:00Z">
        <w:r>
          <w:delText xml:space="preserve">England,</w:delText>
        </w:r>
      </w:del>
      <w:r>
        <w:t xml:space="preserve"> </w:t>
      </w:r>
      <w:ins w:id="261" w:author="Revision" w:date="2026-08-25T00:00:00Z">
        <w:r>
          <w:t xml:space="preserve">England in 2024-25 -</w:t>
        </w:r>
      </w:ins>
      <w:r>
        <w:t xml:space="preserve"> </w:t>
      </w:r>
      <w:r>
        <w:t xml:space="preserve">and</w:t>
      </w:r>
      <w:r>
        <w:t xml:space="preserve"> </w:t>
      </w:r>
      <w:ins w:id="262" w:author="Revision" w:date="2026-08-25T00:00:00Z">
        <w:r>
          <w:t xml:space="preserve">its absence has failed to fall while it fell almost everywhere else in England - and</w:t>
        </w:r>
      </w:ins>
      <w:r>
        <w:t xml:space="preserve"> </w:t>
      </w:r>
      <w:r>
        <w:t xml:space="preserve">the modelling suggests that moving the city’s worst-affected schools toward the national absence average would yield gains for disadvantaged pupils that comfortably exceed anything achievable through admissions reform. The</w:t>
      </w:r>
      <w:r>
        <w:t xml:space="preserve"> </w:t>
      </w:r>
      <w:del w:id="229" w:author="Revision" w:date="2026-08-25T00:00:00Z">
        <w:r>
          <w:delText xml:space="preserve">two-stage</w:delText>
        </w:r>
      </w:del>
      <w:r>
        <w:t xml:space="preserve"> </w:t>
      </w:r>
      <w:ins w:id="263" w:author="Revision" w:date="2026-08-25T00:00:00Z">
        <w:r>
          <w:t xml:space="preserve">absence</w:t>
        </w:r>
      </w:ins>
      <w:r>
        <w:t xml:space="preserve"> </w:t>
      </w:r>
      <w:r>
        <w:t xml:space="preserve">decomposition we develop here also shows that this lever has two parts to it: a</w:t>
      </w:r>
      <w:r>
        <w:t xml:space="preserve"> </w:t>
      </w:r>
      <w:r>
        <w:rPr>
          <w:i/>
          <w:iCs/>
        </w:rPr>
        <w:t xml:space="preserve">structural</w:t>
      </w:r>
      <w:r>
        <w:t xml:space="preserve"> </w:t>
      </w:r>
      <w:r>
        <w:t xml:space="preserve">component of school-level absence inherited from intake, area health, deprivation and family circumstances - which schools cannot themselves change - and a smaller</w:t>
      </w:r>
      <w:r>
        <w:t xml:space="preserve"> </w:t>
      </w:r>
      <w:r>
        <w:rPr>
          <w:i/>
          <w:iCs/>
        </w:rPr>
        <w:t xml:space="preserve">school-controllable</w:t>
      </w:r>
      <w:r>
        <w:t xml:space="preserve"> </w:t>
      </w:r>
      <w:r>
        <w:t xml:space="preserve">residual that pastoral systems, attendance officers, family liaison and persistent-absentee follow-up can act on directly.</w:t>
      </w:r>
      <w:r>
        <w:t xml:space="preserve"> </w:t>
      </w:r>
      <w:del w:id="230" w:author="Revision" w:date="2026-08-25T00:00:00Z">
        <w:r>
          <w:delText xml:space="preserve">Closing</w:delText>
        </w:r>
      </w:del>
      <w:r>
        <w:t xml:space="preserve"> </w:t>
      </w:r>
      <w:ins w:id="264" w:author="Revision" w:date="2026-08-25T00:00:00Z">
        <w:r>
          <w:t xml:space="preserve">Addressing</w:t>
        </w:r>
      </w:ins>
      <w:r>
        <w:t xml:space="preserve"> </w:t>
      </w:r>
      <w:r>
        <w:t xml:space="preserve">the city’s absence problem therefore needs both school-level effort and</w:t>
      </w:r>
      <w:r>
        <w:t xml:space="preserve"> </w:t>
      </w:r>
      <w:del w:id="231" w:author="Revision" w:date="2026-08-25T00:00:00Z">
        <w:r>
          <w:delText xml:space="preserve">cross-departmental</w:delText>
        </w:r>
      </w:del>
      <w:r>
        <w:t xml:space="preserve"> </w:t>
      </w:r>
      <w:ins w:id="265" w:author="Revision" w:date="2026-08-25T00:00:00Z">
        <w:r>
          <w:t xml:space="preserve">cross-council-department</w:t>
        </w:r>
      </w:ins>
      <w:r>
        <w:t xml:space="preserve"> </w:t>
      </w:r>
      <w:r>
        <w:t xml:space="preserve">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pPr>
        <w:pStyle w:val="BodyText"/>
      </w:pPr>
      <w:r>
        <w:t xml:space="preserve">Third, the modelling provides a contextualised, value-added view of school performance that is fairer than raw league tables and more informative than a single-word Ofsted rating. For parents this matters directly: in Brighton and Hove, the local school of one of the city’s most disadvantaged catchments is, on this view, doing materially better for its disadvantaged pupils than the schools families have been opting to travel to instead. A wider understanding of this view would help families make decisions that work for their children</w:t>
      </w:r>
      <w:r>
        <w:t xml:space="preserve"> </w:t>
      </w:r>
      <w:r>
        <w:rPr>
          <w:i/>
          <w:iCs/>
        </w:rPr>
        <w:t xml:space="preserve">and</w:t>
      </w:r>
      <w:r>
        <w:t xml:space="preserve"> </w:t>
      </w:r>
      <w:r>
        <w:t xml:space="preserve">preserve the benefits of local schooling.</w:t>
      </w:r>
    </w:p>
    <w:p>
      <w:pPr>
        <w:pStyle w:val="BodyText"/>
      </w:pPr>
      <w:r>
        <w:t xml:space="preserve">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ratings, and can support better choices that do not come at the cost of community-anchored schooling, while helping point to where improvement efforts might be most usefully targeted.</w:t>
      </w:r>
    </w:p>
    <w:bookmarkEnd w:id="80"/>
    <w:bookmarkStart w:id="81" w:name="declaration-of-generative-ai-use"/>
    <w:p>
      <w:pPr>
        <w:pStyle w:val="Heading1"/>
      </w:pPr>
      <w:r>
        <w:t xml:space="preserve">Declaration of generative AI use</w:t>
      </w:r>
    </w:p>
    <w:p>
      <w:pPr>
        <w:pStyle w:val="FirstParagraph"/>
      </w:pPr>
      <w:r>
        <w:t xml:space="preserve">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bookmarkEnd w:id="81"/>
    <w:bookmarkStart w:id="82" w:name="disclosure-statement"/>
    <w:p>
      <w:pPr>
        <w:pStyle w:val="Heading1"/>
      </w:pPr>
      <w:r>
        <w:t xml:space="preserve">Disclosure Statement</w:t>
      </w:r>
    </w:p>
    <w:p>
      <w:pPr>
        <w:pStyle w:val="FirstParagraph"/>
      </w:pPr>
      <w:r>
        <w:t xml:space="preserve">Some of the authors are residents of Brighton and Hove with school aged children and lived experience of the effects of the admissions policy process described. No financial conflicts of interest exist.</w:t>
      </w:r>
    </w:p>
    <w:bookmarkEnd w:id="82"/>
    <w:bookmarkStart w:id="135" w:name="references"/>
    <w:p>
      <w:pPr>
        <w:pStyle w:val="Heading1"/>
      </w:pPr>
      <w:r>
        <w:t xml:space="preserve">References</w:t>
      </w:r>
    </w:p>
    <w:p>
      <w:pPr>
        <w:pStyle w:val="Bibliography"/>
      </w:pPr>
      <w:r>
        <w:t xml:space="preserve">Allen, Rebecca, Simon Burgess, and Jennifer Mayo. 2018.</w:t>
      </w:r>
      <w:r>
        <w:t xml:space="preserve"> </w:t>
      </w:r>
      <w:r>
        <w:t xml:space="preserve">“The Teacher Labour Market, Teacher Turnover and Disadvantaged Schools: New Evidence for England.”</w:t>
      </w:r>
      <w:r>
        <w:t xml:space="preserve"> </w:t>
      </w:r>
      <w:r>
        <w:rPr>
          <w:i/>
          <w:iCs/>
        </w:rPr>
        <w:t xml:space="preserve">Education Economics</w:t>
      </w:r>
      <w:r>
        <w:t xml:space="preserve"> </w:t>
      </w:r>
      <w:r>
        <w:t xml:space="preserve">26 (1): 4–23.</w:t>
      </w:r>
      <w:r>
        <w:t xml:space="preserve"> </w:t>
      </w:r>
      <w:hyperlink r:id="rId83">
        <w:r>
          <w:rPr>
            <w:rStyle w:val="Hyperlink"/>
          </w:rPr>
          <w:t xml:space="preserve">https://doi.org/10.1080/09645292.2017.1366425</w:t>
        </w:r>
      </w:hyperlink>
      <w:r>
        <w:t xml:space="preserve">.</w:t>
      </w:r>
    </w:p>
    <w:p>
      <w:pPr>
        <w:pStyle w:val="Bibliography"/>
      </w:pPr>
      <w:r>
        <w:t xml:space="preserve">Allen, Rebecca, Simon Burgess, and Leigh McKenna. 2013.</w:t>
      </w:r>
      <w:r>
        <w:t xml:space="preserve"> </w:t>
      </w:r>
      <w:r>
        <w:t xml:space="preserve">“The Short-Run Impact of Using Lotteries for School Admissions: Early Results from Brighton and Hove’s Reforms.”</w:t>
      </w:r>
      <w:r>
        <w:t xml:space="preserve"> </w:t>
      </w:r>
      <w:r>
        <w:rPr>
          <w:i/>
          <w:iCs/>
        </w:rPr>
        <w:t xml:space="preserve">Transactions of the Institute of British Geographers</w:t>
      </w:r>
      <w:r>
        <w:t xml:space="preserve"> </w:t>
      </w:r>
      <w:r>
        <w:t xml:space="preserve">38 (1): 149–66.</w:t>
      </w:r>
      <w:r>
        <w:t xml:space="preserve"> </w:t>
      </w:r>
      <w:hyperlink r:id="rId84">
        <w:r>
          <w:rPr>
            <w:rStyle w:val="Hyperlink"/>
          </w:rPr>
          <w:t xml:space="preserve">https://doi.org/10.1111/j.1475-5661.2012.00511.x</w:t>
        </w:r>
      </w:hyperlink>
      <w:r>
        <w:t xml:space="preserve">.</w:t>
      </w:r>
    </w:p>
    <w:p>
      <w:pPr>
        <w:pStyle w:val="Bibliography"/>
      </w:pPr>
      <w:r>
        <w:t xml:space="preserve">Anders, Jake, Francis Green, Morag Henderson, and Golo Henseke. 2024.</w:t>
      </w:r>
      <w:r>
        <w:t xml:space="preserve"> </w:t>
      </w:r>
      <w:r>
        <w:t xml:space="preserve">“Private School Pupils’ Performance in GCSEs (and IGCSEs).”</w:t>
      </w:r>
      <w:r>
        <w:t xml:space="preserve"> </w:t>
      </w:r>
      <w:r>
        <w:rPr>
          <w:i/>
          <w:iCs/>
        </w:rPr>
        <w:t xml:space="preserve">Cambridge Journal of Education</w:t>
      </w:r>
      <w:r>
        <w:t xml:space="preserve"> </w:t>
      </w:r>
      <w:r>
        <w:t xml:space="preserve">54 (6): 795–813.</w:t>
      </w:r>
      <w:r>
        <w:t xml:space="preserve"> </w:t>
      </w:r>
      <w:hyperlink r:id="rId85">
        <w:r>
          <w:rPr>
            <w:rStyle w:val="Hyperlink"/>
          </w:rPr>
          <w:t xml:space="preserve">https://doi.org/10.1080/0305764X.2024.2420611</w:t>
        </w:r>
      </w:hyperlink>
      <w:r>
        <w:t xml:space="preserve">.</w:t>
      </w:r>
    </w:p>
    <w:p>
      <w:pPr>
        <w:pStyle w:val="Bibliography"/>
      </w:pPr>
      <w:r>
        <w:t xml:space="preserve">Blagg, Kristin, Victoria Rosenboom, and Matthew M. Chingos. 2018.</w:t>
      </w:r>
      <w:r>
        <w:t xml:space="preserve"> </w:t>
      </w:r>
      <w:r>
        <w:rPr>
          <w:i/>
          <w:iCs/>
        </w:rPr>
        <w:t xml:space="preserve">The Extra Mile: Time to School and Student Outcomes in Washington, DC</w:t>
      </w:r>
      <w:r>
        <w:t xml:space="preserve">. Urban Institute.</w:t>
      </w:r>
      <w:r>
        <w:t xml:space="preserve"> </w:t>
      </w:r>
      <w:hyperlink r:id="rId86">
        <w:r>
          <w:rPr>
            <w:rStyle w:val="Hyperlink"/>
          </w:rPr>
          <w:t xml:space="preserve">https://www.urban.org/sites/default/files/publication/99027/time_to_school_and_student_outcomes_in_dc_1.pdf</w:t>
        </w:r>
      </w:hyperlink>
      <w:r>
        <w:t xml:space="preserve">.</w:t>
      </w:r>
    </w:p>
    <w:p>
      <w:pPr>
        <w:pStyle w:val="Bibliography"/>
      </w:pPr>
      <w:r>
        <w:t xml:space="preserve">Burgess, Simon, Claire Crawford, and Lindsey Macmillan. 2018.</w:t>
      </w:r>
      <w:r>
        <w:t xml:space="preserve"> </w:t>
      </w:r>
      <w:r>
        <w:t xml:space="preserve">“Access to Grammar Schools by Socio-Economic Status.”</w:t>
      </w:r>
      <w:r>
        <w:t xml:space="preserve"> </w:t>
      </w:r>
      <w:r>
        <w:rPr>
          <w:i/>
          <w:iCs/>
        </w:rPr>
        <w:t xml:space="preserve">Environment and Planning A: Economy and Space</w:t>
      </w:r>
      <w:r>
        <w:t xml:space="preserve"> </w:t>
      </w:r>
      <w:r>
        <w:t xml:space="preserve">50 (7): 1381–85.</w:t>
      </w:r>
      <w:r>
        <w:t xml:space="preserve"> </w:t>
      </w:r>
      <w:hyperlink r:id="rId87">
        <w:r>
          <w:rPr>
            <w:rStyle w:val="Hyperlink"/>
          </w:rPr>
          <w:t xml:space="preserve">https://doi.org/10.1177/0308518X18787820</w:t>
        </w:r>
      </w:hyperlink>
      <w:r>
        <w:t xml:space="preserve">.</w:t>
      </w:r>
    </w:p>
    <w:p>
      <w:pPr>
        <w:pStyle w:val="Bibliography"/>
      </w:pPr>
      <w:del w:id="232" w:author="Revision" w:date="2026-08-25T00:00:00Z">
        <w:r>
          <w:delText xml:space="preserve">Burgess, Simon, Shenila Rawal, and Eric S. Taylor. 2022.</w:delText>
        </w:r>
        <w:r>
          <w:delText xml:space="preserve"> </w:delText>
        </w:r>
        <w:r>
          <w:rPr>
            <w:i/>
            <w:iCs/>
          </w:rPr>
          <w:delText xml:space="preserve">Characterising Effective Teaching</w:delText>
        </w:r>
        <w:r>
          <w:delText xml:space="preserve">. Nuffield Foundation.</w:delText>
        </w:r>
        <w:r>
          <w:delText xml:space="preserve"> </w:delText>
        </w:r>
        <w:hyperlink r:id="rId88">
          <w:r>
            <w:rPr>
              <w:rStyle w:val="Hyperlink"/>
            </w:rPr>
            <w:delText xml:space="preserve">https://www.nuffieldfoundation.org/project/characterising-effective-teaching-2</w:delText>
          </w:r>
        </w:hyperlink>
        <w:r>
          <w:delText xml:space="preserve">.</w:delText>
        </w:r>
      </w:del>
    </w:p>
    <w:p>
      <w:pPr>
        <w:pStyle w:val="Bibliography"/>
      </w:pPr>
      <w:r>
        <w:t xml:space="preserve">Burgess, Simon, Shenila Rawal, and Eric S. Taylor. 2023.</w:t>
      </w:r>
      <w:r>
        <w:t xml:space="preserve"> </w:t>
      </w:r>
      <w:r>
        <w:t xml:space="preserve">“Teachers’ Use of Class Time and Student Achievement.”</w:t>
      </w:r>
      <w:r>
        <w:t xml:space="preserve"> </w:t>
      </w:r>
      <w:r>
        <w:rPr>
          <w:i/>
          <w:iCs/>
        </w:rPr>
        <w:t xml:space="preserve">Economics of Education Review</w:t>
      </w:r>
      <w:r>
        <w:t xml:space="preserve"> </w:t>
      </w:r>
      <w:r>
        <w:t xml:space="preserve">94 (June): 102405.</w:t>
      </w:r>
      <w:r>
        <w:t xml:space="preserve"> </w:t>
      </w:r>
      <w:hyperlink r:id="rId89">
        <w:r>
          <w:rPr>
            <w:rStyle w:val="Hyperlink"/>
          </w:rPr>
          <w:t xml:space="preserve">https://doi.org/10.1016/j.econedurev.2023.102405</w:t>
        </w:r>
      </w:hyperlink>
      <w:r>
        <w:t xml:space="preserve">.</w:t>
      </w:r>
    </w:p>
    <w:p>
      <w:pPr>
        <w:pStyle w:val="Bibliography"/>
      </w:pPr>
      <w:r>
        <w:t xml:space="preserve">Chairassamee, Nattanicha, Kanokwan Chancharoenchai, and Wuthiya Saraithong. 2024.</w:t>
      </w:r>
      <w:r>
        <w:t xml:space="preserve"> </w:t>
      </w:r>
      <w:r>
        <w:t xml:space="preserve">“Getting There: How Commuting Time and Distance Impact Students’ Health.”</w:t>
      </w:r>
      <w:r>
        <w:t xml:space="preserve"> </w:t>
      </w:r>
      <w:r>
        <w:rPr>
          <w:i/>
          <w:iCs/>
        </w:rPr>
        <w:t xml:space="preserve">PLoS One</w:t>
      </w:r>
      <w:r>
        <w:t xml:space="preserve"> </w:t>
      </w:r>
      <w:r>
        <w:t xml:space="preserve">19 (12): e0314687.</w:t>
      </w:r>
      <w:r>
        <w:t xml:space="preserve"> </w:t>
      </w:r>
      <w:hyperlink r:id="rId90">
        <w:r>
          <w:rPr>
            <w:rStyle w:val="Hyperlink"/>
          </w:rPr>
          <w:t xml:space="preserve">https://doi.org/10.1371/journal.pone.0314687</w:t>
        </w:r>
      </w:hyperlink>
      <w:r>
        <w:t xml:space="preserve">.</w:t>
      </w:r>
    </w:p>
    <w:p>
      <w:pPr>
        <w:pStyle w:val="Bibliography"/>
      </w:pPr>
      <w:ins w:id="266" w:author="Revision" w:date="2026-08-25T00:00:00Z">
        <w:r>
          <w:t xml:space="preserve">Coleman, James S., Ernest Q. Campbell, Carol J. Hobson, et al. 1966.</w:t>
        </w:r>
        <w:r>
          <w:t xml:space="preserve"> </w:t>
        </w:r>
        <w:r>
          <w:rPr>
            <w:i/>
            <w:iCs/>
          </w:rPr>
          <w:t xml:space="preserve">Equality of Educational Opportunity</w:t>
        </w:r>
        <w:r>
          <w:t xml:space="preserve">. U.S. Department of Health, Education,; Welfare, Office of Education.</w:t>
        </w:r>
      </w:ins>
    </w:p>
    <w:p>
      <w:pPr>
        <w:pStyle w:val="Bibliography"/>
      </w:pPr>
      <w:r>
        <w:t xml:space="preserve">Commons Education Committee, House of. 2021.</w:t>
      </w:r>
      <w:r>
        <w:t xml:space="preserve"> </w:t>
      </w:r>
      <w:r>
        <w:rPr>
          <w:i/>
          <w:iCs/>
        </w:rPr>
        <w:t xml:space="preserve">“Forgotten”</w:t>
      </w:r>
      <w:r>
        <w:rPr>
          <w:i/>
          <w:iCs/>
        </w:rPr>
        <w:t xml:space="preserve"> </w:t>
      </w:r>
      <w:r>
        <w:rPr>
          <w:i/>
          <w:iCs/>
        </w:rPr>
        <w:t xml:space="preserve">White Working-Class Pupils Let down by Decades of Neglect, MPs Say - Committees - UK Parliament</w:t>
      </w:r>
      <w:r>
        <w:t xml:space="preserve">. UK Parliament.</w:t>
      </w:r>
      <w:r>
        <w:t xml:space="preserve"> </w:t>
      </w:r>
      <w:hyperlink r:id="rId91">
        <w:r>
          <w:rPr>
            <w:rStyle w:val="Hyperlink"/>
          </w:rPr>
          <w:t xml:space="preserve">https://committees.parliament.uk/committee/203/education-committee/news/156024/forgotten-white-workingclass-pupils-let-down-by-decades-of-neglect-mps-say/</w:t>
        </w:r>
      </w:hyperlink>
      <w:r>
        <w:t xml:space="preserve">.</w:t>
      </w:r>
    </w:p>
    <w:p>
      <w:pPr>
        <w:pStyle w:val="Bibliography"/>
      </w:pPr>
      <w:r>
        <w:t xml:space="preserve">Cordes, Sarah A., Christopher Rick, and Amy Ellen Schwartz. 2022.</w:t>
      </w:r>
      <w:r>
        <w:t xml:space="preserve"> </w:t>
      </w:r>
      <w:r>
        <w:t xml:space="preserve">“Do Long Bus Rides Drive down Academic Outcomes?”</w:t>
      </w:r>
      <w:r>
        <w:t xml:space="preserve"> </w:t>
      </w:r>
      <w:r>
        <w:rPr>
          <w:i/>
          <w:iCs/>
        </w:rPr>
        <w:t xml:space="preserve">Educational Evaluation and Policy Analysis</w:t>
      </w:r>
      <w:r>
        <w:t xml:space="preserve"> </w:t>
      </w:r>
      <w:r>
        <w:t xml:space="preserve">44 (4): 689–716.</w:t>
      </w:r>
      <w:r>
        <w:t xml:space="preserve"> </w:t>
      </w:r>
      <w:hyperlink r:id="rId92">
        <w:r>
          <w:rPr>
            <w:rStyle w:val="Hyperlink"/>
          </w:rPr>
          <w:t xml:space="preserve">https://doi.org/10.3102/01623737221092450</w:t>
        </w:r>
      </w:hyperlink>
      <w:r>
        <w:t xml:space="preserve">.</w:t>
      </w:r>
    </w:p>
    <w:p>
      <w:pPr>
        <w:pStyle w:val="Bibliography"/>
      </w:pPr>
      <w:r>
        <w:t xml:space="preserve">DfE. 2022.</w:t>
      </w:r>
      <w:r>
        <w:t xml:space="preserve"> </w:t>
      </w:r>
      <w:r>
        <w:rPr>
          <w:i/>
          <w:iCs/>
        </w:rPr>
        <w:t xml:space="preserve">The Link Between Absence and Attainment at KS2 and KS4, Academic Year 2018/19</w:t>
      </w:r>
      <w:r>
        <w:t xml:space="preserve">.</w:t>
      </w:r>
      <w:r>
        <w:t xml:space="preserve"> </w:t>
      </w:r>
      <w:hyperlink r:id="rId93">
        <w:r>
          <w:rPr>
            <w:rStyle w:val="Hyperlink"/>
          </w:rPr>
          <w:t xml:space="preserve">https://explore-education-statistics.service.gov.uk/find-statistics/the-link-between-absence-and-attainment-at-ks2-and-ks4/2018-19</w:t>
        </w:r>
      </w:hyperlink>
      <w:r>
        <w:t xml:space="preserve">.</w:t>
      </w:r>
    </w:p>
    <w:p>
      <w:pPr>
        <w:pStyle w:val="Bibliography"/>
      </w:pPr>
      <w:r>
        <w:t xml:space="preserve">DfE. 2025a.</w:t>
      </w:r>
      <w:r>
        <w:t xml:space="preserve"> </w:t>
      </w:r>
      <w:r>
        <w:rPr>
          <w:i/>
          <w:iCs/>
        </w:rPr>
        <w:t xml:space="preserve">Link Between Attendance and Attainment</w:t>
      </w:r>
      <w:r>
        <w:t xml:space="preserve">. Department for Education.</w:t>
      </w:r>
      <w:r>
        <w:t xml:space="preserve"> </w:t>
      </w:r>
      <w:hyperlink r:id="rId94">
        <w:r>
          <w:rPr>
            <w:rStyle w:val="Hyperlink"/>
          </w:rPr>
          <w:t xml:space="preserve">https://www.gov.uk/government/publications/link-between-attendance-and-attainment</w:t>
        </w:r>
      </w:hyperlink>
      <w:r>
        <w:t xml:space="preserve">.</w:t>
      </w:r>
    </w:p>
    <w:p>
      <w:pPr>
        <w:pStyle w:val="Bibliography"/>
      </w:pPr>
      <w:r>
        <w:t xml:space="preserve">DfE. 2025b.</w:t>
      </w:r>
      <w:r>
        <w:t xml:space="preserve"> </w:t>
      </w:r>
      <w:r>
        <w:rPr>
          <w:i/>
          <w:iCs/>
        </w:rPr>
        <w:t xml:space="preserve">Pupil Absence in Schools in England, Autumn and Spring Term 2024/25</w:t>
      </w:r>
      <w:r>
        <w:t xml:space="preserve">. Department for Education.</w:t>
      </w:r>
      <w:r>
        <w:t xml:space="preserve"> </w:t>
      </w:r>
      <w:hyperlink r:id="rId95">
        <w:r>
          <w:rPr>
            <w:rStyle w:val="Hyperlink"/>
          </w:rPr>
          <w:t xml:space="preserve">https://explore-education-statistics.service.gov.uk/find-statistics/pupil-absence-in-schools-in-england/2024-25-autumn-and-spring-term</w:t>
        </w:r>
      </w:hyperlink>
      <w:r>
        <w:t xml:space="preserve">.</w:t>
      </w:r>
    </w:p>
    <w:p>
      <w:pPr>
        <w:pStyle w:val="Bibliography"/>
      </w:pPr>
      <w:r>
        <w:t xml:space="preserve">DfE. 2026.</w:t>
      </w:r>
      <w:r>
        <w:t xml:space="preserve"> </w:t>
      </w:r>
      <w:r>
        <w:rPr>
          <w:i/>
          <w:iCs/>
        </w:rPr>
        <w:t xml:space="preserve">Every Child Achieving and Thriving</w:t>
      </w:r>
      <w:r>
        <w:t xml:space="preserve">. Policy {Paper}. Department for Education.</w:t>
      </w:r>
      <w:r>
        <w:t xml:space="preserve"> </w:t>
      </w:r>
      <w:hyperlink r:id="rId96">
        <w:r>
          <w:rPr>
            <w:rStyle w:val="Hyperlink"/>
          </w:rPr>
          <w:t xml:space="preserve">https://www.gov.uk/government/publications/every-child-achieving-and-thriving/every-child-achieving-and-thriving-html-version</w:t>
        </w:r>
      </w:hyperlink>
      <w:r>
        <w:t xml:space="preserve">.</w:t>
      </w:r>
    </w:p>
    <w:p>
      <w:pPr>
        <w:pStyle w:val="Bibliography"/>
      </w:pPr>
      <w:r>
        <w:t xml:space="preserve">Ding, Peng, Yan Li, Suwei Feng, and Dorina Pojani. 2023.</w:t>
      </w:r>
      <w:r>
        <w:t xml:space="preserve"> </w:t>
      </w:r>
      <w:r>
        <w:t xml:space="preserve">“Do Long School Commutes Undermine Teenagers’ Wellbeing? Evidence from a Nation-Wide Survey in China.”</w:t>
      </w:r>
      <w:r>
        <w:t xml:space="preserve"> </w:t>
      </w:r>
      <w:r>
        <w:rPr>
          <w:i/>
          <w:iCs/>
        </w:rPr>
        <w:t xml:space="preserve">Journal of Transport &amp; Health</w:t>
      </w:r>
      <w:r>
        <w:t xml:space="preserve"> </w:t>
      </w:r>
      <w:r>
        <w:t xml:space="preserve">30: 101605.</w:t>
      </w:r>
      <w:r>
        <w:t xml:space="preserve"> </w:t>
      </w:r>
      <w:hyperlink r:id="rId97">
        <w:r>
          <w:rPr>
            <w:rStyle w:val="Hyperlink"/>
          </w:rPr>
          <w:t xml:space="preserve">https://doi.org/10.1016/j.jth.2023.101605</w:t>
        </w:r>
      </w:hyperlink>
      <w:r>
        <w:t xml:space="preserve">.</w:t>
      </w:r>
    </w:p>
    <w:p>
      <w:pPr>
        <w:pStyle w:val="Bibliography"/>
      </w:pPr>
      <w:r>
        <w:t xml:space="preserve">Dräger, Jascha, Markus Klein, and Edward Sosu. 2024.</w:t>
      </w:r>
      <w:r>
        <w:t xml:space="preserve"> </w:t>
      </w:r>
      <w:r>
        <w:t xml:space="preserve">“The Long-Term Consequences of Early School Absences for Educational Attainment and Labour Market Outcomes.”</w:t>
      </w:r>
      <w:r>
        <w:t xml:space="preserve"> </w:t>
      </w:r>
      <w:r>
        <w:rPr>
          <w:i/>
          <w:iCs/>
        </w:rPr>
        <w:t xml:space="preserve">British Educational Research Journal</w:t>
      </w:r>
      <w:r>
        <w:t xml:space="preserve"> </w:t>
      </w:r>
      <w:r>
        <w:t xml:space="preserve">50 (4): 1636–54.</w:t>
      </w:r>
      <w:r>
        <w:t xml:space="preserve"> </w:t>
      </w:r>
      <w:hyperlink r:id="rId98">
        <w:r>
          <w:rPr>
            <w:rStyle w:val="Hyperlink"/>
          </w:rPr>
          <w:t xml:space="preserve">https://doi.org/10.1002/berj.3992</w:t>
        </w:r>
      </w:hyperlink>
      <w:r>
        <w:t xml:space="preserve">.</w:t>
      </w:r>
    </w:p>
    <w:p>
      <w:pPr>
        <w:pStyle w:val="Bibliography"/>
      </w:pPr>
      <w:r>
        <w:t xml:space="preserve">Farquharson, Christine, Sandra McNally, and Imran Tahir. 2024.</w:t>
      </w:r>
      <w:r>
        <w:t xml:space="preserve"> </w:t>
      </w:r>
      <w:r>
        <w:t xml:space="preserve">“Education Inequalities.”</w:t>
      </w:r>
      <w:r>
        <w:t xml:space="preserve"> </w:t>
      </w:r>
      <w:r>
        <w:rPr>
          <w:i/>
          <w:iCs/>
        </w:rPr>
        <w:t xml:space="preserve">Oxford Open Economics</w:t>
      </w:r>
      <w:r>
        <w:t xml:space="preserve"> </w:t>
      </w:r>
      <w:r>
        <w:t xml:space="preserve">3 (Supplement_1): i760–820.</w:t>
      </w:r>
      <w:r>
        <w:t xml:space="preserve"> </w:t>
      </w:r>
      <w:hyperlink r:id="rId99">
        <w:r>
          <w:rPr>
            <w:rStyle w:val="Hyperlink"/>
          </w:rPr>
          <w:t xml:space="preserve">https://doi.org/10.1093/ooec/odad029</w:t>
        </w:r>
      </w:hyperlink>
      <w:r>
        <w:t xml:space="preserve">.</w:t>
      </w:r>
    </w:p>
    <w:p>
      <w:pPr>
        <w:pStyle w:val="Bibliography"/>
      </w:pPr>
      <w:r>
        <w:t xml:space="preserve">Faulkner, Guy, Michelle Stone, Ron Buliung, Bonny Wong, and Raktim Mitra. 2013.</w:t>
      </w:r>
      <w:r>
        <w:t xml:space="preserve"> </w:t>
      </w:r>
      <w:r>
        <w:t xml:space="preserve">“School Travel and Children’s Physical Activity: A Cross-Sectional Study Examining the Influence of Distance.”</w:t>
      </w:r>
      <w:r>
        <w:t xml:space="preserve"> </w:t>
      </w:r>
      <w:r>
        <w:rPr>
          <w:i/>
          <w:iCs/>
        </w:rPr>
        <w:t xml:space="preserve">BMC Public Health</w:t>
      </w:r>
      <w:r>
        <w:t xml:space="preserve"> </w:t>
      </w:r>
      <w:r>
        <w:t xml:space="preserve">13 (1): 1166.</w:t>
      </w:r>
      <w:r>
        <w:t xml:space="preserve"> </w:t>
      </w:r>
      <w:hyperlink r:id="rId100">
        <w:r>
          <w:rPr>
            <w:rStyle w:val="Hyperlink"/>
          </w:rPr>
          <w:t xml:space="preserve">https://doi.org/10.1186/1471-2458-13-1166</w:t>
        </w:r>
      </w:hyperlink>
      <w:r>
        <w:t xml:space="preserve">.</w:t>
      </w:r>
    </w:p>
    <w:p>
      <w:pPr>
        <w:pStyle w:val="Bibliography"/>
      </w:pPr>
      <w:r>
        <w:t xml:space="preserve">Fredriksen, Katia, Jean Rhodes, Ranjini Reddy, and Niobe Way. 2004.</w:t>
      </w:r>
      <w:r>
        <w:t xml:space="preserve"> </w:t>
      </w:r>
      <w:r>
        <w:t xml:space="preserve">“Sleepless in Chicago: Tracking the Effects of Adolescent Sleep Loss During the Middle School Years.”</w:t>
      </w:r>
      <w:r>
        <w:t xml:space="preserve"> </w:t>
      </w:r>
      <w:r>
        <w:rPr>
          <w:i/>
          <w:iCs/>
        </w:rPr>
        <w:t xml:space="preserve">Child Development</w:t>
      </w:r>
      <w:r>
        <w:t xml:space="preserve"> </w:t>
      </w:r>
      <w:r>
        <w:t xml:space="preserve">75 (1): 84–95. https://doi.org/</w:t>
      </w:r>
      <w:hyperlink r:id="rId101">
        <w:r>
          <w:rPr>
            <w:rStyle w:val="Hyperlink"/>
          </w:rPr>
          <w:t xml:space="preserve">https://doi.org/10.1111/j.1467-8624.2004.00655.x</w:t>
        </w:r>
      </w:hyperlink>
      <w:r>
        <w:t xml:space="preserve">.</w:t>
      </w:r>
    </w:p>
    <w:p>
      <w:pPr>
        <w:pStyle w:val="Bibliography"/>
      </w:pPr>
      <w:r>
        <w:t xml:space="preserve">Gibbons, Stephen, Vincenzo Scrutinio, and Shqiponja Telhaj. 2018.</w:t>
      </w:r>
      <w:r>
        <w:t xml:space="preserve"> </w:t>
      </w:r>
      <w:r>
        <w:rPr>
          <w:i/>
          <w:iCs/>
        </w:rPr>
        <w:t xml:space="preserve">Teacher Turnover: Does It Matter for Pupil Achievement?</w:t>
      </w:r>
      <w:r>
        <w:t xml:space="preserve"> </w:t>
      </w:r>
      <w:r>
        <w:t xml:space="preserve">CEPDP1530. Centre for Economic Performance, LSE.</w:t>
      </w:r>
      <w:r>
        <w:t xml:space="preserve"> </w:t>
      </w:r>
      <w:hyperlink r:id="rId102">
        <w:r>
          <w:rPr>
            <w:rStyle w:val="Hyperlink"/>
          </w:rPr>
          <w:t xml:space="preserve">https://cep.lse.ac.uk/_new/publications/abstract.asp?index=5752</w:t>
        </w:r>
      </w:hyperlink>
      <w:r>
        <w:t xml:space="preserve">.</w:t>
      </w:r>
    </w:p>
    <w:p>
      <w:pPr>
        <w:pStyle w:val="Bibliography"/>
      </w:pPr>
      <w:r>
        <w:t xml:space="preserve">Gillborn, David, Sean Demack, Nicola Rollock, and Paul Warmington. 2017.</w:t>
      </w:r>
      <w:r>
        <w:t xml:space="preserve"> </w:t>
      </w:r>
      <w:r>
        <w:t xml:space="preserve">“Moving the Goalposts: Education Policy and 25 Years of the Black/White Achievement Gap.”</w:t>
      </w:r>
      <w:r>
        <w:t xml:space="preserve"> </w:t>
      </w:r>
      <w:r>
        <w:rPr>
          <w:i/>
          <w:iCs/>
        </w:rPr>
        <w:t xml:space="preserve">British Educational Research Journal</w:t>
      </w:r>
      <w:r>
        <w:t xml:space="preserve"> </w:t>
      </w:r>
      <w:r>
        <w:t xml:space="preserve">43 (5): 848–74.</w:t>
      </w:r>
      <w:r>
        <w:t xml:space="preserve"> </w:t>
      </w:r>
      <w:hyperlink r:id="rId103">
        <w:r>
          <w:rPr>
            <w:rStyle w:val="Hyperlink"/>
          </w:rPr>
          <w:t xml:space="preserve">https://doi.org/10.1002/berj.3297</w:t>
        </w:r>
      </w:hyperlink>
      <w:r>
        <w:t xml:space="preserve">.</w:t>
      </w:r>
    </w:p>
    <w:p>
      <w:pPr>
        <w:pStyle w:val="Bibliography"/>
      </w:pPr>
      <w:r>
        <w:t xml:space="preserve">Gorard, Stephen, and Nadia Siddiqui. 2019.</w:t>
      </w:r>
      <w:r>
        <w:t xml:space="preserve"> </w:t>
      </w:r>
      <w:r>
        <w:t xml:space="preserve">“How Trajectories of Disadvantage Help Explain School Attainment.”</w:t>
      </w:r>
      <w:r>
        <w:t xml:space="preserve"> </w:t>
      </w:r>
      <w:r>
        <w:rPr>
          <w:i/>
          <w:iCs/>
        </w:rPr>
        <w:t xml:space="preserve">Sage Open</w:t>
      </w:r>
      <w:r>
        <w:t xml:space="preserve"> </w:t>
      </w:r>
      <w:r>
        <w:t xml:space="preserve">9 (1): 2158244018825171.</w:t>
      </w:r>
      <w:r>
        <w:t xml:space="preserve"> </w:t>
      </w:r>
      <w:hyperlink r:id="rId104">
        <w:r>
          <w:rPr>
            <w:rStyle w:val="Hyperlink"/>
          </w:rPr>
          <w:t xml:space="preserve">https://doi.org/10.1177/2158244018825171</w:t>
        </w:r>
      </w:hyperlink>
      <w:r>
        <w:t xml:space="preserve">.</w:t>
      </w:r>
    </w:p>
    <w:p>
      <w:pPr>
        <w:pStyle w:val="Bibliography"/>
      </w:pPr>
      <w:r>
        <w:t xml:space="preserve">Gorard, Stephen, Nadia Siddiqui, Beng Huat See, and Yiyang Gao. 2025.</w:t>
      </w:r>
      <w:r>
        <w:t xml:space="preserve"> </w:t>
      </w:r>
      <w:r>
        <w:t xml:space="preserve">“Do School Exclusions and Attainment Outcomes Disproportionately Impact Minority Ethnic Pupils? Analysis of Pupil Characteristics, Segregation, and Outcomes in England.”</w:t>
      </w:r>
      <w:r>
        <w:t xml:space="preserve"> </w:t>
      </w:r>
      <w:r>
        <w:rPr>
          <w:i/>
          <w:iCs/>
        </w:rPr>
        <w:t xml:space="preserve">Education Sciences</w:t>
      </w:r>
      <w:r>
        <w:t xml:space="preserve"> </w:t>
      </w:r>
      <w:r>
        <w:t xml:space="preserve">15 (1): 6.</w:t>
      </w:r>
      <w:r>
        <w:t xml:space="preserve"> </w:t>
      </w:r>
      <w:hyperlink r:id="rId105">
        <w:r>
          <w:rPr>
            <w:rStyle w:val="Hyperlink"/>
          </w:rPr>
          <w:t xml:space="preserve">https://doi.org/10.3390/educsci15010006</w:t>
        </w:r>
      </w:hyperlink>
      <w:r>
        <w:t xml:space="preserve">.</w:t>
      </w:r>
    </w:p>
    <w:p>
      <w:pPr>
        <w:pStyle w:val="Bibliography"/>
      </w:pPr>
      <w:r>
        <w:t xml:space="preserve">Grant, Catherine. 2017.</w:t>
      </w:r>
      <w:r>
        <w:t xml:space="preserve"> </w:t>
      </w:r>
      <w:r>
        <w:rPr>
          <w:i/>
          <w:iCs/>
        </w:rPr>
        <w:t xml:space="preserve">The Contribution of Education to Economic Growth</w:t>
      </w:r>
      <w:r>
        <w:t xml:space="preserve">. Report. The Institute of Development Studies; Partner Organisations.</w:t>
      </w:r>
      <w:r>
        <w:t xml:space="preserve"> </w:t>
      </w:r>
      <w:hyperlink r:id="rId106">
        <w:r>
          <w:rPr>
            <w:rStyle w:val="Hyperlink"/>
          </w:rPr>
          <w:t xml:space="preserve">https://opendocs.ids.ac.uk/articles/report/The_Contribution_of_Education_to_Economic_Growth/26453986/1</w:t>
        </w:r>
      </w:hyperlink>
      <w:r>
        <w:t xml:space="preserve">.</w:t>
      </w:r>
    </w:p>
    <w:p>
      <w:pPr>
        <w:pStyle w:val="Bibliography"/>
      </w:pPr>
      <w:ins w:id="267" w:author="Revision" w:date="2026-08-25T00:00:00Z">
        <w:r>
          <w:t xml:space="preserve">Grömping, Ulrike. 2007.</w:t>
        </w:r>
        <w:r>
          <w:t xml:space="preserve"> </w:t>
        </w:r>
        <w:r>
          <w:t xml:space="preserve">“Relative Importance for Linear Regression in R: The Package relaimpo.”</w:t>
        </w:r>
        <w:r>
          <w:t xml:space="preserve"> </w:t>
        </w:r>
        <w:r>
          <w:rPr>
            <w:i/>
            <w:iCs/>
          </w:rPr>
          <w:t xml:space="preserve">Journal of Statistical Software</w:t>
        </w:r>
        <w:r>
          <w:t xml:space="preserve"> </w:t>
        </w:r>
        <w:r>
          <w:t xml:space="preserve">17 (1): 1–27.</w:t>
        </w:r>
        <w:r>
          <w:t xml:space="preserve"> </w:t>
        </w:r>
        <w:hyperlink r:id="rId107">
          <w:r>
            <w:rPr>
              <w:rStyle w:val="Hyperlink"/>
            </w:rPr>
            <w:t xml:space="preserve">https://doi.org/10.18637/jss.v017.i01</w:t>
          </w:r>
        </w:hyperlink>
        <w:r>
          <w:t xml:space="preserve">.</w:t>
        </w:r>
      </w:ins>
    </w:p>
    <w:p>
      <w:pPr>
        <w:pStyle w:val="Bibliography"/>
      </w:pPr>
      <w:r>
        <w:t xml:space="preserve">Guan, Hongwei, Jingjing Xue, Yaqi Zhang, Fang Chang, and Wei Liu. 2025.</w:t>
      </w:r>
      <w:r>
        <w:t xml:space="preserve"> </w:t>
      </w:r>
      <w:r>
        <w:t xml:space="preserve">“Examining the Relationship Between Commuting Time, Academic Achievement, and Mental Health in Rural China: A Cross-Sectional Analysis.”</w:t>
      </w:r>
      <w:r>
        <w:t xml:space="preserve"> </w:t>
      </w:r>
      <w:r>
        <w:rPr>
          <w:i/>
          <w:iCs/>
        </w:rPr>
        <w:t xml:space="preserve">BMC Public Health</w:t>
      </w:r>
      <w:r>
        <w:t xml:space="preserve"> </w:t>
      </w:r>
      <w:r>
        <w:t xml:space="preserve">25 (1): 1616.</w:t>
      </w:r>
      <w:r>
        <w:t xml:space="preserve"> </w:t>
      </w:r>
      <w:hyperlink r:id="rId108">
        <w:r>
          <w:rPr>
            <w:rStyle w:val="Hyperlink"/>
          </w:rPr>
          <w:t xml:space="preserve">https://doi.org/10.1186/s12889-025-22861-7</w:t>
        </w:r>
      </w:hyperlink>
      <w:r>
        <w:t xml:space="preserve">.</w:t>
      </w:r>
    </w:p>
    <w:p>
      <w:pPr>
        <w:pStyle w:val="Bibliography"/>
      </w:pPr>
      <w:ins w:id="268" w:author="Revision" w:date="2026-08-25T00:00:00Z">
        <w:r>
          <w:t xml:space="preserve">Houtepen, Lotte C., Jon Heron, Matthew J. Suderman, Abigail Fraser, Catherine R. Chittleborough, and Laura D. Howe. 2020.</w:t>
        </w:r>
        <w:r>
          <w:t xml:space="preserve"> </w:t>
        </w:r>
        <w:r>
          <w:t xml:space="preserve">“Associations of Adverse Childhood Experiences with Educational Attainment and Adolescent Health and the Role of Family and Socioeconomic Factors: A Prospective Cohort Study in the UK.”</w:t>
        </w:r>
        <w:r>
          <w:t xml:space="preserve"> </w:t>
        </w:r>
        <w:r>
          <w:rPr>
            <w:i/>
            <w:iCs/>
          </w:rPr>
          <w:t xml:space="preserve">PLOS Medicine</w:t>
        </w:r>
        <w:r>
          <w:t xml:space="preserve"> </w:t>
        </w:r>
        <w:r>
          <w:t xml:space="preserve">17 (3): e1003031.</w:t>
        </w:r>
        <w:r>
          <w:t xml:space="preserve"> </w:t>
        </w:r>
        <w:hyperlink r:id="rId109">
          <w:r>
            <w:rPr>
              <w:rStyle w:val="Hyperlink"/>
            </w:rPr>
            <w:t xml:space="preserve">https://doi.org/10.1371/journal.pmed.1003031</w:t>
          </w:r>
        </w:hyperlink>
        <w:r>
          <w:t xml:space="preserve">.</w:t>
        </w:r>
      </w:ins>
    </w:p>
    <w:p>
      <w:pPr>
        <w:pStyle w:val="Bibliography"/>
      </w:pPr>
      <w:r>
        <w:t xml:space="preserve">Karan, Maira, Danny Rahal, David M. Almeida, et al. 2021.</w:t>
      </w:r>
      <w:r>
        <w:t xml:space="preserve"> </w:t>
      </w:r>
      <w:r>
        <w:t xml:space="preserve">“School Commute Time, Chronotype, and Altered HPA Axis Functioning During Adolescence.”</w:t>
      </w:r>
      <w:r>
        <w:t xml:space="preserve"> </w:t>
      </w:r>
      <w:r>
        <w:rPr>
          <w:i/>
          <w:iCs/>
        </w:rPr>
        <w:t xml:space="preserve">Psychoneuroendocrinology</w:t>
      </w:r>
      <w:r>
        <w:t xml:space="preserve"> </w:t>
      </w:r>
      <w:r>
        <w:t xml:space="preserve">133: 105371.</w:t>
      </w:r>
      <w:r>
        <w:t xml:space="preserve"> </w:t>
      </w:r>
      <w:hyperlink r:id="rId110">
        <w:r>
          <w:rPr>
            <w:rStyle w:val="Hyperlink"/>
          </w:rPr>
          <w:t xml:space="preserve">https://doi.org/10.1016/j.psyneuen.2021.105371</w:t>
        </w:r>
      </w:hyperlink>
      <w:r>
        <w:t xml:space="preserve">.</w:t>
      </w:r>
    </w:p>
    <w:p>
      <w:pPr>
        <w:pStyle w:val="Bibliography"/>
      </w:pPr>
      <w:ins w:id="269" w:author="Revision" w:date="2026-08-25T00:00:00Z">
        <w:r>
          <w:t xml:space="preserve">Lindeman, Richard H., Peter F. Merenda, and Ruth Z. Gold. 1980.</w:t>
        </w:r>
        <w:r>
          <w:t xml:space="preserve"> </w:t>
        </w:r>
        <w:r>
          <w:rPr>
            <w:i/>
            <w:iCs/>
          </w:rPr>
          <w:t xml:space="preserve">Introduction to Bivariate and Multivariate Analysis</w:t>
        </w:r>
        <w:r>
          <w:t xml:space="preserve">. Scott, Foresman.</w:t>
        </w:r>
      </w:ins>
    </w:p>
    <w:p>
      <w:pPr>
        <w:pStyle w:val="Bibliography"/>
      </w:pPr>
      <w:r>
        <w:t xml:space="preserve">Macleod, S., C. Sharp, D. Bernardinelli, A. Skipp, and S. Higgins. 2015.</w:t>
      </w:r>
      <w:r>
        <w:t xml:space="preserve"> </w:t>
      </w:r>
      <w:r>
        <w:rPr>
          <w:i/>
          <w:iCs/>
        </w:rPr>
        <w:t xml:space="preserve">Supporting the Attainment of Disadvantaged Pupils: Articulating Success and Good Practice</w:t>
      </w:r>
      <w:r>
        <w:t xml:space="preserve">. Department for Education.</w:t>
      </w:r>
      <w:r>
        <w:t xml:space="preserve"> </w:t>
      </w:r>
      <w:hyperlink r:id="rId111">
        <w:r>
          <w:rPr>
            <w:rStyle w:val="Hyperlink"/>
          </w:rPr>
          <w:t xml:space="preserve">https://www.nfer.ac.uk/publications/supporting-the-attainment-of-disadvantaged-pupils-articulating-success-and-good-practice/</w:t>
        </w:r>
      </w:hyperlink>
      <w:r>
        <w:t xml:space="preserve">.</w:t>
      </w:r>
    </w:p>
    <w:p>
      <w:pPr>
        <w:pStyle w:val="Bibliography"/>
      </w:pPr>
      <w:r>
        <w:t xml:space="preserve">Menzies, Loic. 2023.</w:t>
      </w:r>
      <w:r>
        <w:t xml:space="preserve"> </w:t>
      </w:r>
      <w:r>
        <w:t xml:space="preserve">“Continuity and Churn: Understanding and Responding to the Impact of Teacher Turnover.”</w:t>
      </w:r>
      <w:r>
        <w:t xml:space="preserve"> </w:t>
      </w:r>
      <w:r>
        <w:rPr>
          <w:i/>
          <w:iCs/>
        </w:rPr>
        <w:t xml:space="preserve">London Review of Education</w:t>
      </w:r>
      <w:r>
        <w:t xml:space="preserve"> </w:t>
      </w:r>
      <w:r>
        <w:t xml:space="preserve">21 (1).</w:t>
      </w:r>
      <w:r>
        <w:t xml:space="preserve"> </w:t>
      </w:r>
      <w:hyperlink r:id="rId112">
        <w:r>
          <w:rPr>
            <w:rStyle w:val="Hyperlink"/>
          </w:rPr>
          <w:t xml:space="preserve">https://doi.org/10.14324/LRE.21.1.20</w:t>
        </w:r>
      </w:hyperlink>
      <w:r>
        <w:t xml:space="preserve">.</w:t>
      </w:r>
    </w:p>
    <w:p>
      <w:pPr>
        <w:pStyle w:val="Bibliography"/>
      </w:pPr>
      <w:ins w:id="270" w:author="Revision" w:date="2026-08-25T00:00:00Z">
        <w:r>
          <w:t xml:space="preserve">Moore, Emma, Juan Manuel Del Pozo Segura, and Jenna Julius. 2026.</w:t>
        </w:r>
        <w:r>
          <w:t xml:space="preserve"> </w:t>
        </w:r>
        <w:r>
          <w:rPr>
            <w:i/>
            <w:iCs/>
          </w:rPr>
          <w:t xml:space="preserve">Understanding the Relationship Between Attendance, Wellbeing and Sense of Belonging</w:t>
        </w:r>
        <w:r>
          <w:t xml:space="preserve">. National Foundation for Educational Research.</w:t>
        </w:r>
        <w:r>
          <w:t xml:space="preserve"> </w:t>
        </w:r>
        <w:hyperlink r:id="rId113">
          <w:r>
            <w:rPr>
              <w:rStyle w:val="Hyperlink"/>
            </w:rPr>
            <w:t xml:space="preserve">https://www.nfer.ac.uk/publications/understanding-the-relationship-between-attendance-wellbeing-and-sense-of-belonging/</w:t>
          </w:r>
        </w:hyperlink>
        <w:r>
          <w:t xml:space="preserve">.</w:t>
        </w:r>
      </w:ins>
    </w:p>
    <w:p>
      <w:pPr>
        <w:pStyle w:val="Bibliography"/>
      </w:pPr>
      <w:r>
        <w:t xml:space="preserve">Nakagawa, Shinichi, Paul C. D. Johnson, and Holger Schielzeth. 2017.</w:t>
      </w:r>
      <w:r>
        <w:t xml:space="preserve"> </w:t>
      </w:r>
      <w:r>
        <w:t xml:space="preserve">“The Coefficient of Determination R2 and Intra-Class Correlation Coefficient from Generalized Linear Mixed-Effects Models Revisited and Expanded.”</w:t>
      </w:r>
      <w:r>
        <w:t xml:space="preserve"> </w:t>
      </w:r>
      <w:r>
        <w:rPr>
          <w:i/>
          <w:iCs/>
        </w:rPr>
        <w:t xml:space="preserve">Journal of The Royal Society Interface</w:t>
      </w:r>
      <w:r>
        <w:t xml:space="preserve"> </w:t>
      </w:r>
      <w:r>
        <w:t xml:space="preserve">14 (134): 20170213.</w:t>
      </w:r>
      <w:r>
        <w:t xml:space="preserve"> </w:t>
      </w:r>
      <w:hyperlink r:id="rId114">
        <w:r>
          <w:rPr>
            <w:rStyle w:val="Hyperlink"/>
          </w:rPr>
          <w:t xml:space="preserve">https://doi.org/10.1098/rsif.2017.0213</w:t>
        </w:r>
      </w:hyperlink>
      <w:r>
        <w:t xml:space="preserve">.</w:t>
      </w:r>
    </w:p>
    <w:p>
      <w:pPr>
        <w:pStyle w:val="Bibliography"/>
      </w:pPr>
      <w:r>
        <w:t xml:space="preserve">Nakagawa, Shinichi, and Holger Schielzeth. 2013.</w:t>
      </w:r>
      <w:r>
        <w:t xml:space="preserve"> </w:t>
      </w:r>
      <w:r>
        <w:t xml:space="preserve">“A General and Simple Method for Obtaining R2 from Generalized Linear Mixed-Effects Models.”</w:t>
      </w:r>
      <w:r>
        <w:t xml:space="preserve"> </w:t>
      </w:r>
      <w:r>
        <w:rPr>
          <w:i/>
          <w:iCs/>
        </w:rPr>
        <w:t xml:space="preserve">Methods in Ecology and Evolution</w:t>
      </w:r>
      <w:r>
        <w:t xml:space="preserve"> </w:t>
      </w:r>
      <w:r>
        <w:t xml:space="preserve">4 (2): 133–42.</w:t>
      </w:r>
      <w:r>
        <w:t xml:space="preserve"> </w:t>
      </w:r>
      <w:hyperlink r:id="rId115">
        <w:r>
          <w:rPr>
            <w:rStyle w:val="Hyperlink"/>
          </w:rPr>
          <w:t xml:space="preserve">https://doi.org/10.1111/j.2041-210x.2012.00261.x</w:t>
        </w:r>
      </w:hyperlink>
      <w:r>
        <w:t xml:space="preserve">.</w:t>
      </w:r>
    </w:p>
    <w:p>
      <w:pPr>
        <w:pStyle w:val="Bibliography"/>
      </w:pPr>
      <w:r>
        <w:t xml:space="preserve">Nakajima, Sakurako, Yuichiro Otsuka, Osamu Itani, Yoshifumi Kaneko, Masato Suzuki, and Yoshitaka Kaneita. 2024.</w:t>
      </w:r>
      <w:r>
        <w:t xml:space="preserve"> </w:t>
      </w:r>
      <w:r>
        <w:t xml:space="preserve">“Association Between Commuting and Mental Health Among Japanese Adolescents.”</w:t>
      </w:r>
      <w:r>
        <w:t xml:space="preserve"> </w:t>
      </w:r>
      <w:r>
        <w:rPr>
          <w:i/>
          <w:iCs/>
        </w:rPr>
        <w:t xml:space="preserve">Psychiatry and Clinical Neurosciences</w:t>
      </w:r>
      <w:r>
        <w:t xml:space="preserve"> </w:t>
      </w:r>
      <w:r>
        <w:t xml:space="preserve">78 (10): 588–94.</w:t>
      </w:r>
      <w:r>
        <w:t xml:space="preserve"> </w:t>
      </w:r>
      <w:hyperlink r:id="rId116">
        <w:r>
          <w:rPr>
            <w:rStyle w:val="Hyperlink"/>
          </w:rPr>
          <w:t xml:space="preserve">https://doi.org/10.1111/pcn.13714</w:t>
        </w:r>
      </w:hyperlink>
      <w:r>
        <w:t xml:space="preserve">.</w:t>
      </w:r>
    </w:p>
    <w:p>
      <w:pPr>
        <w:pStyle w:val="Bibliography"/>
      </w:pPr>
      <w:r>
        <w:t xml:space="preserve">Otsuka, Yuichiro, Mikiko Tokiya, Issei Saitoh, Osamu Itani, and Yoshitaka Kaneita. 2025.</w:t>
      </w:r>
      <w:r>
        <w:t xml:space="preserve"> </w:t>
      </w:r>
      <w:r>
        <w:t xml:space="preserve">“Factors Associated with School Absenteeism Due to Difficulty Awakening: A Two-Year Prospective Cohort Study of Japanese Adolescents.”</w:t>
      </w:r>
      <w:r>
        <w:t xml:space="preserve"> </w:t>
      </w:r>
      <w:r>
        <w:rPr>
          <w:i/>
          <w:iCs/>
        </w:rPr>
        <w:t xml:space="preserve">Environmental Health and Preventive Medicine</w:t>
      </w:r>
      <w:r>
        <w:t xml:space="preserve"> </w:t>
      </w:r>
      <w:r>
        <w:t xml:space="preserve">30: 89–89.</w:t>
      </w:r>
      <w:r>
        <w:t xml:space="preserve"> </w:t>
      </w:r>
      <w:hyperlink r:id="rId117">
        <w:r>
          <w:rPr>
            <w:rStyle w:val="Hyperlink"/>
          </w:rPr>
          <w:t xml:space="preserve">https://doi.org/10.1265/ehpm.25-00290</w:t>
        </w:r>
      </w:hyperlink>
      <w:r>
        <w:t xml:space="preserve">.</w:t>
      </w:r>
    </w:p>
    <w:p>
      <w:pPr>
        <w:pStyle w:val="Bibliography"/>
      </w:pPr>
      <w:r>
        <w:t xml:space="preserve">Pereira, Erico F., Claudia Moreno, and Fernando M. Louzada. 2014.</w:t>
      </w:r>
      <w:r>
        <w:t xml:space="preserve"> </w:t>
      </w:r>
      <w:r>
        <w:t xml:space="preserve">“Increased Commuting to School Time Reduces Sleep Duration in Adolescents.”</w:t>
      </w:r>
      <w:r>
        <w:t xml:space="preserve"> </w:t>
      </w:r>
      <w:r>
        <w:rPr>
          <w:i/>
          <w:iCs/>
        </w:rPr>
        <w:t xml:space="preserve">Chronobiology International</w:t>
      </w:r>
      <w:r>
        <w:t xml:space="preserve"> </w:t>
      </w:r>
      <w:r>
        <w:t xml:space="preserve">31 (1): 87–94.</w:t>
      </w:r>
      <w:r>
        <w:t xml:space="preserve"> </w:t>
      </w:r>
      <w:hyperlink r:id="rId118">
        <w:r>
          <w:rPr>
            <w:rStyle w:val="Hyperlink"/>
          </w:rPr>
          <w:t xml:space="preserve">https://doi.org/10.3109/07420528.2013.826238</w:t>
        </w:r>
      </w:hyperlink>
      <w:r>
        <w:t xml:space="preserve">.</w:t>
      </w:r>
    </w:p>
    <w:p>
      <w:pPr>
        <w:pStyle w:val="Bibliography"/>
      </w:pPr>
      <w:r>
        <w:t xml:space="preserve">Pradhan, Rajesh Kumar, and Nandita Sinha. 2017.</w:t>
      </w:r>
      <w:r>
        <w:t xml:space="preserve"> </w:t>
      </w:r>
      <w:r>
        <w:t xml:space="preserve">“Impact of Commuting Distance and School Timing on Sleep of School Students.”</w:t>
      </w:r>
      <w:r>
        <w:t xml:space="preserve"> </w:t>
      </w:r>
      <w:r>
        <w:rPr>
          <w:i/>
          <w:iCs/>
        </w:rPr>
        <w:t xml:space="preserve">Sleep and Biological Rhythms</w:t>
      </w:r>
      <w:r>
        <w:t xml:space="preserve"> </w:t>
      </w:r>
      <w:r>
        <w:t xml:space="preserve">15 (2): 153–58.</w:t>
      </w:r>
      <w:r>
        <w:t xml:space="preserve"> </w:t>
      </w:r>
      <w:hyperlink r:id="rId119">
        <w:r>
          <w:rPr>
            <w:rStyle w:val="Hyperlink"/>
          </w:rPr>
          <w:t xml:space="preserve">https://doi.org/10.1007/s41105-017-0091-0</w:t>
        </w:r>
      </w:hyperlink>
      <w:r>
        <w:t xml:space="preserve">.</w:t>
      </w:r>
    </w:p>
    <w:p>
      <w:pPr>
        <w:pStyle w:val="Bibliography"/>
      </w:pPr>
      <w:ins w:id="271" w:author="Revision" w:date="2026-08-25T00:00:00Z">
        <w:r>
          <w:t xml:space="preserve">Rakesh, Divyangana, Paris Anne Lee, Amruta Gaikwad, and Katie A. McLaughlin. 2025.</w:t>
        </w:r>
        <w:r>
          <w:t xml:space="preserve"> </w:t>
        </w:r>
        <w:r>
          <w:t xml:space="preserve">“Annual Research Review: Associations of Socioeconomic Status with Cognitive Function, Language Ability, and Academic Achievement in Youth: A Systematic Review of Mechanisms and Protective Factors.”</w:t>
        </w:r>
        <w:r>
          <w:t xml:space="preserve"> </w:t>
        </w:r>
        <w:r>
          <w:rPr>
            <w:i/>
            <w:iCs/>
          </w:rPr>
          <w:t xml:space="preserve">Journal of Child Psychology and Psychiatry</w:t>
        </w:r>
        <w:r>
          <w:t xml:space="preserve"> </w:t>
        </w:r>
        <w:r>
          <w:t xml:space="preserve">66 (4): 417–39.</w:t>
        </w:r>
        <w:r>
          <w:t xml:space="preserve"> </w:t>
        </w:r>
        <w:hyperlink r:id="rId120">
          <w:r>
            <w:rPr>
              <w:rStyle w:val="Hyperlink"/>
            </w:rPr>
            <w:t xml:space="preserve">https://doi.org/10.1111/jcpp.14082</w:t>
          </w:r>
        </w:hyperlink>
        <w:r>
          <w:t xml:space="preserve">.</w:t>
        </w:r>
      </w:ins>
    </w:p>
    <w:p>
      <w:pPr>
        <w:pStyle w:val="Bibliography"/>
      </w:pPr>
      <w:r>
        <w:t xml:space="preserve">Riordan, S., M. Jopling, and S. Starr. 2021.</w:t>
      </w:r>
      <w:r>
        <w:t xml:space="preserve"> </w:t>
      </w:r>
      <w:r>
        <w:rPr>
          <w:i/>
          <w:iCs/>
        </w:rPr>
        <w:t xml:space="preserve">Against the Odds: Achieving Greater Progress for Secondary Students Facing Socio-Economic Disadvantage</w:t>
      </w:r>
      <w:r>
        <w:t xml:space="preserve">. Social Mobility Commission.</w:t>
      </w:r>
      <w:r>
        <w:t xml:space="preserve"> </w:t>
      </w:r>
      <w:hyperlink r:id="rId121">
        <w:r>
          <w:rPr>
            <w:rStyle w:val="Hyperlink"/>
          </w:rPr>
          <w:t xml:space="preserve">https://www.gov.uk/government/publications/against-the-odds</w:t>
        </w:r>
      </w:hyperlink>
      <w:r>
        <w:t xml:space="preserve">.</w:t>
      </w:r>
    </w:p>
    <w:p>
      <w:pPr>
        <w:pStyle w:val="Bibliography"/>
      </w:pPr>
      <w:r>
        <w:t xml:space="preserve">Ross, A., C. Lessof, R. Brind-Kantar, R. Khandker, and D. Aitken. 2020.</w:t>
      </w:r>
      <w:r>
        <w:t xml:space="preserve"> </w:t>
      </w:r>
      <w:r>
        <w:rPr>
          <w:i/>
          <w:iCs/>
        </w:rPr>
        <w:t xml:space="preserve">Examining the London Advantage in Attainment: Evidence from LSYPE</w:t>
      </w:r>
      <w:r>
        <w:t xml:space="preserve">. Department for Education.</w:t>
      </w:r>
      <w:r>
        <w:t xml:space="preserve"> </w:t>
      </w:r>
      <w:hyperlink r:id="rId122">
        <w:r>
          <w:rPr>
            <w:rStyle w:val="Hyperlink"/>
          </w:rPr>
          <w:t xml:space="preserve">https://www.gov.uk/government/publications/examining-the-london-advantage-in-attainment-evidence-from-lsype</w:t>
        </w:r>
      </w:hyperlink>
      <w:r>
        <w:t xml:space="preserve">.</w:t>
      </w:r>
    </w:p>
    <w:p>
      <w:pPr>
        <w:pStyle w:val="Bibliography"/>
      </w:pPr>
      <w:r>
        <w:t xml:space="preserve">Shah, Kajal B. 2023.</w:t>
      </w:r>
      <w:r>
        <w:t xml:space="preserve"> </w:t>
      </w:r>
      <w:r>
        <w:t xml:space="preserve">“Traversing the City: Examining the Impacts of Extended Commute on Student Wellbeing &amp; High School Experience in Chicago.”</w:t>
      </w:r>
      <w:r>
        <w:t xml:space="preserve"> </w:t>
      </w:r>
      <w:r>
        <w:t xml:space="preserve">Master’s thesis, University of Chicago.</w:t>
      </w:r>
      <w:r>
        <w:t xml:space="preserve"> </w:t>
      </w:r>
      <w:hyperlink r:id="rId123">
        <w:r>
          <w:rPr>
            <w:rStyle w:val="Hyperlink"/>
          </w:rPr>
          <w:t xml:space="preserve">https://knowledge.uchicago.edu/record/7216</w:t>
        </w:r>
      </w:hyperlink>
      <w:r>
        <w:t xml:space="preserve">.</w:t>
      </w:r>
    </w:p>
    <w:p>
      <w:pPr>
        <w:pStyle w:val="Bibliography"/>
      </w:pPr>
      <w:ins w:id="272" w:author="Revision" w:date="2026-08-25T00:00:00Z">
        <w:r>
          <w:t xml:space="preserve">Shapley, Lloyd S. 1953.</w:t>
        </w:r>
        <w:r>
          <w:t xml:space="preserve"> </w:t>
        </w:r>
        <w:r>
          <w:t xml:space="preserve">“A Value for n-Person Games.”</w:t>
        </w:r>
        <w:r>
          <w:t xml:space="preserve"> </w:t>
        </w:r>
        <w:r>
          <w:t xml:space="preserve">In</w:t>
        </w:r>
        <w:r>
          <w:t xml:space="preserve"> </w:t>
        </w:r>
        <w:r>
          <w:rPr>
            <w:i/>
            <w:iCs/>
          </w:rPr>
          <w:t xml:space="preserve">Contributions to the Theory of Games, Volume II</w:t>
        </w:r>
        <w:r>
          <w:t xml:space="preserve">, edited by Harold W. Kuhn and Albert W. Tucker, vol. 28, 28. Annals of Mathematics Studies. Princeton University Press.</w:t>
        </w:r>
        <w:r>
          <w:t xml:space="preserve"> </w:t>
        </w:r>
        <w:hyperlink r:id="rId124">
          <w:r>
            <w:rPr>
              <w:rStyle w:val="Hyperlink"/>
            </w:rPr>
            <w:t xml:space="preserve">https://doi.org/10.1515/9781400881970-018</w:t>
          </w:r>
        </w:hyperlink>
        <w:r>
          <w:t xml:space="preserve">.</w:t>
        </w:r>
      </w:ins>
    </w:p>
    <w:p>
      <w:pPr>
        <w:pStyle w:val="Bibliography"/>
      </w:pPr>
      <w:ins w:id="273" w:author="Revision" w:date="2026-08-25T00:00:00Z">
        <w:r>
          <w:t xml:space="preserve">Smith, David J., and Sally Tomlinson. 1989.</w:t>
        </w:r>
        <w:r>
          <w:t xml:space="preserve"> </w:t>
        </w:r>
        <w:r>
          <w:rPr>
            <w:i/>
            <w:iCs/>
          </w:rPr>
          <w:t xml:space="preserve">The School Effect: A Study of Multi-Racial Comprehensives</w:t>
        </w:r>
        <w:r>
          <w:t xml:space="preserve">. Policy Studies Institute.</w:t>
        </w:r>
      </w:ins>
    </w:p>
    <w:p>
      <w:pPr>
        <w:pStyle w:val="Bibliography"/>
      </w:pPr>
      <w:r>
        <w:t xml:space="preserve">Snijders, T. A. B. 2012.</w:t>
      </w:r>
      <w:r>
        <w:t xml:space="preserve"> </w:t>
      </w:r>
      <w:r>
        <w:rPr>
          <w:i/>
          <w:iCs/>
        </w:rPr>
        <w:t xml:space="preserve">Multilevel Analysis: An Introduction to Basic and Advanced Multilevel Modeling</w:t>
      </w:r>
      <w:r>
        <w:t xml:space="preserve">. 2nd ed. SAGE.</w:t>
      </w:r>
    </w:p>
    <w:p>
      <w:pPr>
        <w:pStyle w:val="Bibliography"/>
      </w:pPr>
      <w:r>
        <w:t xml:space="preserve">Stein, Marc L., Julia Burdick-Will, and Jeffrey Grigg. 2021.</w:t>
      </w:r>
      <w:r>
        <w:t xml:space="preserve"> </w:t>
      </w:r>
      <w:r>
        <w:t xml:space="preserve">“A Choice Too Far: Transit Difficulty and Early High School Transfer.”</w:t>
      </w:r>
      <w:r>
        <w:t xml:space="preserve"> </w:t>
      </w:r>
      <w:r>
        <w:rPr>
          <w:i/>
          <w:iCs/>
        </w:rPr>
        <w:t xml:space="preserve">Educational Researcher</w:t>
      </w:r>
      <w:r>
        <w:t xml:space="preserve"> </w:t>
      </w:r>
      <w:r>
        <w:t xml:space="preserve">50 (3): 137–44.</w:t>
      </w:r>
      <w:r>
        <w:t xml:space="preserve"> </w:t>
      </w:r>
      <w:hyperlink r:id="rId125">
        <w:r>
          <w:rPr>
            <w:rStyle w:val="Hyperlink"/>
          </w:rPr>
          <w:t xml:space="preserve">https://doi.org/10.3102/0013189X20949504</w:t>
        </w:r>
      </w:hyperlink>
      <w:r>
        <w:t xml:space="preserve">.</w:t>
      </w:r>
    </w:p>
    <w:p>
      <w:pPr>
        <w:pStyle w:val="Bibliography"/>
      </w:pPr>
      <w:r>
        <w:t xml:space="preserve">Stopforth, Sarah, and Vernon Gayle. 2025.</w:t>
      </w:r>
      <w:r>
        <w:t xml:space="preserve"> </w:t>
      </w:r>
      <w:r>
        <w:t xml:space="preserve">“Parental Social Class and School Examinations: A Longitudinal Investigation Using Linked Administrative and Survey Data.”</w:t>
      </w:r>
      <w:r>
        <w:t xml:space="preserve"> </w:t>
      </w:r>
      <w:r>
        <w:rPr>
          <w:i/>
          <w:iCs/>
        </w:rPr>
        <w:t xml:space="preserve">British Journal of Sociology of Education</w:t>
      </w:r>
      <w:r>
        <w:t xml:space="preserve"> </w:t>
      </w:r>
      <w:r>
        <w:t xml:space="preserve">46 (4): 434–53.</w:t>
      </w:r>
      <w:r>
        <w:t xml:space="preserve"> </w:t>
      </w:r>
      <w:hyperlink r:id="rId126">
        <w:r>
          <w:rPr>
            <w:rStyle w:val="Hyperlink"/>
          </w:rPr>
          <w:t xml:space="preserve">https://doi.org/10.1080/01425692.2025.2474040</w:t>
        </w:r>
      </w:hyperlink>
      <w:r>
        <w:t xml:space="preserve">.</w:t>
      </w:r>
    </w:p>
    <w:p>
      <w:pPr>
        <w:pStyle w:val="Bibliography"/>
      </w:pPr>
      <w:r>
        <w:t xml:space="preserve">Strand, S. 2021.</w:t>
      </w:r>
      <w:r>
        <w:t xml:space="preserve"> </w:t>
      </w:r>
      <w:r>
        <w:rPr>
          <w:i/>
          <w:iCs/>
        </w:rPr>
        <w:t xml:space="preserve">Ethnic, Socio-Economic and Sex Inequalities in Educational Achievement at Age 16, by Professor Steve Strand</w:t>
      </w:r>
      <w:r>
        <w:t xml:space="preserve">. Commission on Ethnic; Racial Disparities.</w:t>
      </w:r>
      <w:r>
        <w:t xml:space="preserve"> </w:t>
      </w:r>
      <w:hyperlink r:id="rId127">
        <w:r>
          <w:rPr>
            <w:rStyle w:val="Hyperlink"/>
          </w:rPr>
          <w:t xml:space="preserve">https://www.gov.uk/government/publications/the-report-of-the-commission-on-race-and-ethnic-disparities-supporting-research/ethnic-socio-economic-and-sex-inequalities-in-educational-achievement-at-age-16-by-professor-steve-strand</w:t>
        </w:r>
      </w:hyperlink>
      <w:r>
        <w:t xml:space="preserve">.</w:t>
      </w:r>
    </w:p>
    <w:p>
      <w:pPr>
        <w:pStyle w:val="Bibliography"/>
      </w:pPr>
      <w:r>
        <w:t xml:space="preserve">Tan, Josiah, and Adam Dennett. 2025.</w:t>
      </w:r>
      <w:r>
        <w:t xml:space="preserve"> </w:t>
      </w:r>
      <w:r>
        <w:t xml:space="preserve">“Do Good Schools Influence Property Prices? Disentangling School and Neighbourhood Effects with Empirical Evidence from Brighton.”</w:t>
      </w:r>
      <w:r>
        <w:t xml:space="preserve"> </w:t>
      </w:r>
      <w:r>
        <w:t xml:space="preserve">In</w:t>
      </w:r>
      <w:r>
        <w:t xml:space="preserve"> </w:t>
      </w:r>
      <w:r>
        <w:rPr>
          <w:i/>
          <w:iCs/>
        </w:rPr>
        <w:t xml:space="preserve">Digital-Era Urban Transformations</w:t>
      </w:r>
      <w:r>
        <w:t xml:space="preserve">, edited by Robert Goodspeed, Esra Suel, Huanfa Chen, Joana Barros, and Christopher Pettit. Springer Nature Switzerland.</w:t>
      </w:r>
      <w:r>
        <w:t xml:space="preserve"> </w:t>
      </w:r>
      <w:hyperlink r:id="rId128">
        <w:r>
          <w:rPr>
            <w:rStyle w:val="Hyperlink"/>
          </w:rPr>
          <w:t xml:space="preserve">https://doi.org/10.1007/978-3-031-98300-9_17</w:t>
        </w:r>
      </w:hyperlink>
      <w:r>
        <w:t xml:space="preserve">.</w:t>
      </w:r>
    </w:p>
    <w:p>
      <w:pPr>
        <w:pStyle w:val="Bibliography"/>
      </w:pPr>
      <w:ins w:id="274" w:author="Revision" w:date="2026-08-25T00:00:00Z">
        <w:r>
          <w:t xml:space="preserve">Teddlie, Charles, and David Reynolds. 2000.</w:t>
        </w:r>
        <w:r>
          <w:t xml:space="preserve"> </w:t>
        </w:r>
        <w:r>
          <w:rPr>
            <w:i/>
            <w:iCs/>
          </w:rPr>
          <w:t xml:space="preserve">The International Handbook of School Effectiveness Research</w:t>
        </w:r>
        <w:r>
          <w:t xml:space="preserve">. Falmer Press.</w:t>
        </w:r>
      </w:ins>
    </w:p>
    <w:p>
      <w:pPr>
        <w:pStyle w:val="Bibliography"/>
      </w:pPr>
      <w:r>
        <w:t xml:space="preserve">Thomson, Dave. 2023.</w:t>
      </w:r>
      <w:r>
        <w:t xml:space="preserve"> </w:t>
      </w:r>
      <w:r>
        <w:t xml:space="preserve">“Are Pupils Who Live Further Away from Their School Absent More Often?”</w:t>
      </w:r>
      <w:r>
        <w:t xml:space="preserve"> </w:t>
      </w:r>
      <w:r>
        <w:t xml:space="preserve">In</w:t>
      </w:r>
      <w:r>
        <w:t xml:space="preserve"> </w:t>
      </w:r>
      <w:r>
        <w:rPr>
          <w:i/>
          <w:iCs/>
        </w:rPr>
        <w:t xml:space="preserve">FFT Education Datalab</w:t>
      </w:r>
      <w:r>
        <w:t xml:space="preserve">.</w:t>
      </w:r>
      <w:r>
        <w:t xml:space="preserve"> </w:t>
      </w:r>
      <w:hyperlink r:id="rId129">
        <w:r>
          <w:rPr>
            <w:rStyle w:val="Hyperlink"/>
          </w:rPr>
          <w:t xml:space="preserve">https://ffteducationdatalab.org.uk/2023/11/are-pupils-who-live-further-away-from-their-school-absent-more-often/</w:t>
        </w:r>
      </w:hyperlink>
      <w:r>
        <w:t xml:space="preserve">.</w:t>
      </w:r>
    </w:p>
    <w:p>
      <w:pPr>
        <w:pStyle w:val="Bibliography"/>
      </w:pPr>
      <w:r>
        <w:t xml:space="preserve">Tuckett, S., E. Hunt, D. Robinson, and N. Babbini. 2023.</w:t>
      </w:r>
      <w:r>
        <w:t xml:space="preserve"> </w:t>
      </w:r>
      <w:r>
        <w:rPr>
          <w:i/>
          <w:iCs/>
        </w:rPr>
        <w:t xml:space="preserve">EPI Annual Report 2023</w:t>
      </w:r>
      <w:r>
        <w:t xml:space="preserve">. Education Policy Institute.</w:t>
      </w:r>
      <w:r>
        <w:t xml:space="preserve"> </w:t>
      </w:r>
      <w:hyperlink r:id="rId130">
        <w:r>
          <w:rPr>
            <w:rStyle w:val="Hyperlink"/>
          </w:rPr>
          <w:t xml:space="preserve">https://epi.org.uk/annual-report-2023/</w:t>
        </w:r>
      </w:hyperlink>
      <w:r>
        <w:t xml:space="preserve">.</w:t>
      </w:r>
    </w:p>
    <w:p>
      <w:pPr>
        <w:pStyle w:val="Bibliography"/>
      </w:pPr>
      <w:r>
        <w:t xml:space="preserve">Voulgaris, Carole Turley, Michael J. Smart, and Brian D. Taylor. 2019.</w:t>
      </w:r>
      <w:r>
        <w:t xml:space="preserve"> </w:t>
      </w:r>
      <w:r>
        <w:t xml:space="preserve">“Tired of Commuting? Relationships Among Journeys to School, Sleep, and Exercise Among American Teenagers.”</w:t>
      </w:r>
      <w:r>
        <w:t xml:space="preserve"> </w:t>
      </w:r>
      <w:r>
        <w:rPr>
          <w:i/>
          <w:iCs/>
        </w:rPr>
        <w:t xml:space="preserve">Journal of Planning Education and Research</w:t>
      </w:r>
      <w:r>
        <w:t xml:space="preserve"> </w:t>
      </w:r>
      <w:r>
        <w:t xml:space="preserve">39 (2): 142–54.</w:t>
      </w:r>
      <w:r>
        <w:t xml:space="preserve"> </w:t>
      </w:r>
      <w:hyperlink r:id="rId131">
        <w:r>
          <w:rPr>
            <w:rStyle w:val="Hyperlink"/>
          </w:rPr>
          <w:t xml:space="preserve">https://doi.org/10.1177/0739456X17725148</w:t>
        </w:r>
      </w:hyperlink>
      <w:r>
        <w:t xml:space="preserve">.</w:t>
      </w:r>
    </w:p>
    <w:p>
      <w:pPr>
        <w:pStyle w:val="Bibliography"/>
      </w:pPr>
      <w:ins w:id="275" w:author="Revision" w:date="2026-08-25T00:00:00Z">
        <w:r>
          <w:t xml:space="preserve">Wasserstein, Ronald L., and Nicole A. Lazar. 2016.</w:t>
        </w:r>
        <w:r>
          <w:t xml:space="preserve"> </w:t>
        </w:r>
        <w:r>
          <w:t xml:space="preserve">“The ASA Statement on p-Values: Context, Process, and Purpose.”</w:t>
        </w:r>
        <w:r>
          <w:t xml:space="preserve"> </w:t>
        </w:r>
        <w:r>
          <w:rPr>
            <w:i/>
            <w:iCs/>
          </w:rPr>
          <w:t xml:space="preserve">The American Statistician</w:t>
        </w:r>
        <w:r>
          <w:t xml:space="preserve"> </w:t>
        </w:r>
        <w:r>
          <w:t xml:space="preserve">70 (2): 129–33.</w:t>
        </w:r>
        <w:r>
          <w:t xml:space="preserve"> </w:t>
        </w:r>
        <w:hyperlink r:id="rId132">
          <w:r>
            <w:rPr>
              <w:rStyle w:val="Hyperlink"/>
            </w:rPr>
            <w:t xml:space="preserve">https://doi.org/10.1080/00031305.2016.1154108</w:t>
          </w:r>
        </w:hyperlink>
        <w:r>
          <w:t xml:space="preserve">.</w:t>
        </w:r>
      </w:ins>
    </w:p>
    <w:p>
      <w:pPr>
        <w:pStyle w:val="Bibliography"/>
      </w:pPr>
      <w:r>
        <w:t xml:space="preserve">Yeo, Sing Chen, Anna Mini Jos, Christina Erwin, et al. 2019.</w:t>
      </w:r>
      <w:r>
        <w:t xml:space="preserve"> </w:t>
      </w:r>
      <w:r>
        <w:t xml:space="preserve">“Associations of Sleep Duration on School Nights with Self-Rated Health, Overweight, and Depression Symptoms in Adolescents: Problems and Possible Solutions.”</w:t>
      </w:r>
      <w:r>
        <w:t xml:space="preserve"> </w:t>
      </w:r>
      <w:r>
        <w:rPr>
          <w:i/>
          <w:iCs/>
        </w:rPr>
        <w:t xml:space="preserve">Sleep Medicine</w:t>
      </w:r>
      <w:r>
        <w:t xml:space="preserve"> </w:t>
      </w:r>
      <w:r>
        <w:t xml:space="preserve">60: 96–108.</w:t>
      </w:r>
      <w:r>
        <w:t xml:space="preserve"> </w:t>
      </w:r>
      <w:hyperlink r:id="rId133">
        <w:r>
          <w:rPr>
            <w:rStyle w:val="Hyperlink"/>
          </w:rPr>
          <w:t xml:space="preserve">https://doi.org/10.1016/j.sleep.2018.10.041</w:t>
        </w:r>
      </w:hyperlink>
      <w:r>
        <w:t xml:space="preserve">.</w:t>
      </w:r>
    </w:p>
    <w:p>
      <w:pPr>
        <w:pStyle w:val="Bibliography"/>
      </w:pPr>
      <w:r>
        <w:t xml:space="preserve">Zuccollo, J., J. Cardim Dias, E. Jimenez, and N. Braakmann. 2023.</w:t>
      </w:r>
      <w:r>
        <w:t xml:space="preserve"> </w:t>
      </w:r>
      <w:r>
        <w:rPr>
          <w:i/>
          <w:iCs/>
        </w:rPr>
        <w:t xml:space="preserve">The Influence of Headteachers on Their Schools</w:t>
      </w:r>
      <w:r>
        <w:t xml:space="preserve">. Education Policy Institute.</w:t>
      </w:r>
      <w:r>
        <w:t xml:space="preserve"> </w:t>
      </w:r>
      <w:hyperlink r:id="rId134">
        <w:r>
          <w:rPr>
            <w:rStyle w:val="Hyperlink"/>
          </w:rPr>
          <w:t xml:space="preserve">https://epi.org.uk/publications-and-research/the-influence-of-headteachers-on-their-schools/</w:t>
        </w:r>
      </w:hyperlink>
      <w:r>
        <w:t xml:space="preserve">.</w:t>
      </w:r>
    </w:p>
    <w:bookmarkEnd w:id="135"/>
    <w:bookmarkStart w:id="151" w:name="figures-and-tables"/>
    <w:p>
      <w:pPr>
        <w:pStyle w:val="Heading1"/>
      </w:pPr>
      <w:r>
        <w:t xml:space="preserve">Figures and Tables</w:t>
      </w:r>
    </w:p>
    <w:p>
      <w:pPr>
        <w:pStyle w:val="FirstParagraph"/>
      </w:pPr>
      <w:r>
        <w:rPr>
          <w:i/>
          <w:iCs/>
        </w:rPr>
        <w:t xml:space="preserve">[Table 1: Stepwise progression to the full multilevel model for overall Attainment 8. — table content is not tracked; see the manuscript for the current version.]</w:t>
      </w:r>
    </w:p>
    <w:tbl>
      <w:tblPr>
        <w:tblStyle w:val="Table"/>
        <w:tblW w:type="pct" w:w="5005"/>
        <w:tblLayout w:type="fixed"/>
        <w:tblLook w:firstRow="0" w:lastRow="0" w:firstColumn="0" w:lastColumn="0" w:noHBand="0" w:noVBand="0" w:val="0000"/>
      </w:tblPr>
      <w:tblGrid>
        <w:gridCol w:w="7928"/>
      </w:tblGrid>
      <w:tr>
        <w:tc>
          <w:tcPr/>
          <w:p>
            <w:pPr>
              <w:jc w:val="center"/>
            </w:pPr>
            <w:r>
              <w:drawing>
                <wp:inline>
                  <wp:extent cx="5943600" cy="3133898"/>
                  <wp:effectExtent b="0" l="0" r="0" t="0"/>
                  <wp:docPr descr="" title="" id="137" name="Picture"/>
                  <a:graphic>
                    <a:graphicData uri="http://schemas.openxmlformats.org/drawingml/2006/picture">
                      <pic:pic>
                        <pic:nvPicPr>
                          <pic:cNvPr descr="C:/Users/adam_/AppData/Local/Temp/redline_work/media/fig1.png" id="138" name="Picture"/>
                          <pic:cNvPicPr>
                            <a:picLocks noChangeArrowheads="1" noChangeAspect="1"/>
                          </pic:cNvPicPr>
                        </pic:nvPicPr>
                        <pic:blipFill>
                          <a:blip r:embed="rId136"/>
                          <a:stretch>
                            <a:fillRect/>
                          </a:stretch>
                        </pic:blipFill>
                        <pic:spPr bwMode="auto">
                          <a:xfrm>
                            <a:off x="0" y="0"/>
                            <a:ext cx="5943600" cy="3133898"/>
                          </a:xfrm>
                          <a:prstGeom prst="rect">
                            <a:avLst/>
                          </a:prstGeom>
                          <a:noFill/>
                          <a:ln w="9525">
                            <a:noFill/>
                            <a:headEnd/>
                            <a:tailEnd/>
                          </a:ln>
                        </pic:spPr>
                      </pic:pic>
                    </a:graphicData>
                  </a:graphic>
                </wp:inline>
              </w:drawing>
            </w:r>
            <w:r>
              <w:t xml:space="preserve"> </w:t>
            </w:r>
            <w:r>
              <w:t xml:space="preserve">|</w:t>
            </w:r>
          </w:p>
          <w:p>
            <w:pPr>
              <w:jc w:val="center"/>
            </w:pPr>
            <w:r>
              <w:t xml:space="preserve">Figure 1: Relative importance of each predictor of school-level Attainment 8, by pupil group. The left panel gives the standardised coefficient from the multilevel model, which carries the direction of each association but only its unique contribution. The right panel gives the Shapley share of explained variance, which apportions the variance predictors share but has no sign. Predictors are ordered by Shapley share for all pupils. The two measures answer different questions - one about unique contribution, the other about total contribution with the shared variance divided between predictors - but they agree on the leading pair in every pupil group: mean KS2 prior attainment leads for all pupils and for non-disadvantaged pupils, and overall absence leads for disadvantaged pupils. Disadvantage concentration ranks third on both panels for all pupils and for non-disadvantaged pupils, and fifth for disadvantaged pupils.</w:t>
            </w:r>
          </w:p>
        </w:tc>
      </w:tr>
    </w:tbl>
    <w:p/>
    <w:tbl>
      <w:tblPr>
        <w:tblStyle w:val="Table"/>
        <w:tblW w:type="pct" w:w="5044"/>
        <w:tblLayout w:type="fixed"/>
        <w:tblLook w:firstRow="0" w:lastRow="0" w:firstColumn="0" w:lastColumn="0" w:noHBand="0" w:noVBand="0" w:val="0000"/>
      </w:tblPr>
      <w:tblGrid>
        <w:gridCol w:w="7989"/>
      </w:tblGrid>
      <w:tr>
        <w:tc>
          <w:tcPr/>
          <w:p>
            <w:pPr>
              <w:jc w:val="center"/>
            </w:pPr>
            <w:r>
              <w:drawing>
                <wp:inline>
                  <wp:extent cx="5943600" cy="5094514"/>
                  <wp:effectExtent b="0" l="0" r="0" t="0"/>
                  <wp:docPr descr="" title="" id="140" name="Picture"/>
                  <a:graphic>
                    <a:graphicData uri="http://schemas.openxmlformats.org/drawingml/2006/picture">
                      <pic:pic>
                        <pic:nvPicPr>
                          <pic:cNvPr descr="C:/Users/adam_/AppData/Local/Temp/redline_work/media/fig2.png" id="141" name="Picture"/>
                          <pic:cNvPicPr>
                            <a:picLocks noChangeArrowheads="1" noChangeAspect="1"/>
                          </pic:cNvPicPr>
                        </pic:nvPicPr>
                        <pic:blipFill>
                          <a:blip r:embed="rId139"/>
                          <a:stretch>
                            <a:fillRect/>
                          </a:stretch>
                        </pic:blipFill>
                        <pic:spPr bwMode="auto">
                          <a:xfrm>
                            <a:off x="0" y="0"/>
                            <a:ext cx="5943600" cy="5094514"/>
                          </a:xfrm>
                          <a:prstGeom prst="rect">
                            <a:avLst/>
                          </a:prstGeom>
                          <a:noFill/>
                          <a:ln w="9525">
                            <a:noFill/>
                            <a:headEnd/>
                            <a:tailEnd/>
                          </a:ln>
                        </pic:spPr>
                      </pic:pic>
                    </a:graphicData>
                  </a:graphic>
                </wp:inline>
              </w:drawing>
            </w:r>
            <w:r>
              <w:t xml:space="preserve"> </w:t>
            </w:r>
            <w:r>
              <w:t xml:space="preserve">|</w:t>
            </w:r>
          </w:p>
          <w:p>
            <w:pPr>
              <w:jc w:val="center"/>
            </w:pPr>
            <w:r>
              <w:t xml:space="preserve">Figure 2: Brighton and Hove secondary schools with 2025/26 catchment boundaries.</w:t>
            </w:r>
          </w:p>
        </w:tc>
      </w:tr>
    </w:tbl>
    <w:p/>
    <w:tbl>
      <w:tblPr>
        <w:tblStyle w:val="Table"/>
        <w:tblW w:type="pct" w:w="5032"/>
        <w:tblLayout w:type="fixed"/>
        <w:tblLook w:firstRow="0" w:lastRow="0" w:firstColumn="0" w:lastColumn="0" w:noHBand="0" w:noVBand="0" w:val="0000"/>
      </w:tblPr>
      <w:tblGrid>
        <w:gridCol w:w="7970"/>
      </w:tblGrid>
      <w:tr>
        <w:tc>
          <w:tcPr/>
          <w:p>
            <w:pPr>
              <w:jc w:val="center"/>
            </w:pPr>
            <w:r>
              <w:drawing>
                <wp:inline>
                  <wp:extent cx="5943600" cy="5094514"/>
                  <wp:effectExtent b="0" l="0" r="0" t="0"/>
                  <wp:docPr descr="" title="" id="143" name="Picture"/>
                  <a:graphic>
                    <a:graphicData uri="http://schemas.openxmlformats.org/drawingml/2006/picture">
                      <pic:pic>
                        <pic:nvPicPr>
                          <pic:cNvPr descr="C:/Users/adam_/AppData/Local/Temp/redline_work/media/fig3.png" id="144" name="Picture"/>
                          <pic:cNvPicPr>
                            <a:picLocks noChangeArrowheads="1" noChangeAspect="1"/>
                          </pic:cNvPicPr>
                        </pic:nvPicPr>
                        <pic:blipFill>
                          <a:blip r:embed="rId142"/>
                          <a:stretch>
                            <a:fillRect/>
                          </a:stretch>
                        </pic:blipFill>
                        <pic:spPr bwMode="auto">
                          <a:xfrm>
                            <a:off x="0" y="0"/>
                            <a:ext cx="5943600" cy="5094514"/>
                          </a:xfrm>
                          <a:prstGeom prst="rect">
                            <a:avLst/>
                          </a:prstGeom>
                          <a:noFill/>
                          <a:ln w="9525">
                            <a:noFill/>
                            <a:headEnd/>
                            <a:tailEnd/>
                          </a:ln>
                        </pic:spPr>
                      </pic:pic>
                    </a:graphicData>
                  </a:graphic>
                </wp:inline>
              </w:drawing>
            </w:r>
            <w:r>
              <w:t xml:space="preserve"> </w:t>
            </w:r>
            <w:r>
              <w:t xml:space="preserve">|</w:t>
            </w:r>
          </w:p>
          <w:p>
            <w:pPr>
              <w:jc w:val="center"/>
            </w:pPr>
            <w:r>
              <w:t xml:space="preserve">Figure 3: LA random intercepts for disadvantaged-pupil attainment (imputed full panel model). Top and bottom 10 LAs labelled; Brighton and Hove highlighted.</w:t>
            </w:r>
          </w:p>
        </w:tc>
      </w:tr>
    </w:tbl>
    <w:p>
      <w:pPr>
        <w:pStyle w:val="BodyText"/>
      </w:pPr>
      <w:r>
        <w:rPr>
          <w:i/>
          <w:iCs/>
        </w:rPr>
        <w:t xml:space="preserve">[Table 2: Brighton and Hove’s local-authority effect for disadvantaged-pupil attainment, with and without a … — table content is not tracked; see the manuscript for the current version.]</w:t>
      </w:r>
    </w:p>
    <w:tbl>
      <w:tblPr>
        <w:tblStyle w:val="Table"/>
        <w:tblW w:type="pct" w:w="5020"/>
        <w:tblLayout w:type="fixed"/>
        <w:tblLook w:firstRow="0" w:lastRow="0" w:firstColumn="0" w:lastColumn="0" w:noHBand="0" w:noVBand="0" w:val="0000"/>
      </w:tblPr>
      <w:tblGrid>
        <w:gridCol w:w="7952"/>
      </w:tblGrid>
      <w:tr>
        <w:tc>
          <w:tcPr/>
          <w:p>
            <w:pPr>
              <w:jc w:val="center"/>
            </w:pPr>
            <w:r>
              <w:drawing>
                <wp:inline>
                  <wp:extent cx="5943600" cy="3820885"/>
                  <wp:effectExtent b="0" l="0" r="0" t="0"/>
                  <wp:docPr descr="" title="" id="146" name="Picture"/>
                  <a:graphic>
                    <a:graphicData uri="http://schemas.openxmlformats.org/drawingml/2006/picture">
                      <pic:pic>
                        <pic:nvPicPr>
                          <pic:cNvPr descr="C:/Users/adam_/AppData/Local/Temp/redline_work/media/fig4.png" id="147" name="Picture"/>
                          <pic:cNvPicPr>
                            <a:picLocks noChangeArrowheads="1" noChangeAspect="1"/>
                          </pic:cNvPicPr>
                        </pic:nvPicPr>
                        <pic:blipFill>
                          <a:blip r:embed="rId145"/>
                          <a:stretch>
                            <a:fillRect/>
                          </a:stretch>
                        </pic:blipFill>
                        <pic:spPr bwMode="auto">
                          <a:xfrm>
                            <a:off x="0" y="0"/>
                            <a:ext cx="5943600" cy="3820885"/>
                          </a:xfrm>
                          <a:prstGeom prst="rect">
                            <a:avLst/>
                          </a:prstGeom>
                          <a:noFill/>
                          <a:ln w="9525">
                            <a:noFill/>
                            <a:headEnd/>
                            <a:tailEnd/>
                          </a:ln>
                        </pic:spPr>
                      </pic:pic>
                    </a:graphicData>
                  </a:graphic>
                </wp:inline>
              </w:drawing>
            </w:r>
            <w:r>
              <w:t xml:space="preserve"> </w:t>
            </w:r>
            <w:r>
              <w:t xml:space="preserve">|</w:t>
            </w:r>
          </w:p>
          <w:p>
            <w:pPr>
              <w:jc w:val="center"/>
            </w:pPr>
            <w:r>
              <w:t xml:space="preserve">Figure 4: Accelerating returns: each percentage-point reduction buys a progressively larger ATT8 gain (reading right to left). Absence delivers substantially larger gains than FSM at every level. Brighton and Hove schools marked on each curve.</w:t>
            </w:r>
          </w:p>
        </w:tc>
      </w:tr>
    </w:tbl>
    <w:p/>
    <w:tbl>
      <w:tblPr>
        <w:tblStyle w:val="Table"/>
        <w:tblW w:type="pct" w:w="5037"/>
        <w:tblLayout w:type="fixed"/>
        <w:tblLook w:firstRow="0" w:lastRow="0" w:firstColumn="0" w:lastColumn="0" w:noHBand="0" w:noVBand="0" w:val="0000"/>
      </w:tblPr>
      <w:tblGrid>
        <w:gridCol w:w="7978"/>
      </w:tblGrid>
      <w:tr>
        <w:tc>
          <w:tcPr/>
          <w:p>
            <w:pPr>
              <w:jc w:val="center"/>
            </w:pPr>
            <w:r>
              <w:drawing>
                <wp:inline>
                  <wp:extent cx="5943600" cy="7641771"/>
                  <wp:effectExtent b="0" l="0" r="0" t="0"/>
                  <wp:docPr descr="" title="" id="149" name="Picture"/>
                  <a:graphic>
                    <a:graphicData uri="http://schemas.openxmlformats.org/drawingml/2006/picture">
                      <pic:pic>
                        <pic:nvPicPr>
                          <pic:cNvPr descr="C:/Users/adam_/AppData/Local/Temp/redline_work/media/fig5.png" id="150" name="Picture"/>
                          <pic:cNvPicPr>
                            <a:picLocks noChangeArrowheads="1" noChangeAspect="1"/>
                          </pic:cNvPicPr>
                        </pic:nvPicPr>
                        <pic:blipFill>
                          <a:blip r:embed="rId148"/>
                          <a:stretch>
                            <a:fillRect/>
                          </a:stretch>
                        </pic:blipFill>
                        <pic:spPr bwMode="auto">
                          <a:xfrm>
                            <a:off x="0" y="0"/>
                            <a:ext cx="5943600" cy="7641771"/>
                          </a:xfrm>
                          <a:prstGeom prst="rect">
                            <a:avLst/>
                          </a:prstGeom>
                          <a:noFill/>
                          <a:ln w="9525">
                            <a:noFill/>
                            <a:headEnd/>
                            <a:tailEnd/>
                          </a:ln>
                        </pic:spPr>
                      </pic:pic>
                    </a:graphicData>
                  </a:graphic>
                </wp:inline>
              </w:drawing>
            </w:r>
            <w:r>
              <w:t xml:space="preserve"> </w:t>
            </w:r>
            <w:r>
              <w:t xml:space="preserve">|</w:t>
            </w:r>
          </w:p>
          <w:p>
            <w:pPr>
              <w:jc w:val="center"/>
            </w:pPr>
            <w:r>
              <w:t xml:space="preserve">Figure 5: Observed versus predicted Attainment 8 for Brighton and Hove schools (highlighted) against all schools nationally, 2024–25.</w:t>
            </w:r>
          </w:p>
        </w:tc>
      </w:tr>
    </w:tbl>
    <w:p>
      <w:pPr>
        <w:pStyle w:val="BodyText"/>
      </w:pPr>
      <w:r>
        <w:rPr>
          <w:i/>
          <w:iCs/>
        </w:rPr>
        <w:t xml:space="preserve">[Figure 6: Brighton and Hove secondaries on the joint-signal plane: contextualised value-added (vertical, in… — figure content is not tracked; see the manuscript for the current version.]</w:t>
      </w:r>
    </w:p>
    <w:p>
      <w:pPr>
        <w:pStyle w:val="BodyText"/>
      </w:pPr>
      <w:r>
        <w:rPr>
          <w:i/>
          <w:iCs/>
        </w:rPr>
        <w:t xml:space="preserve">[Table 3: Value-added rankings for Brighton and Hove schools (panel model residuals by year, in Attainment 8… — table content is not tracked; see the manuscript for the current version.]</w:t>
      </w:r>
    </w:p>
    <w:bookmarkEnd w:id="151"/>
    <w:sectPr w:rsidR="007C4687">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https://osf.io/x82j3/overview</w:t>
        </w:r>
      </w:hyperlink>
      <w:r>
        <w:t xml:space="preserve"> </w:t>
      </w:r>
      <w:r>
        <w:t xml:space="preserve">(see `about.html` in `supplementary.zip`)</w:t>
      </w:r>
    </w:p>
  </w:footnote>
  <w:footnote w:id="23">
    <w:p>
      <w:pPr>
        <w:pStyle w:val="FootnoteText"/>
      </w:pPr>
      <w:r>
        <w:rPr>
          <w:rStyle w:val="FootnoteReference"/>
        </w:rPr>
        <w:footnoteRef/>
      </w:r>
      <w:r>
        <w:t xml:space="preserve"> </w:t>
      </w:r>
      <w:r>
        <w:t xml:space="preserve">Details of English National Curriculum Key Stages</w:t>
      </w:r>
      <w:r>
        <w:t xml:space="preserve"> </w:t>
      </w:r>
      <w:hyperlink r:id="rId24">
        <w:r>
          <w:rPr>
            <w:rStyle w:val="Hyperlink"/>
          </w:rPr>
          <w:t xml:space="preserve">https://www.gov.uk/national-curriculum</w:t>
        </w:r>
      </w:hyperlink>
    </w:p>
  </w:footnote>
  <w:footnote w:id="29">
    <w:p>
      <w:pPr>
        <w:pStyle w:val="FootnoteText"/>
      </w:pPr>
      <w:r>
        <w:rPr>
          <w:rStyle w:val="FootnoteReference"/>
        </w:rPr>
        <w:footnoteRef/>
      </w:r>
      <w:r>
        <w:t xml:space="preserve"> </w:t>
      </w:r>
      <w:r>
        <w:t xml:space="preserve">Supplementary material:</w:t>
      </w:r>
      <w:r>
        <w:t xml:space="preserve"> </w:t>
      </w:r>
      <w:hyperlink r:id="rId21">
        <w:r>
          <w:rPr>
            <w:rStyle w:val="Hyperlink"/>
          </w:rPr>
          <w:t xml:space="preserve">https://osf.io/x82j3/overview (see `index.html` in `supplementary.zip`)</w:t>
        </w:r>
      </w:hyperlink>
      <w:r>
        <w:t xml:space="preserve"> </w:t>
      </w:r>
      <w:r>
        <w:t xml:space="preserve">- with links through to the source code on Github.</w:t>
      </w:r>
    </w:p>
  </w:footnote>
  <w:footnote w:id="30">
    <w:p>
      <w:pPr>
        <w:pStyle w:val="FootnoteText"/>
      </w:pPr>
      <w:r>
        <w:rPr>
          <w:rStyle w:val="FootnoteReference"/>
        </w:rPr>
        <w:footnoteRef/>
      </w:r>
      <w:r>
        <w:t xml:space="preserve"> </w:t>
      </w:r>
      <w:r>
        <w:t xml:space="preserve">missing data and imputation:</w:t>
      </w:r>
      <w:r>
        <w:t xml:space="preserve"> </w:t>
      </w:r>
      <w:hyperlink r:id="rId21">
        <w:r>
          <w:rPr>
            <w:rStyle w:val="Hyperlink"/>
          </w:rPr>
          <w:t xml:space="preserve">https://osf.io/x82j3/overview (see `data_overview.html#missing-data` in `supplementary.zip`)</w:t>
        </w:r>
      </w:hyperlink>
    </w:p>
  </w:footnote>
  <w:footnote w:id="32">
    <w:p>
      <w:pPr>
        <w:pStyle w:val="FootnoteText"/>
      </w:pPr>
      <w:r>
        <w:rPr>
          <w:rStyle w:val="FootnoteReference"/>
        </w:rPr>
        <w:footnoteRef/>
      </w:r>
      <w:r>
        <w:t xml:space="preserve"> </w:t>
      </w:r>
      <w:r>
        <w:t xml:space="preserve">Department for Education,</w:t>
      </w:r>
      <w:r>
        <w:t xml:space="preserve"> </w:t>
      </w:r>
      <w:r>
        <w:rPr>
          <w:i/>
          <w:iCs/>
        </w:rPr>
        <w:t xml:space="preserve">Key stage 4 performance</w:t>
      </w:r>
      <w:r>
        <w:t xml:space="preserve">:</w:t>
      </w:r>
      <w:r>
        <w:t xml:space="preserve"> </w:t>
      </w:r>
      <w:r>
        <w:t xml:space="preserve">“It is not possible to calculate Progress 8 for academic years 2024/25 and 2025/26. This is because there is no KS2 prior attainment data available to use to calculate Progress 8 when the relevant cohorts reach the end of KS4 as primary tests and assessments were cancelled in academic years 2019/20 and 2020/21 due to COVID-19 disruption.”</w:t>
      </w:r>
      <w:r>
        <w:t xml:space="preserve"> </w:t>
      </w:r>
      <w:hyperlink r:id="rId33">
        <w:r>
          <w:rPr>
            <w:rStyle w:val="Hyperlink"/>
          </w:rPr>
          <w:t xml:space="preserve">https://explore-education-statistics.service.gov.uk/find-statistics/key-stage-4-performance</w:t>
        </w:r>
      </w:hyperlink>
    </w:p>
  </w:footnote>
  <w:footnote w:id="34">
    <w:p>
      <w:pPr>
        <w:pStyle w:val="FootnoteText"/>
      </w:pPr>
      <w:r>
        <w:rPr>
          <w:rStyle w:val="FootnoteReference"/>
        </w:rPr>
        <w:footnoteRef/>
      </w:r>
      <w:r>
        <w:t xml:space="preserve"> </w:t>
      </w:r>
      <w:r>
        <w:t xml:space="preserve">See data overview for details</w:t>
      </w:r>
      <w:r>
        <w:t xml:space="preserve"> </w:t>
      </w:r>
      <w:hyperlink r:id="rId21">
        <w:r>
          <w:rPr>
            <w:rStyle w:val="Hyperlink"/>
          </w:rPr>
          <w:t xml:space="preserve">https://osf.io/x82j3/overview (see `data_overview.html` in `supplementary.zip`)</w:t>
        </w:r>
      </w:hyperlink>
    </w:p>
  </w:footnote>
  <w:footnote w:id="35">
    <w:p>
      <w:pPr>
        <w:pStyle w:val="FootnoteText"/>
      </w:pPr>
      <w:r>
        <w:rPr>
          <w:rStyle w:val="FootnoteReference"/>
        </w:rPr>
        <w:footnoteRef/>
      </w:r>
      <w:r>
        <w:t xml:space="preserve"> </w:t>
      </w:r>
      <w:r>
        <w:t xml:space="preserve">See data overview for details</w:t>
      </w:r>
      <w:r>
        <w:t xml:space="preserve"> </w:t>
      </w:r>
      <w:hyperlink r:id="rId21">
        <w:r>
          <w:rPr>
            <w:rStyle w:val="Hyperlink"/>
          </w:rPr>
          <w:t xml:space="preserve">https://osf.io/x82j3/overview (see `data_overview.html` in `supplementary.zip`)</w:t>
        </w:r>
      </w:hyperlink>
    </w:p>
  </w:footnote>
  <w:footnote w:id="39">
    <w:p>
      <w:pPr>
        <w:pStyle w:val="FootnoteText"/>
      </w:pPr>
      <w:r>
        <w:rPr>
          <w:rStyle w:val="FootnoteReference"/>
        </w:rPr>
        <w:footnoteRef/>
      </w:r>
      <w:r>
        <w:t xml:space="preserve"> </w:t>
      </w:r>
      <w:r>
        <w:t xml:space="preserve">See supplementary material for robustness checks:</w:t>
      </w:r>
      <w:r>
        <w:t xml:space="preserve"> </w:t>
      </w:r>
      <w:hyperlink r:id="rId21">
        <w:r>
          <w:rPr>
            <w:rStyle w:val="Hyperlink"/>
          </w:rPr>
          <w:t xml:space="preserve">https://osf.io/x82j3/overview (see `model_experiments.html` in `supplementary.zip`)</w:t>
        </w:r>
      </w:hyperlink>
    </w:p>
  </w:footnote>
  <w:footnote w:id="41">
    <w:p>
      <w:pPr>
        <w:pStyle w:val="FootnoteText"/>
      </w:pPr>
      <w:r>
        <w:rPr>
          <w:rStyle w:val="FootnoteReference"/>
        </w:rPr>
        <w:footnoteRef/>
      </w:r>
      <w:r>
        <w:t xml:space="preserve"> </w:t>
      </w:r>
      <w:r>
        <w:t xml:space="preserve">Standardised coefficients are computed as</w:t>
      </w:r>
      <w:r>
        <w:t xml:space="preserve"> </w:t>
      </w:r>
      <m:oMath>
        <m:sSubSup>
          <m:e>
            <m:r>
              <m:t>β</m:t>
            </m:r>
          </m:e>
          <m:sub>
            <m:r>
              <m:t>k</m:t>
            </m:r>
          </m:sub>
          <m:sup>
            <m:r>
              <m:rPr>
                <m:sty m:val="p"/>
              </m:rPr>
              <m:t>*</m:t>
            </m:r>
          </m:sup>
        </m:sSubSup>
        <m:r>
          <m:rPr>
            <m:sty m:val="p"/>
          </m:rPr>
          <m:t>=</m:t>
        </m:r>
        <m:sSub>
          <m:e>
            <m:acc>
              <m:accPr>
                <m:chr m:val="̂"/>
              </m:accPr>
              <m:e>
                <m:r>
                  <m:t>β</m:t>
                </m:r>
              </m:e>
            </m:acc>
          </m:e>
          <m:sub>
            <m:r>
              <m:t>k</m:t>
            </m:r>
          </m:sub>
        </m:sSub>
        <m:r>
          <m:rPr>
            <m:sty m:val="p"/>
          </m:rPr>
          <m:t>×</m:t>
        </m:r>
        <m:r>
          <m:rPr>
            <m:nor/>
            <m:sty m:val="p"/>
          </m:rPr>
          <m:t>SD</m:t>
        </m:r>
        <m:d>
          <m:dPr>
            <m:begChr m:val="("/>
            <m:sepChr m:val=""/>
            <m:endChr m:val=")"/>
            <m:grow/>
          </m:dPr>
          <m:e>
            <m:sSub>
              <m:e>
                <m:r>
                  <m:t>x</m:t>
                </m:r>
              </m:e>
              <m:sub>
                <m:r>
                  <m:t>k</m:t>
                </m:r>
              </m:sub>
            </m:sSub>
          </m:e>
        </m:d>
      </m:oMath>
      <w:r>
        <w:t xml:space="preserve">, where</w:t>
      </w:r>
      <w:r>
        <w:t xml:space="preserve"> </w:t>
      </w:r>
      <m:oMath>
        <m:r>
          <m:rPr>
            <m:nor/>
            <m:sty m:val="p"/>
          </m:rPr>
          <m:t>SD</m:t>
        </m:r>
        <m:d>
          <m:dPr>
            <m:begChr m:val="("/>
            <m:sepChr m:val=""/>
            <m:endChr m:val=")"/>
            <m:grow/>
          </m:dPr>
          <m:e>
            <m:sSub>
              <m:e>
                <m:r>
                  <m:t>x</m:t>
                </m:r>
              </m:e>
              <m:sub>
                <m:r>
                  <m:t>k</m:t>
                </m:r>
              </m:sub>
            </m:sSub>
          </m:e>
        </m:d>
      </m:oMath>
      <w:r>
        <w:t xml:space="preserve"> </w:t>
      </w:r>
      <w:r>
        <w:t xml:space="preserve">is the sample standard deviation of the predictor (log-transformed where applicable, and taken as the 0/1 indicator for selective admissions). Each coefficient therefore represents the change in log Attainment 8 associated with a one-standard-deviation change in the predictor. The outcome is left on its log scale rather than divided by its own standard deviation, so that the three pupil groups are compared in the same units; because the disadvantaged, non-disadvantaged and whole-cohort outcomes vary by different amounts between schools, rescaling each by its own standard deviation would make the three sets of bars answer subtly different questions.</w:t>
      </w:r>
    </w:p>
  </w:footnote>
  <w:footnote w:id="42">
    <w:p>
      <w:pPr>
        <w:pStyle w:val="FootnoteText"/>
      </w:pPr>
      <w:r>
        <w:rPr>
          <w:rStyle w:val="FootnoteReference"/>
        </w:rPr>
        <w:footnoteRef/>
      </w:r>
      <w:r>
        <w:t xml:space="preserve"> </w:t>
      </w:r>
      <w:r>
        <w:t xml:space="preserve">Stepwise Models for all pupil groups</w:t>
      </w:r>
      <w:r>
        <w:t xml:space="preserve"> </w:t>
      </w:r>
      <w:hyperlink r:id="rId21">
        <w:r>
          <w:rPr>
            <w:rStyle w:val="Hyperlink"/>
          </w:rPr>
          <w:t xml:space="preserve">https://osf.io/x82j3/overview (see `model_results.html#stepwise-model-building` in `supplementary.zip`)</w:t>
        </w:r>
      </w:hyperlink>
    </w:p>
  </w:footnote>
  <w:footnote w:id="43">
    <w:p>
      <w:pPr>
        <w:pStyle w:val="FootnoteText"/>
      </w:pPr>
      <w:r>
        <w:rPr>
          <w:rStyle w:val="FootnoteReference"/>
        </w:rPr>
        <w:footnoteRef/>
      </w:r>
      <w:r>
        <w:t xml:space="preserve"> </w:t>
      </w:r>
      <w:r>
        <w:t xml:space="preserve">Brighton and Hove Council 2024 Consultation Papers can be downloaded from here -</w:t>
      </w:r>
      <w:r>
        <w:t xml:space="preserve"> </w:t>
      </w:r>
      <w:hyperlink r:id="rId44">
        <w:r>
          <w:rPr>
            <w:rStyle w:val="Hyperlink"/>
          </w:rPr>
          <w:t xml:space="preserve">https://yourvoice.brighton-hove.gov.uk/en-GB/projects/school-admission-arrangements-public-consultation/1</w:t>
        </w:r>
      </w:hyperlink>
    </w:p>
  </w:footnote>
  <w:footnote w:id="45">
    <w:p>
      <w:pPr>
        <w:pStyle w:val="FootnoteText"/>
      </w:pPr>
      <w:r>
        <w:rPr>
          <w:rStyle w:val="FootnoteReference"/>
        </w:rPr>
        <w:footnoteRef/>
      </w:r>
      <w:r>
        <w:t xml:space="preserve"> </w:t>
      </w:r>
      <w:r>
        <w:t xml:space="preserve">See supplementary material for robustness checks:</w:t>
      </w:r>
      <w:r>
        <w:t xml:space="preserve"> </w:t>
      </w:r>
      <w:hyperlink r:id="rId21">
        <w:r>
          <w:rPr>
            <w:rStyle w:val="Hyperlink"/>
          </w:rPr>
          <w:t xml:space="preserve">https://osf.io/x82j3/overview (see `model_experiments.html` in `supplementary.zip`)</w:t>
        </w:r>
      </w:hyperlink>
    </w:p>
  </w:footnote>
  <w:footnote w:id="48">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49">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0">
        <w:r>
          <w:rPr>
            <w:rStyle w:val="Hyperlink"/>
          </w:rPr>
          <w:t xml:space="preserve">https://democracy.brighton-hove.gov.uk/documents/s205834/School%20Admission%20Arrangements%202026-27.pdf</w:t>
        </w:r>
      </w:hyperlink>
      <w:r>
        <w:t xml:space="preserve">.</w:t>
      </w:r>
    </w:p>
  </w:footnote>
  <w:footnote w:id="51">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44">
        <w:r>
          <w:rPr>
            <w:rStyle w:val="Hyperlink"/>
          </w:rPr>
          <w:t xml:space="preserve">https://yourvoice.brighton-hove.gov.uk/en-GB/projects/school-admission-arrangements-public-consultation/1</w:t>
        </w:r>
      </w:hyperlink>
      <w:r>
        <w:t xml:space="preserve">.</w:t>
      </w:r>
    </w:p>
  </w:footnote>
  <w:footnote w:id="52">
    <w:p>
      <w:pPr>
        <w:pStyle w:val="FootnoteText"/>
      </w:pPr>
      <w:r>
        <w:rPr>
          <w:rStyle w:val="FootnoteReference"/>
        </w:rPr>
        <w:footnoteRef/>
      </w:r>
      <w:r>
        <w:t xml:space="preserve"> </w:t>
      </w:r>
      <w:hyperlink r:id="rId53">
        <w:r>
          <w:rPr>
            <w:rStyle w:val="Hyperlink"/>
          </w:rPr>
          <w:t xml:space="preserve">https://www.brighton-hove.gov.uk/schools-and-learning/school-policies-reports-strategies-and-other-documents/better-outcomes-better-lives-brighton-hoves-strategy-tackling-educational-disadvantage</w:t>
        </w:r>
      </w:hyperlink>
    </w:p>
  </w:footnote>
  <w:footnote w:id="58">
    <w:p>
      <w:pPr>
        <w:pStyle w:val="FootnoteText"/>
      </w:pPr>
      <w:r>
        <w:rPr>
          <w:rStyle w:val="FootnoteReference"/>
        </w:rPr>
        <w:footnoteRef/>
      </w:r>
      <w:r>
        <w:t xml:space="preserve"> </w:t>
      </w:r>
      <w:r>
        <w:t xml:space="preserve">Full technical details, model fits, sensitivity checks and a 50-replicate clustered bootstrap of school rank uncertainty are in the supplementary material:</w:t>
      </w:r>
      <w:r>
        <w:t xml:space="preserve"> </w:t>
      </w:r>
      <w:hyperlink r:id="rId21">
        <w:r>
          <w:rPr>
            <w:rStyle w:val="Hyperlink"/>
          </w:rPr>
          <w:t xml:space="preserve">https://osf.io/x82j3/overview (see `model_experiments.html#sec-two-stage-absence` in `supplementary.zip`)</w:t>
        </w:r>
      </w:hyperlink>
    </w:p>
  </w:footnote>
  <w:footnote w:id="61">
    <w:p>
      <w:pPr>
        <w:pStyle w:val="FootnoteText"/>
      </w:pPr>
      <w:r>
        <w:rPr>
          <w:rStyle w:val="FootnoteReference"/>
        </w:rPr>
        <w:footnoteRef/>
      </w:r>
      <w:r>
        <w:t xml:space="preserve"> </w:t>
      </w:r>
      <w:r>
        <w:t xml:space="preserve">Brighton and Hove Council 2024 Consultation Papers:</w:t>
      </w:r>
      <w:r>
        <w:t xml:space="preserve"> </w:t>
      </w:r>
      <w:hyperlink r:id="rId44">
        <w:r>
          <w:rPr>
            <w:rStyle w:val="Hyperlink"/>
          </w:rPr>
          <w:t xml:space="preserve">https://yourvoice.brighton-hove.gov.uk/en-GB/projects/school-admission-arrangements-public-consultation/1</w:t>
        </w:r>
      </w:hyperlink>
    </w:p>
  </w:footnote>
  <w:footnote w:id="63">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49">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0">
        <w:r>
          <w:rPr>
            <w:rStyle w:val="Hyperlink"/>
          </w:rPr>
          <w:t xml:space="preserve">https://democracy.brighton-hove.gov.uk/documents/s205834/School%20Admission%20Arrangements%202026-27.pdf</w:t>
        </w:r>
      </w:hyperlink>
      <w:r>
        <w:t xml:space="preserve">.</w:t>
      </w:r>
    </w:p>
  </w:footnote>
  <w:footnote w:id="64">
    <w:p>
      <w:pPr>
        <w:pStyle w:val="FootnoteText"/>
      </w:pPr>
      <w:r>
        <w:rPr>
          <w:rStyle w:val="FootnoteReference"/>
        </w:rPr>
        <w:footnoteRef/>
      </w:r>
      <w:r>
        <w:t xml:space="preserve"> </w:t>
      </w:r>
      <w:r>
        <w:t xml:space="preserve">The comment was made in a blog post here:</w:t>
      </w:r>
      <w:r>
        <w:t xml:space="preserve"> </w:t>
      </w:r>
      <w:hyperlink r:id="rId65">
        <w:r>
          <w:rPr>
            <w:rStyle w:val="Hyperlink"/>
          </w:rPr>
          <w:t xml:space="preserve">https://www.classdivide.co.uk/news/uk5uk5bxax0rvjz9q4tu4kgx2lbyhw</w:t>
        </w:r>
      </w:hyperlink>
    </w:p>
  </w:footnote>
  <w:footnote w:id="66">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44">
        <w:r>
          <w:rPr>
            <w:rStyle w:val="Hyperlink"/>
          </w:rPr>
          <w:t xml:space="preserve">https://yourvoice.brighton-hove.gov.uk/en-GB/projects/school-admission-arrangements-public-consultation/1</w:t>
        </w:r>
      </w:hyperlink>
      <w:r>
        <w:t xml:space="preserve">.</w:t>
      </w:r>
    </w:p>
  </w:footnote>
  <w:footnote w:id="68">
    <w:p>
      <w:pPr>
        <w:pStyle w:val="FootnoteText"/>
      </w:pPr>
      <w:r>
        <w:rPr>
          <w:rStyle w:val="FootnoteReference"/>
        </w:rPr>
        <w:footnoteRef/>
      </w:r>
      <w:r>
        <w:t xml:space="preserve"> </w:t>
      </w:r>
      <w:hyperlink r:id="rId69">
        <w:r>
          <w:rPr>
            <w:rStyle w:val="Hyperlink"/>
          </w:rPr>
          <w:t xml:space="preserve">https://educationequity.kit.com/</w:t>
        </w:r>
      </w:hyperlink>
    </w:p>
  </w:footnote>
  <w:footnote w:id="70">
    <w:p>
      <w:pPr>
        <w:pStyle w:val="FootnoteText"/>
      </w:pPr>
      <w:r>
        <w:rPr>
          <w:rStyle w:val="FootnoteReference"/>
        </w:rPr>
        <w:footnoteRef/>
      </w:r>
      <w:r>
        <w:t xml:space="preserve"> </w:t>
      </w:r>
      <w:hyperlink r:id="rId71">
        <w:r>
          <w:rPr>
            <w:rStyle w:val="Hyperlink"/>
          </w:rPr>
          <w:t xml:space="preserve">https://reports.ofsted.gov.uk/provider/23/136164</w:t>
        </w:r>
      </w:hyperlink>
    </w:p>
  </w:footnote>
  <w:footnote w:id="73">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49">
        <w:r>
          <w:rPr>
            <w:rStyle w:val="Hyperlink"/>
          </w:rPr>
          <w:t xml:space="preserve">https://democracy.brighton-hove.gov.uk/documents/s204040/School%20Admission%20Arrangements%202026-27.pdf</w:t>
        </w:r>
      </w:hyperlink>
    </w:p>
  </w:footnote>
  <w:footnote w:id="76">
    <w:p>
      <w:pPr>
        <w:pStyle w:val="FootnoteText"/>
      </w:pPr>
      <w:r>
        <w:rPr>
          <w:rStyle w:val="FootnoteReference"/>
        </w:rPr>
        <w:footnoteRef/>
      </w:r>
      <w:r>
        <w:t xml:space="preserve"> </w:t>
      </w:r>
      <w:r>
        <w:t xml:space="preserve">School Attainment Policy Simulator: an interactive R Shiny web tool developed as part of this work. URL withheld for double-blind review; tool details, a walkthrough and access can be made available on request from the corresponding author via the editorial office.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9AC26D7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2">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3">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4">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6">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7">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8">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9">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20">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1">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43349035" w:numId="1">
    <w:abstractNumId w:val="11"/>
  </w:num>
  <w:num w16cid:durableId="715008937" w:numId="2">
    <w:abstractNumId w:val="16"/>
  </w:num>
  <w:num w16cid:durableId="90863085" w:numId="3">
    <w:abstractNumId w:val="20"/>
  </w:num>
  <w:num w16cid:durableId="285892989" w:numId="4">
    <w:abstractNumId w:val="1"/>
  </w:num>
  <w:num w16cid:durableId="1889688008" w:numId="5">
    <w:abstractNumId w:val="2"/>
  </w:num>
  <w:num w16cid:durableId="1659188007" w:numId="6">
    <w:abstractNumId w:val="3"/>
  </w:num>
  <w:num w16cid:durableId="1748379258" w:numId="7">
    <w:abstractNumId w:val="4"/>
  </w:num>
  <w:num w16cid:durableId="1522279981" w:numId="8">
    <w:abstractNumId w:val="9"/>
  </w:num>
  <w:num w16cid:durableId="1846019313" w:numId="9">
    <w:abstractNumId w:val="5"/>
  </w:num>
  <w:num w16cid:durableId="1511069277" w:numId="10">
    <w:abstractNumId w:val="7"/>
  </w:num>
  <w:num w16cid:durableId="522597845" w:numId="11">
    <w:abstractNumId w:val="6"/>
  </w:num>
  <w:num w16cid:durableId="1183083884" w:numId="12">
    <w:abstractNumId w:val="10"/>
  </w:num>
  <w:num w16cid:durableId="1310789798" w:numId="13">
    <w:abstractNumId w:val="8"/>
  </w:num>
  <w:num w16cid:durableId="530187866" w:numId="14">
    <w:abstractNumId w:val="18"/>
  </w:num>
  <w:num w16cid:durableId="967275065" w:numId="15">
    <w:abstractNumId w:val="21"/>
  </w:num>
  <w:num w16cid:durableId="1562205318" w:numId="16">
    <w:abstractNumId w:val="15"/>
  </w:num>
  <w:num w16cid:durableId="18243480" w:numId="17">
    <w:abstractNumId w:val="17"/>
  </w:num>
  <w:num w16cid:durableId="148324002" w:numId="18">
    <w:abstractNumId w:val="12"/>
  </w:num>
  <w:num w16cid:durableId="1065106568" w:numId="19">
    <w:abstractNumId w:val="0"/>
  </w:num>
  <w:num w16cid:durableId="452943983" w:numId="20">
    <w:abstractNumId w:val="13"/>
  </w:num>
  <w:num w16cid:durableId="518197463" w:numId="21">
    <w:abstractNumId w:val="19"/>
  </w:num>
  <w:num w16cid:durableId="517695458" w:numId="22">
    <w:abstractNumId w:val="22"/>
  </w:num>
  <w:num w16cid:durableId="478576357" w:numId="23">
    <w:abstractNumId w:val="23"/>
  </w:num>
  <w:num w16cid:durableId="1353457913" w:numId="24">
    <w:abstractNumId w:val="14"/>
  </w:num>
  <w:num w16cid:durableId="1522280334" w:numId="25">
    <w:abstractNumId w:val="2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linkStyles/>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60CA6"/>
    <w:rsid w:val="000F697D"/>
    <w:rsid w:val="00162B3B"/>
    <w:rsid w:val="001A76D3"/>
    <w:rsid w:val="00302154"/>
    <w:rsid w:val="00303AF6"/>
    <w:rsid w:val="003E124A"/>
    <w:rsid w:val="00413CD7"/>
    <w:rsid w:val="00413EAF"/>
    <w:rsid w:val="00440721"/>
    <w:rsid w:val="00491C3B"/>
    <w:rsid w:val="006440C5"/>
    <w:rsid w:val="00660CA6"/>
    <w:rsid w:val="006B1605"/>
    <w:rsid w:val="006B1EF0"/>
    <w:rsid w:val="006E261F"/>
    <w:rsid w:val="00751895"/>
    <w:rsid w:val="0078047F"/>
    <w:rsid w:val="007C4687"/>
    <w:rsid w:val="00856D00"/>
    <w:rsid w:val="00861632"/>
    <w:rsid w:val="00A44957"/>
    <w:rsid w:val="00A50E66"/>
    <w:rsid w:val="00A96273"/>
    <w:rsid w:val="00B25936"/>
    <w:rsid w:val="00B6371F"/>
    <w:rsid w:val="00B8250B"/>
    <w:rsid w:val="00BE31E9"/>
    <w:rsid w:val="00C545A6"/>
    <w:rsid w:val="00C71E44"/>
    <w:rsid w:val="00D05A8B"/>
    <w:rsid w:val="00D5127C"/>
    <w:rsid w:val="00D62C5E"/>
    <w:rsid w:val="00EB2F3C"/>
    <w:rsid w:val="00EC7E12"/>
    <w:rsid w:val="00FF716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61F"/>
    <w:pPr>
      <w:spacing w:after="0" w:line="480" w:lineRule="auto"/>
    </w:pPr>
    <w:rPr>
      <w:rFonts w:ascii="Times New Roman" w:cs="Times New Roman" w:eastAsia="Times New Roman" w:hAnsi="Times New Roman"/>
      <w:lang w:eastAsia="en-GB" w:val="en-GB"/>
    </w:rPr>
  </w:style>
  <w:style w:styleId="Heading1" w:type="paragraph">
    <w:name w:val="heading 1"/>
    <w:basedOn w:val="Normal"/>
    <w:next w:val="Paragraph"/>
    <w:link w:val="Heading1Char"/>
    <w:qFormat/>
    <w:rsid w:val="006E261F"/>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6E261F"/>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6E261F"/>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6E261F"/>
    <w:pPr>
      <w:spacing w:before="360"/>
      <w:outlineLvl w:val="3"/>
    </w:pPr>
    <w:rPr>
      <w:bCs/>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unhideWhenUsed/>
    <w:rsid w:val="006E261F"/>
  </w:style>
  <w:style w:default="1" w:styleId="TableNormal" w:type="table">
    <w:name w:val="Normal Table"/>
    <w:uiPriority w:val="99"/>
    <w:semiHidden/>
    <w:unhideWhenUsed/>
    <w:tblPr>
      <w:tblInd w:type="dxa" w:w="0"/>
      <w:tblCellMar>
        <w:top w:type="dxa" w:w="0"/>
        <w:left w:type="dxa" w:w="43"/>
        <w:bottom w:type="dxa" w:w="0"/>
        <w:right w:type="dxa" w:w="43"/>
      </w:tblCellMar>
    </w:tblPr>
  </w:style>
  <w:style w:default="1" w:styleId="NoList" w:type="numbering">
    <w:name w:val="No List"/>
    <w:uiPriority w:val="99"/>
    <w:semiHidden/>
    <w:unhideWhenUsed/>
    <w:rsid w:val="006E261F"/>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pPr>
    <w:rPr>
      <w:sz w:val="16"/>
      <w:szCs w:val="16"/>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Keywords"/>
    <w:qFormat/>
    <w:rsid w:val="006E261F"/>
    <w:pPr>
      <w:spacing w:after="300" w:before="360" w:line="360" w:lineRule="auto"/>
      <w:ind w:left="720" w:right="567"/>
    </w:pPr>
    <w:rPr>
      <w:sz w:val="22"/>
    </w:rPr>
  </w:style>
  <w:style w:styleId="Bibliography" w:type="paragraph">
    <w:name w:val="Bibliography"/>
    <w:basedOn w:val="Normal"/>
    <w:qFormat/>
    <w:pPr>
      <w:ind w:hanging="720" w:left="720"/>
    </w:pPr>
  </w:style>
  <w:style w:customStyle="1" w:styleId="Heading1Char" w:type="character">
    <w:name w:val="Heading 1 Char"/>
    <w:basedOn w:val="DefaultParagraphFont"/>
    <w:link w:val="Heading1"/>
    <w:rsid w:val="006E261F"/>
    <w:rPr>
      <w:rFonts w:ascii="Times New Roman" w:cs="Arial" w:eastAsia="Times New Roman" w:hAnsi="Times New Roman"/>
      <w:b/>
      <w:bCs/>
      <w:kern w:val="32"/>
      <w:szCs w:val="32"/>
      <w:lang w:eastAsia="en-GB" w:val="en-GB"/>
    </w:rPr>
  </w:style>
  <w:style w:customStyle="1" w:styleId="Heading2Char" w:type="character">
    <w:name w:val="Heading 2 Char"/>
    <w:basedOn w:val="DefaultParagraphFont"/>
    <w:link w:val="Heading2"/>
    <w:rsid w:val="006E261F"/>
    <w:rPr>
      <w:rFonts w:ascii="Times New Roman" w:cs="Arial" w:eastAsia="Times New Roman" w:hAnsi="Times New Roman"/>
      <w:b/>
      <w:bCs/>
      <w:i/>
      <w:iCs/>
      <w:szCs w:val="28"/>
      <w:lang w:eastAsia="en-GB" w:val="en-GB"/>
    </w:rPr>
  </w:style>
  <w:style w:customStyle="1" w:styleId="Heading3Char" w:type="character">
    <w:name w:val="Heading 3 Char"/>
    <w:basedOn w:val="DefaultParagraphFont"/>
    <w:link w:val="Heading3"/>
    <w:rsid w:val="006E261F"/>
    <w:rPr>
      <w:rFonts w:ascii="Times New Roman" w:cs="Arial" w:eastAsia="Times New Roman" w:hAnsi="Times New Roman"/>
      <w:bCs/>
      <w:i/>
      <w:szCs w:val="26"/>
      <w:lang w:eastAsia="en-GB" w:val="en-GB"/>
    </w:rPr>
  </w:style>
  <w:style w:customStyle="1" w:styleId="Heading4Char" w:type="character">
    <w:name w:val="Heading 4 Char"/>
    <w:basedOn w:val="DefaultParagraphFont"/>
    <w:link w:val="Heading4"/>
    <w:rsid w:val="006E261F"/>
    <w:rPr>
      <w:rFonts w:ascii="Times New Roman" w:cs="Times New Roman" w:eastAsia="Times New Roman" w:hAnsi="Times New Roman"/>
      <w:bCs/>
      <w:szCs w:val="28"/>
      <w:lang w:eastAsia="en-GB" w:val="en-GB"/>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autoRedefine/>
    <w:rsid w:val="006E261F"/>
    <w:pPr>
      <w:ind w:hanging="284" w:left="284"/>
    </w:pPr>
    <w:rPr>
      <w:sz w:val="22"/>
      <w:szCs w:val="20"/>
    </w:rPr>
  </w:style>
  <w:style w:customStyle="1" w:styleId="FootnoteBlockText" w:type="paragraph">
    <w:name w:val="Footnote Block Text"/>
    <w:basedOn w:val="FootnoteText"/>
    <w:next w:val="FootnoteText"/>
    <w:uiPriority w:val="9"/>
    <w:unhideWhenUsed/>
    <w:qFormat/>
    <w:pPr>
      <w:spacing w:after="100" w:before="100"/>
      <w:ind w:firstLine="0" w:left="480" w:right="480"/>
    </w:pPr>
  </w:style>
  <w:style w:customStyle="1" w:styleId="Table" w:type="table">
    <w:name w:val="Table"/>
    <w:semiHidden/>
    <w:unhideWhenUsed/>
    <w:qFormat/>
    <w:tblPr>
      <w:tblInd w:type="dxa" w:w="0"/>
      <w:tblCellMar>
        <w:top w:type="dxa" w:w="0"/>
        <w:left w:type="dxa" w:w="43"/>
        <w:bottom w:type="dxa" w:w="0"/>
        <w:right w:type="dxa" w:w="43"/>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DefaultParagraphFont"/>
    <w:rsid w:val="006E261F"/>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Articletitle" w:type="paragraph">
    <w:name w:val="Article title"/>
    <w:basedOn w:val="Normal"/>
    <w:next w:val="Normal"/>
    <w:qFormat/>
    <w:rsid w:val="006E261F"/>
    <w:pPr>
      <w:spacing w:after="120" w:line="360" w:lineRule="auto"/>
    </w:pPr>
    <w:rPr>
      <w:b/>
      <w:sz w:val="28"/>
    </w:rPr>
  </w:style>
  <w:style w:customStyle="1" w:styleId="Authornames" w:type="paragraph">
    <w:name w:val="Author names"/>
    <w:basedOn w:val="Normal"/>
    <w:next w:val="Normal"/>
    <w:qFormat/>
    <w:rsid w:val="006E261F"/>
    <w:pPr>
      <w:spacing w:before="240" w:line="360" w:lineRule="auto"/>
    </w:pPr>
    <w:rPr>
      <w:sz w:val="28"/>
    </w:rPr>
  </w:style>
  <w:style w:customStyle="1" w:styleId="Affiliation" w:type="paragraph">
    <w:name w:val="Affiliation"/>
    <w:basedOn w:val="Normal"/>
    <w:qFormat/>
    <w:rsid w:val="006E261F"/>
    <w:pPr>
      <w:spacing w:before="240" w:line="360" w:lineRule="auto"/>
    </w:pPr>
    <w:rPr>
      <w:i/>
    </w:rPr>
  </w:style>
  <w:style w:customStyle="1" w:styleId="Receiveddates" w:type="paragraph">
    <w:name w:val="Received dates"/>
    <w:basedOn w:val="Affiliation"/>
    <w:next w:val="Normal"/>
    <w:qFormat/>
    <w:rsid w:val="006E261F"/>
  </w:style>
  <w:style w:customStyle="1" w:styleId="Keywords" w:type="paragraph">
    <w:name w:val="Keywords"/>
    <w:basedOn w:val="Normal"/>
    <w:next w:val="Paragraph"/>
    <w:qFormat/>
    <w:rsid w:val="006E261F"/>
    <w:pPr>
      <w:spacing w:after="240" w:before="240" w:line="360" w:lineRule="auto"/>
      <w:ind w:left="720" w:right="567"/>
    </w:pPr>
    <w:rPr>
      <w:sz w:val="22"/>
    </w:rPr>
  </w:style>
  <w:style w:customStyle="1" w:styleId="Correspondencedetails" w:type="paragraph">
    <w:name w:val="Correspondence details"/>
    <w:basedOn w:val="Normal"/>
    <w:qFormat/>
    <w:rsid w:val="006E261F"/>
    <w:pPr>
      <w:spacing w:before="240" w:line="360" w:lineRule="auto"/>
    </w:pPr>
  </w:style>
  <w:style w:customStyle="1" w:styleId="Displayedquotation" w:type="paragraph">
    <w:name w:val="Displayed quotation"/>
    <w:basedOn w:val="Normal"/>
    <w:qFormat/>
    <w:rsid w:val="006E261F"/>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6E261F"/>
    <w:pPr>
      <w:widowControl/>
      <w:numPr>
        <w:numId w:val="14"/>
      </w:numPr>
      <w:spacing w:after="240"/>
      <w:contextualSpacing/>
    </w:pPr>
  </w:style>
  <w:style w:customStyle="1" w:styleId="Displayedequation" w:type="paragraph">
    <w:name w:val="Displayed equation"/>
    <w:basedOn w:val="Normal"/>
    <w:next w:val="Paragraph"/>
    <w:qFormat/>
    <w:rsid w:val="006E261F"/>
    <w:pPr>
      <w:tabs>
        <w:tab w:pos="4253" w:val="center"/>
        <w:tab w:pos="8222" w:val="right"/>
      </w:tabs>
      <w:spacing w:after="240" w:before="240"/>
      <w:jc w:val="center"/>
    </w:pPr>
  </w:style>
  <w:style w:customStyle="1" w:styleId="Acknowledgements" w:type="paragraph">
    <w:name w:val="Acknowledgements"/>
    <w:basedOn w:val="Normal"/>
    <w:next w:val="Normal"/>
    <w:qFormat/>
    <w:rsid w:val="006E261F"/>
    <w:pPr>
      <w:spacing w:before="120" w:line="360" w:lineRule="auto"/>
    </w:pPr>
    <w:rPr>
      <w:sz w:val="22"/>
    </w:rPr>
  </w:style>
  <w:style w:customStyle="1" w:styleId="Tabletitle" w:type="paragraph">
    <w:name w:val="Table title"/>
    <w:basedOn w:val="Normal"/>
    <w:next w:val="Normal"/>
    <w:qFormat/>
    <w:rsid w:val="006E261F"/>
    <w:pPr>
      <w:spacing w:before="240" w:line="360" w:lineRule="auto"/>
    </w:pPr>
  </w:style>
  <w:style w:customStyle="1" w:styleId="Figurecaption" w:type="paragraph">
    <w:name w:val="Figure caption"/>
    <w:basedOn w:val="Normal"/>
    <w:next w:val="Normal"/>
    <w:qFormat/>
    <w:rsid w:val="006E261F"/>
    <w:pPr>
      <w:spacing w:before="240" w:line="360" w:lineRule="auto"/>
    </w:pPr>
  </w:style>
  <w:style w:customStyle="1" w:styleId="Footnotes" w:type="paragraph">
    <w:name w:val="Footnotes"/>
    <w:basedOn w:val="Normal"/>
    <w:qFormat/>
    <w:rsid w:val="006E261F"/>
    <w:pPr>
      <w:spacing w:before="120" w:line="360" w:lineRule="auto"/>
      <w:ind w:hanging="482" w:left="482"/>
      <w:contextualSpacing/>
    </w:pPr>
    <w:rPr>
      <w:sz w:val="22"/>
    </w:rPr>
  </w:style>
  <w:style w:customStyle="1" w:styleId="Notesoncontributors" w:type="paragraph">
    <w:name w:val="Notes on contributors"/>
    <w:basedOn w:val="Normal"/>
    <w:qFormat/>
    <w:rsid w:val="006E261F"/>
    <w:pPr>
      <w:spacing w:before="240" w:line="360" w:lineRule="auto"/>
    </w:pPr>
    <w:rPr>
      <w:sz w:val="22"/>
    </w:rPr>
  </w:style>
  <w:style w:customStyle="1" w:styleId="Normalparagraphstyle" w:type="paragraph">
    <w:name w:val="Normal paragraph style"/>
    <w:basedOn w:val="Normal"/>
    <w:next w:val="Normal"/>
    <w:rsid w:val="006E261F"/>
  </w:style>
  <w:style w:customStyle="1" w:styleId="Paragraph" w:type="paragraph">
    <w:name w:val="Paragraph"/>
    <w:basedOn w:val="Normal"/>
    <w:next w:val="Newparagraph"/>
    <w:qFormat/>
    <w:rsid w:val="006E261F"/>
    <w:pPr>
      <w:widowControl w:val="0"/>
      <w:spacing w:before="240"/>
    </w:pPr>
  </w:style>
  <w:style w:customStyle="1" w:styleId="Newparagraph" w:type="paragraph">
    <w:name w:val="New paragraph"/>
    <w:basedOn w:val="Normal"/>
    <w:qFormat/>
    <w:rsid w:val="006E261F"/>
    <w:pPr>
      <w:ind w:firstLine="720"/>
    </w:pPr>
  </w:style>
  <w:style w:styleId="NormalIndent" w:type="paragraph">
    <w:name w:val="Normal Indent"/>
    <w:basedOn w:val="Normal"/>
    <w:rsid w:val="006E261F"/>
    <w:pPr>
      <w:ind w:left="720"/>
    </w:pPr>
  </w:style>
  <w:style w:customStyle="1" w:styleId="References" w:type="paragraph">
    <w:name w:val="References"/>
    <w:basedOn w:val="Normal"/>
    <w:qFormat/>
    <w:rsid w:val="006E261F"/>
    <w:pPr>
      <w:spacing w:before="120" w:line="360" w:lineRule="auto"/>
      <w:ind w:hanging="720" w:left="720"/>
      <w:contextualSpacing/>
    </w:pPr>
  </w:style>
  <w:style w:customStyle="1" w:styleId="Subjectcodes" w:type="paragraph">
    <w:name w:val="Subject codes"/>
    <w:basedOn w:val="Keywords"/>
    <w:next w:val="Paragraph"/>
    <w:qFormat/>
    <w:rsid w:val="006E261F"/>
  </w:style>
  <w:style w:customStyle="1" w:styleId="Bulletedlist" w:type="paragraph">
    <w:name w:val="Bulleted list"/>
    <w:basedOn w:val="Paragraph"/>
    <w:next w:val="Paragraph"/>
    <w:qFormat/>
    <w:rsid w:val="006E261F"/>
    <w:pPr>
      <w:widowControl/>
      <w:numPr>
        <w:numId w:val="15"/>
      </w:numPr>
      <w:spacing w:after="240"/>
      <w:contextualSpacing/>
    </w:pPr>
  </w:style>
  <w:style w:customStyle="1" w:styleId="FootnoteTextChar" w:type="character">
    <w:name w:val="Footnote Text Char"/>
    <w:basedOn w:val="DefaultParagraphFont"/>
    <w:link w:val="FootnoteText"/>
    <w:rsid w:val="006E261F"/>
    <w:rPr>
      <w:rFonts w:ascii="Times New Roman" w:cs="Times New Roman" w:eastAsia="Times New Roman" w:hAnsi="Times New Roman"/>
      <w:sz w:val="22"/>
      <w:szCs w:val="20"/>
      <w:lang w:eastAsia="en-GB" w:val="en-GB"/>
    </w:rPr>
  </w:style>
  <w:style w:styleId="EndnoteText" w:type="paragraph">
    <w:name w:val="endnote text"/>
    <w:basedOn w:val="Normal"/>
    <w:link w:val="EndnoteTextChar"/>
    <w:autoRedefine/>
    <w:rsid w:val="006E261F"/>
    <w:pPr>
      <w:ind w:hanging="284" w:left="284"/>
    </w:pPr>
    <w:rPr>
      <w:sz w:val="22"/>
      <w:szCs w:val="20"/>
    </w:rPr>
  </w:style>
  <w:style w:customStyle="1" w:styleId="EndnoteTextChar" w:type="character">
    <w:name w:val="Endnote Text Char"/>
    <w:basedOn w:val="DefaultParagraphFont"/>
    <w:link w:val="EndnoteText"/>
    <w:rsid w:val="006E261F"/>
    <w:rPr>
      <w:rFonts w:ascii="Times New Roman" w:cs="Times New Roman" w:eastAsia="Times New Roman" w:hAnsi="Times New Roman"/>
      <w:sz w:val="22"/>
      <w:szCs w:val="20"/>
      <w:lang w:eastAsia="en-GB" w:val="en-GB"/>
    </w:rPr>
  </w:style>
  <w:style w:styleId="EndnoteReference" w:type="character">
    <w:name w:val="endnote reference"/>
    <w:basedOn w:val="DefaultParagraphFont"/>
    <w:rsid w:val="006E261F"/>
    <w:rPr>
      <w:vertAlign w:val="superscript"/>
    </w:rPr>
  </w:style>
  <w:style w:styleId="Header" w:type="paragraph">
    <w:name w:val="header"/>
    <w:basedOn w:val="Normal"/>
    <w:link w:val="HeaderChar"/>
    <w:rsid w:val="006E261F"/>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6E261F"/>
    <w:rPr>
      <w:rFonts w:ascii="Times New Roman" w:cs="Times New Roman" w:eastAsia="Times New Roman" w:hAnsi="Times New Roman"/>
      <w:lang w:eastAsia="en-GB" w:val="en-GB"/>
    </w:rPr>
  </w:style>
  <w:style w:styleId="Footer" w:type="paragraph">
    <w:name w:val="footer"/>
    <w:basedOn w:val="Normal"/>
    <w:link w:val="FooterChar"/>
    <w:rsid w:val="006E261F"/>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6E261F"/>
    <w:rPr>
      <w:rFonts w:ascii="Times New Roman" w:cs="Times New Roman" w:eastAsia="Times New Roman" w:hAnsi="Times New Roman"/>
      <w:lang w:eastAsia="en-GB" w:val="en-GB"/>
    </w:rPr>
  </w:style>
  <w:style w:customStyle="1" w:styleId="Heading4Paragraph" w:type="paragraph">
    <w:name w:val="Heading 4 + Paragraph"/>
    <w:basedOn w:val="Paragraph"/>
    <w:next w:val="Newparagraph"/>
    <w:qFormat/>
    <w:rsid w:val="006E261F"/>
    <w:pPr>
      <w:widowControl/>
      <w:spacing w:before="360"/>
    </w:pPr>
  </w:style>
  <w:style w:styleId="TableGridLight" w:type="table">
    <w:name w:val="Grid Table Light"/>
    <w:basedOn w:val="TableNormal"/>
    <w:rsid w:val="003E124A"/>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hyperlink" Id="rId102" Target="https://cep.lse.ac.uk/_new/publications/abstract.asp?index=5752" TargetMode="External" /><Relationship Type="http://schemas.openxmlformats.org/officeDocument/2006/relationships/hyperlink" Id="rId91" Target="https://committees.parliament.uk/committee/203/education-committee/news/156024/forgotten-white-workingclass-pupils-let-down-by-decades-of-neglect-mps-say/" TargetMode="External" /><Relationship Type="http://schemas.openxmlformats.org/officeDocument/2006/relationships/hyperlink" Id="rId49" Target="https://democracy.brighton-hove.gov.uk/documents/s204040/School%20Admission%20Arrangements%202026-27.pdf" TargetMode="External" /><Relationship Type="http://schemas.openxmlformats.org/officeDocument/2006/relationships/hyperlink" Id="rId50" Target="https://democracy.brighton-hove.gov.uk/documents/s205834/School%20Admission%20Arrangements%202026-27.pdf" TargetMode="External" /><Relationship Type="http://schemas.openxmlformats.org/officeDocument/2006/relationships/hyperlink" Id="rId103" Target="https://doi.org/10.1002/berj.3297" TargetMode="External" /><Relationship Type="http://schemas.openxmlformats.org/officeDocument/2006/relationships/hyperlink" Id="rId98" Target="https://doi.org/10.1002/berj.3992" TargetMode="External" /><Relationship Type="http://schemas.openxmlformats.org/officeDocument/2006/relationships/hyperlink" Id="rId128" Target="https://doi.org/10.1007/978-3-031-98300-9_17" TargetMode="External" /><Relationship Type="http://schemas.openxmlformats.org/officeDocument/2006/relationships/hyperlink" Id="rId119" Target="https://doi.org/10.1007/s41105-017-0091-0" TargetMode="External" /><Relationship Type="http://schemas.openxmlformats.org/officeDocument/2006/relationships/hyperlink" Id="rId89" Target="https://doi.org/10.1016/j.econedurev.2023.102405" TargetMode="External" /><Relationship Type="http://schemas.openxmlformats.org/officeDocument/2006/relationships/hyperlink" Id="rId97" Target="https://doi.org/10.1016/j.jth.2023.101605" TargetMode="External" /><Relationship Type="http://schemas.openxmlformats.org/officeDocument/2006/relationships/hyperlink" Id="rId110" Target="https://doi.org/10.1016/j.psyneuen.2021.105371" TargetMode="External" /><Relationship Type="http://schemas.openxmlformats.org/officeDocument/2006/relationships/hyperlink" Id="rId133" Target="https://doi.org/10.1016/j.sleep.2018.10.041" TargetMode="External" /><Relationship Type="http://schemas.openxmlformats.org/officeDocument/2006/relationships/hyperlink" Id="rId132" Target="https://doi.org/10.1080/00031305.2016.1154108" TargetMode="External" /><Relationship Type="http://schemas.openxmlformats.org/officeDocument/2006/relationships/hyperlink" Id="rId126" Target="https://doi.org/10.1080/01425692.2025.2474040" TargetMode="External" /><Relationship Type="http://schemas.openxmlformats.org/officeDocument/2006/relationships/hyperlink" Id="rId85" Target="https://doi.org/10.1080/0305764X.2024.2420611" TargetMode="External" /><Relationship Type="http://schemas.openxmlformats.org/officeDocument/2006/relationships/hyperlink" Id="rId83" Target="https://doi.org/10.1080/09645292.2017.1366425" TargetMode="External" /><Relationship Type="http://schemas.openxmlformats.org/officeDocument/2006/relationships/hyperlink" Id="rId99" Target="https://doi.org/10.1093/ooec/odad029" TargetMode="External" /><Relationship Type="http://schemas.openxmlformats.org/officeDocument/2006/relationships/hyperlink" Id="rId114" Target="https://doi.org/10.1098/rsif.2017.0213" TargetMode="External" /><Relationship Type="http://schemas.openxmlformats.org/officeDocument/2006/relationships/hyperlink" Id="rId101" Target="https://doi.org/10.1111/j.1467-8624.2004.00655.x" TargetMode="External" /><Relationship Type="http://schemas.openxmlformats.org/officeDocument/2006/relationships/hyperlink" Id="rId84" Target="https://doi.org/10.1111/j.1475-5661.2012.00511.x" TargetMode="External" /><Relationship Type="http://schemas.openxmlformats.org/officeDocument/2006/relationships/hyperlink" Id="rId115" Target="https://doi.org/10.1111/j.2041-210x.2012.00261.x" TargetMode="External" /><Relationship Type="http://schemas.openxmlformats.org/officeDocument/2006/relationships/hyperlink" Id="rId120" Target="https://doi.org/10.1111/jcpp.14082" TargetMode="External" /><Relationship Type="http://schemas.openxmlformats.org/officeDocument/2006/relationships/hyperlink" Id="rId116" Target="https://doi.org/10.1111/pcn.13714" TargetMode="External" /><Relationship Type="http://schemas.openxmlformats.org/officeDocument/2006/relationships/hyperlink" Id="rId87" Target="https://doi.org/10.1177/0308518X18787820" TargetMode="External" /><Relationship Type="http://schemas.openxmlformats.org/officeDocument/2006/relationships/hyperlink" Id="rId131" Target="https://doi.org/10.1177/0739456X17725148" TargetMode="External" /><Relationship Type="http://schemas.openxmlformats.org/officeDocument/2006/relationships/hyperlink" Id="rId104" Target="https://doi.org/10.1177/2158244018825171" TargetMode="External" /><Relationship Type="http://schemas.openxmlformats.org/officeDocument/2006/relationships/hyperlink" Id="rId100" Target="https://doi.org/10.1186/1471-2458-13-1166" TargetMode="External" /><Relationship Type="http://schemas.openxmlformats.org/officeDocument/2006/relationships/hyperlink" Id="rId108" Target="https://doi.org/10.1186/s12889-025-22861-7" TargetMode="External" /><Relationship Type="http://schemas.openxmlformats.org/officeDocument/2006/relationships/hyperlink" Id="rId117" Target="https://doi.org/10.1265/ehpm.25-00290" TargetMode="External" /><Relationship Type="http://schemas.openxmlformats.org/officeDocument/2006/relationships/hyperlink" Id="rId109" Target="https://doi.org/10.1371/journal.pmed.1003031" TargetMode="External" /><Relationship Type="http://schemas.openxmlformats.org/officeDocument/2006/relationships/hyperlink" Id="rId90" Target="https://doi.org/10.1371/journal.pone.0314687" TargetMode="External" /><Relationship Type="http://schemas.openxmlformats.org/officeDocument/2006/relationships/hyperlink" Id="rId112" Target="https://doi.org/10.14324/LRE.21.1.20" TargetMode="External" /><Relationship Type="http://schemas.openxmlformats.org/officeDocument/2006/relationships/hyperlink" Id="rId124" Target="https://doi.org/10.1515/9781400881970-018" TargetMode="External" /><Relationship Type="http://schemas.openxmlformats.org/officeDocument/2006/relationships/hyperlink" Id="rId107" Target="https://doi.org/10.18637/jss.v017.i01" TargetMode="External" /><Relationship Type="http://schemas.openxmlformats.org/officeDocument/2006/relationships/hyperlink" Id="rId125" Target="https://doi.org/10.3102/0013189X20949504" TargetMode="External" /><Relationship Type="http://schemas.openxmlformats.org/officeDocument/2006/relationships/hyperlink" Id="rId92" Target="https://doi.org/10.3102/01623737221092450" TargetMode="External" /><Relationship Type="http://schemas.openxmlformats.org/officeDocument/2006/relationships/hyperlink" Id="rId118" Target="https://doi.org/10.3109/07420528.2013.826238" TargetMode="External" /><Relationship Type="http://schemas.openxmlformats.org/officeDocument/2006/relationships/hyperlink" Id="rId105" Target="https://doi.org/10.3390/educsci15010006" TargetMode="External" /><Relationship Type="http://schemas.openxmlformats.org/officeDocument/2006/relationships/hyperlink" Id="rId69" Target="https://educationequity.kit.com/" TargetMode="External" /><Relationship Type="http://schemas.openxmlformats.org/officeDocument/2006/relationships/hyperlink" Id="rId130" Target="https://epi.org.uk/annual-report-2023/" TargetMode="External" /><Relationship Type="http://schemas.openxmlformats.org/officeDocument/2006/relationships/hyperlink" Id="rId134" Target="https://epi.org.uk/publications-and-research/the-influence-of-headteachers-on-their-schools/" TargetMode="External" /><Relationship Type="http://schemas.openxmlformats.org/officeDocument/2006/relationships/hyperlink" Id="rId33" Target="https://explore-education-statistics.service.gov.uk/find-statistics/key-stage-4-performance" TargetMode="External" /><Relationship Type="http://schemas.openxmlformats.org/officeDocument/2006/relationships/hyperlink" Id="rId95" Target="https://explore-education-statistics.service.gov.uk/find-statistics/pupil-absence-in-schools-in-england/2024-25-autumn-and-spring-term" TargetMode="External" /><Relationship Type="http://schemas.openxmlformats.org/officeDocument/2006/relationships/hyperlink" Id="rId93" Target="https://explore-education-statistics.service.gov.uk/find-statistics/the-link-between-absence-and-attainment-at-ks2-and-ks4/2018-19" TargetMode="External" /><Relationship Type="http://schemas.openxmlformats.org/officeDocument/2006/relationships/hyperlink" Id="rId129" Target="https://ffteducationdatalab.org.uk/2023/11/are-pupils-who-live-further-away-from-their-school-absent-more-often/" TargetMode="External" /><Relationship Type="http://schemas.openxmlformats.org/officeDocument/2006/relationships/hyperlink" Id="rId123" Target="https://knowledge.uchicago.edu/record/7216" TargetMode="External" /><Relationship Type="http://schemas.openxmlformats.org/officeDocument/2006/relationships/hyperlink" Id="rId106" Target="https://opendocs.ids.ac.uk/articles/report/The_Contribution_of_Education_to_Economic_Growth/26453986/1" TargetMode="External" /><Relationship Type="http://schemas.openxmlformats.org/officeDocument/2006/relationships/hyperlink" Id="rId21" Target="https://osf.io/x82j3/overview" TargetMode="External" /><Relationship Type="http://schemas.openxmlformats.org/officeDocument/2006/relationships/hyperlink" Id="rId71" Target="https://reports.ofsted.gov.uk/provider/23/136164" TargetMode="External" /><Relationship Type="http://schemas.openxmlformats.org/officeDocument/2006/relationships/hyperlink" Id="rId53"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65" Target="https://www.classdivide.co.uk/news/uk5uk5bxax0rvjz9q4tu4kgx2lbyhw" TargetMode="External" /><Relationship Type="http://schemas.openxmlformats.org/officeDocument/2006/relationships/hyperlink" Id="rId121" Target="https://www.gov.uk/government/publications/against-the-odds" TargetMode="External" /><Relationship Type="http://schemas.openxmlformats.org/officeDocument/2006/relationships/hyperlink" Id="rId96" Target="https://www.gov.uk/government/publications/every-child-achieving-and-thriving/every-child-achieving-and-thriving-html-version" TargetMode="External" /><Relationship Type="http://schemas.openxmlformats.org/officeDocument/2006/relationships/hyperlink" Id="rId122" Target="https://www.gov.uk/government/publications/examining-the-london-advantage-in-attainment-evidence-from-lsype" TargetMode="External" /><Relationship Type="http://schemas.openxmlformats.org/officeDocument/2006/relationships/hyperlink" Id="rId94" Target="https://www.gov.uk/government/publications/link-between-attendance-and-attainment" TargetMode="External" /><Relationship Type="http://schemas.openxmlformats.org/officeDocument/2006/relationships/hyperlink" Id="rId127"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11" Target="https://www.nfer.ac.uk/publications/supporting-the-attainment-of-disadvantaged-pupils-articulating-success-and-good-practice/" TargetMode="External" /><Relationship Type="http://schemas.openxmlformats.org/officeDocument/2006/relationships/hyperlink" Id="rId113" Target="https://www.nfer.ac.uk/publications/understanding-the-relationship-between-attendance-wellbeing-and-sense-of-belonging/" TargetMode="External" /><Relationship Type="http://schemas.openxmlformats.org/officeDocument/2006/relationships/hyperlink" Id="rId88" Target="https://www.nuffieldfoundation.org/project/characterising-effective-teaching-2" TargetMode="External" /><Relationship Type="http://schemas.openxmlformats.org/officeDocument/2006/relationships/hyperlink" Id="rId86" Target="https://www.urban.org/sites/default/files/publication/99027/time_to_school_and_student_outcomes_in_dc_1.pdf" TargetMode="External" /><Relationship Type="http://schemas.openxmlformats.org/officeDocument/2006/relationships/hyperlink" Id="rId44" Target="https://yourvoice.brighton-hove.gov.uk/en-GB/projects/school-admission-arrangements-public-consultation/1" TargetMode="External" /></Relationships>
</file>

<file path=word/_rels/footnotes.xml.rels><?xml version="1.0" encoding="UTF-8"?><Relationships xmlns="http://schemas.openxmlformats.org/package/2006/relationships"><Relationship Type="http://schemas.openxmlformats.org/officeDocument/2006/relationships/hyperlink" Id="rId102" Target="https://cep.lse.ac.uk/_new/publications/abstract.asp?index=5752" TargetMode="External" /><Relationship Type="http://schemas.openxmlformats.org/officeDocument/2006/relationships/hyperlink" Id="rId91" Target="https://committees.parliament.uk/committee/203/education-committee/news/156024/forgotten-white-workingclass-pupils-let-down-by-decades-of-neglect-mps-say/" TargetMode="External" /><Relationship Type="http://schemas.openxmlformats.org/officeDocument/2006/relationships/hyperlink" Id="rId49" Target="https://democracy.brighton-hove.gov.uk/documents/s204040/School%20Admission%20Arrangements%202026-27.pdf" TargetMode="External" /><Relationship Type="http://schemas.openxmlformats.org/officeDocument/2006/relationships/hyperlink" Id="rId50" Target="https://democracy.brighton-hove.gov.uk/documents/s205834/School%20Admission%20Arrangements%202026-27.pdf" TargetMode="External" /><Relationship Type="http://schemas.openxmlformats.org/officeDocument/2006/relationships/hyperlink" Id="rId103" Target="https://doi.org/10.1002/berj.3297" TargetMode="External" /><Relationship Type="http://schemas.openxmlformats.org/officeDocument/2006/relationships/hyperlink" Id="rId98" Target="https://doi.org/10.1002/berj.3992" TargetMode="External" /><Relationship Type="http://schemas.openxmlformats.org/officeDocument/2006/relationships/hyperlink" Id="rId128" Target="https://doi.org/10.1007/978-3-031-98300-9_17" TargetMode="External" /><Relationship Type="http://schemas.openxmlformats.org/officeDocument/2006/relationships/hyperlink" Id="rId119" Target="https://doi.org/10.1007/s41105-017-0091-0" TargetMode="External" /><Relationship Type="http://schemas.openxmlformats.org/officeDocument/2006/relationships/hyperlink" Id="rId89" Target="https://doi.org/10.1016/j.econedurev.2023.102405" TargetMode="External" /><Relationship Type="http://schemas.openxmlformats.org/officeDocument/2006/relationships/hyperlink" Id="rId97" Target="https://doi.org/10.1016/j.jth.2023.101605" TargetMode="External" /><Relationship Type="http://schemas.openxmlformats.org/officeDocument/2006/relationships/hyperlink" Id="rId110" Target="https://doi.org/10.1016/j.psyneuen.2021.105371" TargetMode="External" /><Relationship Type="http://schemas.openxmlformats.org/officeDocument/2006/relationships/hyperlink" Id="rId133" Target="https://doi.org/10.1016/j.sleep.2018.10.041" TargetMode="External" /><Relationship Type="http://schemas.openxmlformats.org/officeDocument/2006/relationships/hyperlink" Id="rId132" Target="https://doi.org/10.1080/00031305.2016.1154108" TargetMode="External" /><Relationship Type="http://schemas.openxmlformats.org/officeDocument/2006/relationships/hyperlink" Id="rId126" Target="https://doi.org/10.1080/01425692.2025.2474040" TargetMode="External" /><Relationship Type="http://schemas.openxmlformats.org/officeDocument/2006/relationships/hyperlink" Id="rId85" Target="https://doi.org/10.1080/0305764X.2024.2420611" TargetMode="External" /><Relationship Type="http://schemas.openxmlformats.org/officeDocument/2006/relationships/hyperlink" Id="rId83" Target="https://doi.org/10.1080/09645292.2017.1366425" TargetMode="External" /><Relationship Type="http://schemas.openxmlformats.org/officeDocument/2006/relationships/hyperlink" Id="rId99" Target="https://doi.org/10.1093/ooec/odad029" TargetMode="External" /><Relationship Type="http://schemas.openxmlformats.org/officeDocument/2006/relationships/hyperlink" Id="rId114" Target="https://doi.org/10.1098/rsif.2017.0213" TargetMode="External" /><Relationship Type="http://schemas.openxmlformats.org/officeDocument/2006/relationships/hyperlink" Id="rId101" Target="https://doi.org/10.1111/j.1467-8624.2004.00655.x" TargetMode="External" /><Relationship Type="http://schemas.openxmlformats.org/officeDocument/2006/relationships/hyperlink" Id="rId84" Target="https://doi.org/10.1111/j.1475-5661.2012.00511.x" TargetMode="External" /><Relationship Type="http://schemas.openxmlformats.org/officeDocument/2006/relationships/hyperlink" Id="rId115" Target="https://doi.org/10.1111/j.2041-210x.2012.00261.x" TargetMode="External" /><Relationship Type="http://schemas.openxmlformats.org/officeDocument/2006/relationships/hyperlink" Id="rId120" Target="https://doi.org/10.1111/jcpp.14082" TargetMode="External" /><Relationship Type="http://schemas.openxmlformats.org/officeDocument/2006/relationships/hyperlink" Id="rId116" Target="https://doi.org/10.1111/pcn.13714" TargetMode="External" /><Relationship Type="http://schemas.openxmlformats.org/officeDocument/2006/relationships/hyperlink" Id="rId87" Target="https://doi.org/10.1177/0308518X18787820" TargetMode="External" /><Relationship Type="http://schemas.openxmlformats.org/officeDocument/2006/relationships/hyperlink" Id="rId131" Target="https://doi.org/10.1177/0739456X17725148" TargetMode="External" /><Relationship Type="http://schemas.openxmlformats.org/officeDocument/2006/relationships/hyperlink" Id="rId104" Target="https://doi.org/10.1177/2158244018825171" TargetMode="External" /><Relationship Type="http://schemas.openxmlformats.org/officeDocument/2006/relationships/hyperlink" Id="rId100" Target="https://doi.org/10.1186/1471-2458-13-1166" TargetMode="External" /><Relationship Type="http://schemas.openxmlformats.org/officeDocument/2006/relationships/hyperlink" Id="rId108" Target="https://doi.org/10.1186/s12889-025-22861-7" TargetMode="External" /><Relationship Type="http://schemas.openxmlformats.org/officeDocument/2006/relationships/hyperlink" Id="rId117" Target="https://doi.org/10.1265/ehpm.25-00290" TargetMode="External" /><Relationship Type="http://schemas.openxmlformats.org/officeDocument/2006/relationships/hyperlink" Id="rId109" Target="https://doi.org/10.1371/journal.pmed.1003031" TargetMode="External" /><Relationship Type="http://schemas.openxmlformats.org/officeDocument/2006/relationships/hyperlink" Id="rId90" Target="https://doi.org/10.1371/journal.pone.0314687" TargetMode="External" /><Relationship Type="http://schemas.openxmlformats.org/officeDocument/2006/relationships/hyperlink" Id="rId112" Target="https://doi.org/10.14324/LRE.21.1.20" TargetMode="External" /><Relationship Type="http://schemas.openxmlformats.org/officeDocument/2006/relationships/hyperlink" Id="rId124" Target="https://doi.org/10.1515/9781400881970-018" TargetMode="External" /><Relationship Type="http://schemas.openxmlformats.org/officeDocument/2006/relationships/hyperlink" Id="rId107" Target="https://doi.org/10.18637/jss.v017.i01" TargetMode="External" /><Relationship Type="http://schemas.openxmlformats.org/officeDocument/2006/relationships/hyperlink" Id="rId125" Target="https://doi.org/10.3102/0013189X20949504" TargetMode="External" /><Relationship Type="http://schemas.openxmlformats.org/officeDocument/2006/relationships/hyperlink" Id="rId92" Target="https://doi.org/10.3102/01623737221092450" TargetMode="External" /><Relationship Type="http://schemas.openxmlformats.org/officeDocument/2006/relationships/hyperlink" Id="rId118" Target="https://doi.org/10.3109/07420528.2013.826238" TargetMode="External" /><Relationship Type="http://schemas.openxmlformats.org/officeDocument/2006/relationships/hyperlink" Id="rId105" Target="https://doi.org/10.3390/educsci15010006" TargetMode="External" /><Relationship Type="http://schemas.openxmlformats.org/officeDocument/2006/relationships/hyperlink" Id="rId69" Target="https://educationequity.kit.com/" TargetMode="External" /><Relationship Type="http://schemas.openxmlformats.org/officeDocument/2006/relationships/hyperlink" Id="rId130" Target="https://epi.org.uk/annual-report-2023/" TargetMode="External" /><Relationship Type="http://schemas.openxmlformats.org/officeDocument/2006/relationships/hyperlink" Id="rId134" Target="https://epi.org.uk/publications-and-research/the-influence-of-headteachers-on-their-schools/" TargetMode="External" /><Relationship Type="http://schemas.openxmlformats.org/officeDocument/2006/relationships/hyperlink" Id="rId33" Target="https://explore-education-statistics.service.gov.uk/find-statistics/key-stage-4-performance" TargetMode="External" /><Relationship Type="http://schemas.openxmlformats.org/officeDocument/2006/relationships/hyperlink" Id="rId95" Target="https://explore-education-statistics.service.gov.uk/find-statistics/pupil-absence-in-schools-in-england/2024-25-autumn-and-spring-term" TargetMode="External" /><Relationship Type="http://schemas.openxmlformats.org/officeDocument/2006/relationships/hyperlink" Id="rId93" Target="https://explore-education-statistics.service.gov.uk/find-statistics/the-link-between-absence-and-attainment-at-ks2-and-ks4/2018-19" TargetMode="External" /><Relationship Type="http://schemas.openxmlformats.org/officeDocument/2006/relationships/hyperlink" Id="rId129" Target="https://ffteducationdatalab.org.uk/2023/11/are-pupils-who-live-further-away-from-their-school-absent-more-often/" TargetMode="External" /><Relationship Type="http://schemas.openxmlformats.org/officeDocument/2006/relationships/hyperlink" Id="rId123" Target="https://knowledge.uchicago.edu/record/7216" TargetMode="External" /><Relationship Type="http://schemas.openxmlformats.org/officeDocument/2006/relationships/hyperlink" Id="rId106" Target="https://opendocs.ids.ac.uk/articles/report/The_Contribution_of_Education_to_Economic_Growth/26453986/1" TargetMode="External" /><Relationship Type="http://schemas.openxmlformats.org/officeDocument/2006/relationships/hyperlink" Id="rId21" Target="https://osf.io/x82j3/overview" TargetMode="External" /><Relationship Type="http://schemas.openxmlformats.org/officeDocument/2006/relationships/hyperlink" Id="rId71" Target="https://reports.ofsted.gov.uk/provider/23/136164" TargetMode="External" /><Relationship Type="http://schemas.openxmlformats.org/officeDocument/2006/relationships/hyperlink" Id="rId53"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65" Target="https://www.classdivide.co.uk/news/uk5uk5bxax0rvjz9q4tu4kgx2lbyhw" TargetMode="External" /><Relationship Type="http://schemas.openxmlformats.org/officeDocument/2006/relationships/hyperlink" Id="rId121" Target="https://www.gov.uk/government/publications/against-the-odds" TargetMode="External" /><Relationship Type="http://schemas.openxmlformats.org/officeDocument/2006/relationships/hyperlink" Id="rId96" Target="https://www.gov.uk/government/publications/every-child-achieving-and-thriving/every-child-achieving-and-thriving-html-version" TargetMode="External" /><Relationship Type="http://schemas.openxmlformats.org/officeDocument/2006/relationships/hyperlink" Id="rId122" Target="https://www.gov.uk/government/publications/examining-the-london-advantage-in-attainment-evidence-from-lsype" TargetMode="External" /><Relationship Type="http://schemas.openxmlformats.org/officeDocument/2006/relationships/hyperlink" Id="rId94" Target="https://www.gov.uk/government/publications/link-between-attendance-and-attainment" TargetMode="External" /><Relationship Type="http://schemas.openxmlformats.org/officeDocument/2006/relationships/hyperlink" Id="rId127"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11" Target="https://www.nfer.ac.uk/publications/supporting-the-attainment-of-disadvantaged-pupils-articulating-success-and-good-practice/" TargetMode="External" /><Relationship Type="http://schemas.openxmlformats.org/officeDocument/2006/relationships/hyperlink" Id="rId113" Target="https://www.nfer.ac.uk/publications/understanding-the-relationship-between-attendance-wellbeing-and-sense-of-belonging/" TargetMode="External" /><Relationship Type="http://schemas.openxmlformats.org/officeDocument/2006/relationships/hyperlink" Id="rId88" Target="https://www.nuffieldfoundation.org/project/characterising-effective-teaching-2" TargetMode="External" /><Relationship Type="http://schemas.openxmlformats.org/officeDocument/2006/relationships/hyperlink" Id="rId86" Target="https://www.urban.org/sites/default/files/publication/99027/time_to_school_and_student_outcomes_in_dc_1.pdf" TargetMode="External" /><Relationship Type="http://schemas.openxmlformats.org/officeDocument/2006/relationships/hyperlink" Id="rId44" Target="https://yourvoice.brighton-hove.gov.uk/en-GB/projects/school-admission-arrangements-public-consultation/1"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_\Dropbox\ResearchVarious\AI4CI\article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TF_Template_Word_Windows_2016.dotx</Template>
  <TotalTime>2</TotalTime>
  <Pages>49</Pages>
  <Words>11160</Words>
  <Characters>63615</Characters>
  <Application>Microsoft Office Word</Application>
  <DocSecurity>0</DocSecurity>
  <Lines>530</Lines>
  <Paragraphs>149</Paragraphs>
  <ScaleCrop>false</ScaleCrop>
  <Company/>
  <LinksUpToDate>false</LinksUpToDate>
  <CharactersWithSpaces>74626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2026-09-08T14:50:21Z</dcterms:created>
  <dcterms:modified xsi:type="dcterms:W3CDTF">2026-09-08T14:50:21Z</dcterms:modified>
</cp:coreProperties>
</file>

<file path=docProps/custom.xml><?xml version="1.0" encoding="utf-8"?>
<Properties xmlns="http://schemas.openxmlformats.org/officeDocument/2006/custom-properties" xmlns:vt="http://schemas.openxmlformats.org/officeDocument/2006/docPropsVTypes"/>
</file>