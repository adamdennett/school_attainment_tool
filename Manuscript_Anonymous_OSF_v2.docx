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7985" w14:textId="3361503B" w:rsidR="00660CA6" w:rsidRDefault="00000000" w:rsidP="00FF7162">
      <w:pPr>
        <w:pStyle w:val="Articletitle"/>
      </w:pPr>
      <w:r>
        <w:t>School Attainment, Open Data Analytics and Policy</w:t>
      </w:r>
      <w:r w:rsidR="00751895">
        <w:t xml:space="preserve"> in England</w:t>
      </w:r>
      <w:r>
        <w:t xml:space="preserve"> </w:t>
      </w:r>
      <w:r w:rsidR="00FF7162">
        <w:t xml:space="preserve">- </w:t>
      </w:r>
      <w:r>
        <w:t>Lessons from Brighton and Hove</w:t>
      </w:r>
    </w:p>
    <w:p w14:paraId="3A272F06" w14:textId="77777777" w:rsidR="00162B3B" w:rsidRDefault="00162B3B" w:rsidP="00B6371F"/>
    <w:p w14:paraId="1D37A434" w14:textId="77777777" w:rsidR="00162B3B" w:rsidRDefault="00162B3B" w:rsidP="00B6371F"/>
    <w:p w14:paraId="02153F62" w14:textId="0C43B9B2" w:rsidR="00751895" w:rsidRDefault="00751895" w:rsidP="00B6371F">
      <w:r>
        <w:t>Keywords:</w:t>
      </w:r>
    </w:p>
    <w:p w14:paraId="06C20F28" w14:textId="10A3FCAA" w:rsidR="00751895" w:rsidRPr="00B6371F" w:rsidRDefault="00751895" w:rsidP="00B6371F">
      <w:r>
        <w:t>GCSE Attainment, Open Data, Local Education Policy, Brighton and Hove, Linear Mixed Effects Models</w:t>
      </w:r>
    </w:p>
    <w:p w14:paraId="5DB227D4" w14:textId="77777777" w:rsidR="00440721" w:rsidRDefault="00440721">
      <w:pPr>
        <w:spacing w:after="200" w:line="240" w:lineRule="auto"/>
        <w:rPr>
          <w:i/>
        </w:rPr>
      </w:pPr>
      <w:r>
        <w:br w:type="page"/>
      </w:r>
    </w:p>
    <w:p w14:paraId="76B0D4A1" w14:textId="77777777" w:rsidR="00660CA6" w:rsidRDefault="00000000">
      <w:pPr>
        <w:pStyle w:val="AbstractTitle"/>
      </w:pPr>
      <w:r>
        <w:lastRenderedPageBreak/>
        <w:t>Abstract</w:t>
      </w:r>
    </w:p>
    <w:p w14:paraId="78DA115B" w14:textId="3EC0820A" w:rsidR="001A76D3" w:rsidRDefault="00000000" w:rsidP="00FF7162">
      <w:pPr>
        <w:pStyle w:val="Abstract"/>
      </w:pPr>
      <w:r>
        <w:t>The UK</w:t>
      </w:r>
      <w:r w:rsidR="006E261F">
        <w:t xml:space="preserve"> government</w:t>
      </w:r>
      <w:r>
        <w:t>’s 2026 White Paper targets halving the disadvantage attainment gap. Achieving this requires local education authorities to understand the drivers of attainment in their areas, but</w:t>
      </w:r>
      <w:r w:rsidR="0078047F">
        <w:t xml:space="preserve"> challenges in evidence synthesis and locally relevant data analytics</w:t>
      </w:r>
      <w:r>
        <w:t xml:space="preserve"> </w:t>
      </w:r>
      <w:r w:rsidR="0078047F">
        <w:t>mean the risk of pulling the wrong policy lever is high</w:t>
      </w:r>
      <w:r>
        <w:t xml:space="preserve">. Using linear mixed-effects models fitted </w:t>
      </w:r>
      <w:r w:rsidR="00413CD7">
        <w:t>to 4-years of DfE data</w:t>
      </w:r>
      <w:r>
        <w:t>, we show school-level Attainment 8 is highly predictable</w:t>
      </w:r>
      <w:r w:rsidR="00413CD7">
        <w:t>.</w:t>
      </w:r>
      <w:r>
        <w:t xml:space="preserve"> </w:t>
      </w:r>
      <w:r w:rsidR="00B25936">
        <w:t>Focusing on</w:t>
      </w:r>
      <w:r>
        <w:t xml:space="preserve"> Brighton and Hove, where 2024 secondary admissions changes were premised on the idea that disadvantaged student attainment could be improved through </w:t>
      </w:r>
      <w:r w:rsidR="00413CD7">
        <w:t xml:space="preserve">even </w:t>
      </w:r>
      <w:r w:rsidR="006E261F">
        <w:t xml:space="preserve">more social mixing in </w:t>
      </w:r>
      <w:r w:rsidR="00413CD7">
        <w:t xml:space="preserve">the </w:t>
      </w:r>
      <w:r w:rsidR="006E261F">
        <w:t>school system</w:t>
      </w:r>
      <w:r w:rsidR="00B25936">
        <w:t>,</w:t>
      </w:r>
      <w:r>
        <w:t xml:space="preserve"> </w:t>
      </w:r>
      <w:r w:rsidR="00B25936">
        <w:t>o</w:t>
      </w:r>
      <w:r>
        <w:t>ur analysis suggests</w:t>
      </w:r>
      <w:r w:rsidR="00413CD7">
        <w:t xml:space="preserve"> that through omitted variables, non-linearities and counter-intuitive relationships</w:t>
      </w:r>
      <w:r w:rsidR="00B25936">
        <w:t>,</w:t>
      </w:r>
      <w:r>
        <w:t xml:space="preserve"> </w:t>
      </w:r>
      <w:r w:rsidR="006E261F">
        <w:t>the policy is</w:t>
      </w:r>
      <w:r>
        <w:t xml:space="preserve"> unlikely to deliver the targeted gains, </w:t>
      </w:r>
      <w:r w:rsidR="00413CD7">
        <w:t>while</w:t>
      </w:r>
      <w:r>
        <w:t xml:space="preserve"> the wider literature on long school commutes points to social and educational costs not </w:t>
      </w:r>
      <w:r w:rsidR="006E261F">
        <w:t xml:space="preserve">adequately </w:t>
      </w:r>
      <w:r>
        <w:t>consider</w:t>
      </w:r>
      <w:r w:rsidR="006E261F">
        <w:t>ed</w:t>
      </w:r>
      <w:r>
        <w:t xml:space="preserve">. </w:t>
      </w:r>
      <w:r w:rsidR="00413CD7">
        <w:t>The</w:t>
      </w:r>
      <w:r>
        <w:t xml:space="preserve"> city has the second-worst absence rate in England, and our modelling indicates improving attendance would be the most impactful single </w:t>
      </w:r>
      <w:r w:rsidR="00413CD7">
        <w:t xml:space="preserve">policy </w:t>
      </w:r>
      <w:r>
        <w:t xml:space="preserve">lever, particularly for disadvantaged pupils. We also introduce a school-level value-added view that lets parents and policy makers assess how a school performs </w:t>
      </w:r>
      <w:r>
        <w:rPr>
          <w:i/>
          <w:iCs/>
        </w:rPr>
        <w:t>above</w:t>
      </w:r>
      <w:r>
        <w:t xml:space="preserve"> its inherited intake characteristics, and a policy simulator tool to bridge the gap between open data and accessible, contextualised intelligence.</w:t>
      </w:r>
    </w:p>
    <w:p w14:paraId="7A49884E" w14:textId="77777777" w:rsidR="001A76D3" w:rsidRDefault="001A76D3">
      <w:pPr>
        <w:spacing w:after="200" w:line="240" w:lineRule="auto"/>
        <w:rPr>
          <w:sz w:val="22"/>
        </w:rPr>
      </w:pPr>
      <w:r>
        <w:br w:type="page"/>
      </w:r>
    </w:p>
    <w:p w14:paraId="60D8CD69" w14:textId="77777777" w:rsidR="00660CA6" w:rsidRDefault="00000000" w:rsidP="00FF7162">
      <w:pPr>
        <w:pStyle w:val="Heading1"/>
      </w:pPr>
      <w:bookmarkStart w:id="0" w:name="introduction"/>
      <w:r>
        <w:lastRenderedPageBreak/>
        <w:t>1. Introduction</w:t>
      </w:r>
    </w:p>
    <w:p w14:paraId="784D30FF" w14:textId="77777777" w:rsidR="00660CA6" w:rsidRDefault="00000000" w:rsidP="00FF7162">
      <w:pPr>
        <w:pStyle w:val="Paragraph"/>
      </w:pPr>
      <w:r>
        <w:t>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45DB081" w14:textId="77777777" w:rsidR="00660CA6" w:rsidRDefault="00000000" w:rsidP="00FF7162">
      <w:pPr>
        <w:pStyle w:val="Paragraph"/>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59492718" w14:textId="4EDF01CE" w:rsidR="00660CA6" w:rsidRDefault="00000000" w:rsidP="00FF7162">
      <w:pPr>
        <w:pStyle w:val="Paragraph"/>
      </w:pPr>
      <w:r>
        <w:t xml:space="preserve">Brighton and Hove provides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 ‘driven by economic advantage’ and that </w:t>
      </w:r>
      <w:r>
        <w:lastRenderedPageBreak/>
        <w:t xml:space="preserve">redistributing pupils would narrow the attainment gap. The </w:t>
      </w:r>
      <w:r w:rsidR="001A76D3">
        <w:t xml:space="preserve">public </w:t>
      </w:r>
      <w:r>
        <w:t>response was overwhelmingly negative, yet parents and schools lacked the tools to challenge the proposals effectively and the core policy direction persisted, albeit slightly watered down.</w:t>
      </w:r>
    </w:p>
    <w:p w14:paraId="666DA293" w14:textId="3383779B" w:rsidR="00660CA6" w:rsidRDefault="00000000" w:rsidP="00FF7162">
      <w:pPr>
        <w:pStyle w:val="Paragraph"/>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w:t>
      </w:r>
      <w:r w:rsidR="001A76D3" w:rsidRPr="001A76D3">
        <w:t>Our modelling addresses a critical blind spot in local decision-making: without the ability to account for structural factors like absence and prior attainment, councillors and citizens were unaware that</w:t>
      </w:r>
      <w:ins w:id="1" w:author="Adam Dennett" w:date="2026-08-19T11:38:00Z" w16du:dateUtc="2026-08-19T10:38:00Z">
        <w:r w:rsidR="00CC782D">
          <w:t xml:space="preserve">, </w:t>
        </w:r>
        <w:r w:rsidR="00CC782D" w:rsidRPr="00CC782D">
          <w:rPr>
            <w:i/>
            <w:iCs/>
            <w:rPrChange w:id="2" w:author="Adam Dennett" w:date="2026-08-19T11:39:00Z" w16du:dateUtc="2026-08-19T10:39:00Z">
              <w:rPr/>
            </w:rPrChange>
          </w:rPr>
          <w:t>after controlling for absence in particular</w:t>
        </w:r>
        <w:r w:rsidR="00CC782D">
          <w:t>,</w:t>
        </w:r>
      </w:ins>
      <w:ins w:id="3" w:author="Adam Dennett" w:date="2026-08-19T11:39:00Z" w16du:dateUtc="2026-08-19T10:39:00Z">
        <w:r w:rsidR="00CC782D">
          <w:t xml:space="preserve"> </w:t>
        </w:r>
      </w:ins>
      <w:del w:id="4" w:author="Adam Dennett" w:date="2026-08-19T11:38:00Z" w16du:dateUtc="2026-08-19T10:38:00Z">
        <w:r w:rsidR="001A76D3" w:rsidRPr="001A76D3" w:rsidDel="00CC782D">
          <w:delText xml:space="preserve"> </w:delText>
        </w:r>
      </w:del>
      <w:r w:rsidR="001A76D3" w:rsidRPr="001A76D3">
        <w:t>Brighton and Hove was already among the highest-performing LEAs nationally for taking students beyond those factors—ranking 7th out of 152 for disadvantaged pupils and 5th for non-disadvantaged pupils.</w:t>
      </w:r>
      <w:r>
        <w:t xml:space="preserve"> </w:t>
      </w:r>
      <w:ins w:id="5" w:author="Adam Dennett" w:date="2026-08-19T11:43:00Z" w16du:dateUtc="2026-08-19T10:43:00Z">
        <w:r w:rsidR="00861558" w:rsidRPr="00861558">
          <w:t>As we show later, that conditional ranking is itself a measure of how much the city's severe absence problem is costing its disadvantaged pupils: set absence aside and the schools look exceptional; leave it in the ledger and the city is ordinary. These insights come from the analysis of open data presented in this paper and carried out after the consultation had closed.</w:t>
        </w:r>
      </w:ins>
      <w:del w:id="6" w:author="Adam Dennett" w:date="2026-08-19T11:43:00Z" w16du:dateUtc="2026-08-19T10:43:00Z">
        <w:r w:rsidDel="00861558">
          <w:delText>These insights come from the analysis of open data presented in this paper and carried out after the consultation had closed.</w:delText>
        </w:r>
      </w:del>
      <w:r>
        <w:t xml:space="preserve">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rapidly-produced analysis was put into the public domain by some of the authors of this paper</w:t>
      </w:r>
      <w:r>
        <w:rPr>
          <w:rStyle w:val="FootnoteReference"/>
        </w:rPr>
        <w:footnoteReference w:id="1"/>
      </w:r>
      <w:r>
        <w:t>, but as a response to, not a contribution to, policy formation.</w:t>
      </w:r>
    </w:p>
    <w:p w14:paraId="1702DFF6" w14:textId="77777777" w:rsidR="00660CA6" w:rsidRDefault="00000000" w:rsidP="00FF7162">
      <w:pPr>
        <w:pStyle w:val="Paragraph"/>
      </w:pPr>
      <w:r>
        <w:lastRenderedPageBreak/>
        <w:t>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over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64568BD3" w14:textId="77777777" w:rsidR="00660CA6" w:rsidRDefault="00000000" w:rsidP="00FF7162">
      <w:pPr>
        <w:pStyle w:val="Paragraph"/>
      </w:pPr>
      <w:r>
        <w:t>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14:paraId="673F04FA" w14:textId="77777777" w:rsidR="00660CA6" w:rsidRDefault="00000000" w:rsidP="00FF7162">
      <w:pPr>
        <w:pStyle w:val="Paragraph"/>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w:t>
      </w:r>
      <w:r>
        <w:lastRenderedPageBreak/>
        <w:t>Hove. We conclude with implications for local and national education policy.</w:t>
      </w:r>
    </w:p>
    <w:p w14:paraId="77AED72A" w14:textId="77777777" w:rsidR="00660CA6" w:rsidRDefault="00000000" w:rsidP="00FF7162">
      <w:pPr>
        <w:pStyle w:val="Heading1"/>
      </w:pPr>
      <w:bookmarkStart w:id="7" w:name="X6c5e88f05ffb4b99244fe6316fbbde4006e9a28"/>
      <w:bookmarkEnd w:id="0"/>
      <w:r>
        <w:t>2. Literature review: factors affecting pupil attainment</w:t>
      </w:r>
    </w:p>
    <w:p w14:paraId="09815920" w14:textId="77777777" w:rsidR="00660CA6" w:rsidRDefault="00000000" w:rsidP="00FF7162">
      <w:pPr>
        <w:pStyle w:val="Heading2"/>
      </w:pPr>
      <w:bookmarkStart w:id="8" w:name="X27e2b6e819b781033a4a4801b80f2ee81de4995"/>
      <w:r>
        <w:t>2.1 Socio-economic background and disadvantage</w:t>
      </w:r>
    </w:p>
    <w:p w14:paraId="4244E5A2" w14:textId="1BB47546" w:rsidR="00660CA6" w:rsidRDefault="00000000" w:rsidP="00FF7162">
      <w:pPr>
        <w:pStyle w:val="Paragraph"/>
      </w:pPr>
      <w:r>
        <w:t>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ins w:id="9" w:author="Adam Dennett" w:date="2026-08-19T13:43:00Z" w16du:dateUtc="2026-08-19T12:43:00Z">
        <w:r w:rsidR="00890A7F">
          <w:t xml:space="preserve"> (for wider reviews and evidence syntheses, see e.g. Stopforth and Gayle (2025); Macleod et al. (2015); Tuckett et al. (2023))</w:t>
        </w:r>
      </w:ins>
      <w:r>
        <w:t>.</w:t>
      </w:r>
    </w:p>
    <w:p w14:paraId="682A5CDA" w14:textId="77777777" w:rsidR="00660CA6" w:rsidRDefault="00000000" w:rsidP="00FF7162">
      <w:pPr>
        <w:pStyle w:val="Paragraph"/>
      </w:pPr>
      <w:r>
        <w:t>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14:paraId="3C3911B4" w14:textId="77777777" w:rsidR="00660CA6" w:rsidRDefault="00000000" w:rsidP="00FF7162">
      <w:pPr>
        <w:pStyle w:val="Paragraph"/>
      </w:pPr>
      <w:r>
        <w:t xml:space="preserve">Inequalities in GCSE outcomes are substantially mediated by prior attainment at National </w:t>
      </w:r>
      <w:r>
        <w:lastRenderedPageBreak/>
        <w:t>Curriculum Key Stage 2 (KS2 — the latter stages of primary school from ages 7 to 11</w:t>
      </w:r>
      <w:r>
        <w:rPr>
          <w:rStyle w:val="FootnoteReference"/>
        </w:rPr>
        <w:footnoteReference w:id="2"/>
      </w:r>
      <w:r>
        <w:t>), reflecting accumulated inequalities from before secondary school (Stopforth and Gayle 2025). Gorard and Siddiqui (2019) 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7468FF8D" w14:textId="77777777" w:rsidR="00660CA6" w:rsidRDefault="00000000" w:rsidP="00FF7162">
      <w:pPr>
        <w:pStyle w:val="Heading2"/>
      </w:pPr>
      <w:bookmarkStart w:id="10" w:name="attendance"/>
      <w:bookmarkEnd w:id="8"/>
      <w:r>
        <w:t>2.2 Attendance</w:t>
      </w:r>
    </w:p>
    <w:p w14:paraId="7B20CA44" w14:textId="77777777" w:rsidR="00660CA6" w:rsidRDefault="00000000" w:rsidP="00856D00">
      <w:pPr>
        <w:pStyle w:val="Paragraph"/>
      </w:pPr>
      <w:r>
        <w:t>School attendance is among the strongest predictors of attainment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(Riordan et al. 2021) conclude that the correlation between attendance and progress is ‘most likely to be causal’.</w:t>
      </w:r>
    </w:p>
    <w:p w14:paraId="33FC9142" w14:textId="77777777" w:rsidR="00660CA6" w:rsidRDefault="00000000" w:rsidP="00856D00">
      <w:pPr>
        <w:pStyle w:val="Paragraph"/>
        <w:rPr>
          <w:ins w:id="11" w:author="Adam Dennett" w:date="2026-08-19T13:45:00Z" w16du:dateUtc="2026-08-19T12:45:00Z"/>
        </w:rPr>
      </w:pPr>
      <w:r>
        <w:lastRenderedPageBreak/>
        <w:t>Post-pandemic persistent absence has risen sharply, from around 10.5% pre-pandemic to approximately 21.9% in secondary schools by 2023/24, with rates for FSM-eligible pupils around 32% (DfE 2025b). This compounds the challenge of disentangling school-level from pupil-level effects.</w:t>
      </w:r>
    </w:p>
    <w:p w14:paraId="2A449996" w14:textId="2A17EA27" w:rsidR="00890A7F" w:rsidRPr="00890A7F" w:rsidDel="00890A7F" w:rsidRDefault="00890A7F">
      <w:pPr>
        <w:pStyle w:val="BodyText"/>
        <w:rPr>
          <w:del w:id="12" w:author="Adam Dennett" w:date="2026-08-19T13:45:00Z" w16du:dateUtc="2026-08-19T12:45:00Z"/>
        </w:rPr>
        <w:pPrChange w:id="13" w:author="Adam Dennett" w:date="2026-08-19T13:45:00Z" w16du:dateUtc="2026-08-19T12:45:00Z">
          <w:pPr>
            <w:pStyle w:val="Paragraph"/>
          </w:pPr>
        </w:pPrChange>
      </w:pPr>
      <w:ins w:id="14" w:author="Adam Dennett" w:date="2026-08-19T13:45:00Z" w16du:dateUtc="2026-08-19T12:45:00Z">
        <w:r>
          <w:t xml:space="preserve">How far attendance is amenable to </w:t>
        </w:r>
        <w:r>
          <w:rPr>
            <w:i/>
            <w:iCs/>
          </w:rPr>
          <w:t>school-level</w:t>
        </w:r>
        <w:r>
          <w:t xml:space="preserve"> action is an important and question. Some of the variation reflects school practice - pastoral systems, attendance follow-up and ethos - but a substantial share is driven by circumstances beyond the school gate: family poverty, physical and mental ill-health, special educational needs, caring responsibilities, and the broader adversities that depress attainment through multiple channels (Houtepen et al. 2020; Rakesh et al. 2025). The steep, largely exogenous rise in absence since the pandemic underlines how much of the recent problem sits outside any individual school’s control. This distinction - between the intake-driven component of absence and the smaller portion a school can itself move - is central to how absence should be interpreted as a policy lever, and we make it explicit in our modelling in </w:t>
        </w:r>
      </w:ins>
      <w:ins w:id="15" w:author="Adam Dennett" w:date="2026-08-19T13:46:00Z" w16du:dateUtc="2026-08-19T12:46:00Z">
        <w:r>
          <w:t xml:space="preserve">section </w:t>
        </w:r>
      </w:ins>
      <w:ins w:id="16" w:author="Adam Dennett" w:date="2026-08-19T13:45:00Z" w16du:dateUtc="2026-08-19T12:45:00Z">
        <w:r>
          <w:t xml:space="preserve">5.5. It also implies that authority-wide improvement is unlikely to come from school-led practice-sharing alone, and more probably requires </w:t>
        </w:r>
      </w:ins>
      <w:ins w:id="17" w:author="Adam Dennett" w:date="2026-08-25T14:37:00Z" w16du:dateUtc="2026-08-25T13:37:00Z">
        <w:r w:rsidR="006A72BB" w:rsidRPr="006A72BB">
          <w:t>strategic, council-led, cross-departmental</w:t>
        </w:r>
      </w:ins>
      <w:ins w:id="18" w:author="Adam Dennett" w:date="2026-08-19T13:45:00Z" w16du:dateUtc="2026-08-19T12:45:00Z">
        <w:r>
          <w:t xml:space="preserve"> action spanning health, children’s services and family support alongside schools.</w:t>
        </w:r>
      </w:ins>
    </w:p>
    <w:p w14:paraId="7B5D62DF" w14:textId="77777777" w:rsidR="00660CA6" w:rsidRDefault="00000000" w:rsidP="00856D00">
      <w:pPr>
        <w:pStyle w:val="Heading2"/>
      </w:pPr>
      <w:bookmarkStart w:id="19" w:name="other-factors"/>
      <w:bookmarkEnd w:id="10"/>
      <w:r>
        <w:t>2.3 Other factors</w:t>
      </w:r>
    </w:p>
    <w:p w14:paraId="48A6F34E" w14:textId="77777777" w:rsidR="00660CA6" w:rsidRDefault="00000000" w:rsidP="00856D00">
      <w:pPr>
        <w:pStyle w:val="Paragraph"/>
      </w:pPr>
      <w:r>
        <w:t>Ethnic inequalities are persistent (Gillborn et al. 2017), though Gorard et al. (2025) show these are substantially reduced when controlling for pupil-level characteristics. The under-performance of disadvantaged White British pupils, particularly boys, has attracted policy attention, with causes contested between place-based deprivation and cultural factors (Strand 2021; Commons Education Committee 2021).</w:t>
      </w:r>
    </w:p>
    <w:p w14:paraId="47D0DF90" w14:textId="77777777" w:rsidR="00660CA6" w:rsidRDefault="00000000" w:rsidP="00856D00">
      <w:pPr>
        <w:pStyle w:val="Paragraph"/>
      </w:pPr>
      <w:r>
        <w:t xml:space="preserve">School-level selectivity inflates raw performance metrics. Anders et al. (2024) find that the private school premium effectively disappears once socio-economic background is controlled </w:t>
      </w:r>
      <w:r>
        <w:lastRenderedPageBreak/>
        <w:t>for. Simon Burgess et al. (2018) show grammar schools reinforce socio-economic stratification without overall attainment benefits.</w:t>
      </w:r>
    </w:p>
    <w:p w14:paraId="331D6431" w14:textId="07A4B12F" w:rsidR="00660CA6" w:rsidRDefault="00000000" w:rsidP="00856D00">
      <w:pPr>
        <w:pStyle w:val="Paragraph"/>
      </w:pPr>
      <w:r>
        <w:t xml:space="preserve">Workforce factors including effective leadership (Zuccollo et al. 2023), teaching quality </w:t>
      </w:r>
      <w:ins w:id="20" w:author="Adam Dennett" w:date="2026-08-19T13:48:00Z" w16du:dateUtc="2026-08-19T12:48:00Z">
        <w:r w:rsidR="00450F13">
          <w:t>(Burgess et al. 2023)</w:t>
        </w:r>
      </w:ins>
      <w:del w:id="21" w:author="Adam Dennett" w:date="2026-08-19T13:48:00Z" w16du:dateUtc="2026-08-19T12:48:00Z">
        <w:r w:rsidDel="00450F13">
          <w:delText>(Simon Burgess et al. 2023; S. Burgess et al. 2022)</w:delText>
        </w:r>
      </w:del>
      <w:r>
        <w:t>,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09996D38" w14:textId="0C1A08AD" w:rsidR="00660CA6" w:rsidRDefault="00000000" w:rsidP="00856D00">
      <w:pPr>
        <w:pStyle w:val="Paragraph"/>
      </w:pPr>
      <w:r>
        <w:t>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p w14:paraId="76E01965" w14:textId="77777777" w:rsidR="00450F13" w:rsidRDefault="00450F13">
      <w:pPr>
        <w:spacing w:after="200" w:line="240" w:lineRule="auto"/>
        <w:rPr>
          <w:ins w:id="22" w:author="Adam Dennett" w:date="2026-08-19T13:49:00Z" w16du:dateUtc="2026-08-19T12:49:00Z"/>
          <w:rFonts w:cs="Arial"/>
          <w:b/>
          <w:bCs/>
          <w:kern w:val="32"/>
          <w:szCs w:val="32"/>
        </w:rPr>
      </w:pPr>
      <w:bookmarkStart w:id="23" w:name="data-and-methods"/>
      <w:bookmarkEnd w:id="7"/>
      <w:bookmarkEnd w:id="19"/>
      <w:ins w:id="24" w:author="Adam Dennett" w:date="2026-08-19T13:49:00Z" w16du:dateUtc="2026-08-19T12:49:00Z">
        <w:r>
          <w:br w:type="page"/>
        </w:r>
      </w:ins>
    </w:p>
    <w:p w14:paraId="5DFFA069" w14:textId="52AAA09A" w:rsidR="00660CA6" w:rsidRDefault="00000000" w:rsidP="00856D00">
      <w:pPr>
        <w:pStyle w:val="Heading1"/>
      </w:pPr>
      <w:r>
        <w:lastRenderedPageBreak/>
        <w:t>3. Data and methods</w:t>
      </w:r>
    </w:p>
    <w:p w14:paraId="32B9B649" w14:textId="77777777" w:rsidR="00660CA6" w:rsidRDefault="00000000" w:rsidP="00856D00">
      <w:pPr>
        <w:pStyle w:val="Heading2"/>
      </w:pPr>
      <w:bookmarkStart w:id="25" w:name="data"/>
      <w:r>
        <w:t>3.1 Data</w:t>
      </w:r>
    </w:p>
    <w:p w14:paraId="1992D5B4" w14:textId="27EDD4E7" w:rsidR="00660CA6" w:rsidRDefault="00000000" w:rsidP="00856D00">
      <w:pPr>
        <w:pStyle w:val="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3"/>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sidR="00856D00">
        <w:rPr>
          <w:rStyle w:val="FootnoteReference"/>
        </w:rPr>
        <w:footnoteReference w:id="4"/>
      </w:r>
      <w:r>
        <w:t>, the analysis sample used in the models is approximately 12,200 observations. All data are school-level aggregates; interpretations relate to this level of aggregation.</w:t>
      </w:r>
    </w:p>
    <w:p w14:paraId="45DFEA55" w14:textId="77777777" w:rsidR="00660CA6" w:rsidRDefault="00000000" w:rsidP="00856D00">
      <w:pPr>
        <w:pStyle w:val="Heading2"/>
      </w:pPr>
      <w:bookmarkStart w:id="26" w:name="model-specification"/>
      <w:bookmarkEnd w:id="25"/>
      <w:r>
        <w:t>3.2 Model specification</w:t>
      </w:r>
    </w:p>
    <w:p w14:paraId="3A2DA2E9" w14:textId="5F210D83" w:rsidR="00660CA6" w:rsidRDefault="00000000" w:rsidP="00856D00">
      <w:pPr>
        <w:pStyle w:val="Paragraph"/>
      </w:pPr>
      <w:r>
        <w:t xml:space="preserve">We fit multilevel linear mixed effects models (LMEs) with schools nested within LEAs within regions (Snijders 2012). The outcome is log-transformed Attainment 8 (for all, disadvantaged 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w:t>
      </w:r>
      <w:r>
        <w:lastRenderedPageBreak/>
        <w:t>the outcome is on the log scale, coefficients for log-transformed predictors represent elasticities.</w:t>
      </w:r>
      <w:ins w:id="27" w:author="Adam Dennett" w:date="2026-08-19T13:52:00Z" w16du:dateUtc="2026-08-19T12:52:00Z">
        <w:r w:rsidR="00450F13">
          <w:t xml:space="preserve"> We should be clear that the log transformation is </w:t>
        </w:r>
        <w:r w:rsidR="00450F13">
          <w:rPr>
            <w:i/>
            <w:iCs/>
          </w:rPr>
          <w:t>not</w:t>
        </w:r>
        <w:r w:rsidR="00450F13">
          <w:t xml:space="preserve"> applied uniformly to every predictor: only the four skewed, strictly-positive count-and-rate variables </w:t>
        </w:r>
      </w:ins>
      <w:ins w:id="28" w:author="Adam Dennett" w:date="2026-08-19T14:33:00Z" w16du:dateUtc="2026-08-19T13:33:00Z">
        <w:r w:rsidR="003C406F">
          <w:t>-</w:t>
        </w:r>
      </w:ins>
      <w:ins w:id="29" w:author="Adam Dennett" w:date="2026-08-19T13:52:00Z" w16du:dateUtc="2026-08-19T12:52:00Z">
        <w:r w:rsidR="00450F13">
          <w:t xml:space="preserve"> the disadvantage, absence and EAL percentages and teacher sickness days </w:t>
        </w:r>
      </w:ins>
      <w:ins w:id="30" w:author="Adam Dennett" w:date="2026-08-19T14:33:00Z" w16du:dateUtc="2026-08-19T13:33:00Z">
        <w:r w:rsidR="003C406F">
          <w:t>-</w:t>
        </w:r>
      </w:ins>
      <w:ins w:id="31" w:author="Adam Dennett" w:date="2026-08-19T13:52:00Z" w16du:dateUtc="2026-08-19T12:52:00Z">
        <w:r w:rsidR="00450F13">
          <w:t xml:space="preserve"> enter in logged form, chosen on the basis of fit</w:t>
        </w:r>
      </w:ins>
      <w:ins w:id="32" w:author="Adam Dennett" w:date="2026-08-25T14:52:00Z" w16du:dateUtc="2026-08-25T13:52:00Z">
        <w:r w:rsidR="00B3753A" w:rsidRPr="00B3753A">
          <w:t xml:space="preserve"> </w:t>
        </w:r>
      </w:ins>
      <w:ins w:id="33" w:author="Adam Dennett" w:date="2026-08-19T13:52:00Z" w16du:dateUtc="2026-08-19T12:52:00Z">
        <w:r w:rsidR="00450F13">
          <w:t>and the interpretability of elasticities. This variable-by-variable choice, together with supporting diagnostics (component-plus-residual plots and a comparison of logged, linear and spline treatments), is documented in the supplementary material; the log form is retained where it both improves fit and yields a policy-legible elasticity, and a linear form is used otherwise.</w:t>
        </w:r>
      </w:ins>
      <w:ins w:id="34" w:author="Adam Dennett" w:date="2026-08-25T14:54:00Z" w16du:dateUtc="2026-08-25T13:54:00Z">
        <w:r w:rsidR="00B3753A">
          <w:t xml:space="preserve"> The remaining predictors, including the low-prior-attainment percentage, the segregation index and the workforce proportions, enter linearly.</w:t>
        </w:r>
      </w:ins>
    </w:p>
    <w:p w14:paraId="03CF8AEE" w14:textId="77777777" w:rsidR="00660CA6" w:rsidRDefault="00000000" w:rsidP="00856D00">
      <w:pPr>
        <w:pStyle w:val="Paragraph"/>
      </w:pPr>
      <w:r>
        <w:t>The model specification is:</w:t>
      </w:r>
    </w:p>
    <w:p w14:paraId="4C118E79" w14:textId="77777777" w:rsidR="00660CA6" w:rsidRDefault="00000000" w:rsidP="00856D00">
      <w:pPr>
        <w:pStyle w:val="Displayedequation"/>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589392C5" w14:textId="77777777" w:rsidR="00660CA6" w:rsidRDefault="00000000" w:rsidP="00856D00">
      <w:pPr>
        <w:pStyle w:val="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30726F1A" w14:textId="77777777" w:rsidR="00660CA6" w:rsidRDefault="00000000" w:rsidP="00856D00">
      <w:pPr>
        <w:pStyle w:val="Paragraph"/>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w:t>
      </w:r>
      <w:r>
        <w:lastRenderedPageBreak/>
        <w:t xml:space="preserve">and the full analysis panel can be found in the supplementary material </w:t>
      </w:r>
      <w:r>
        <w:rPr>
          <w:rStyle w:val="FootnoteReference"/>
        </w:rPr>
        <w:footnoteReference w:id="5"/>
      </w:r>
      <w:r>
        <w:t>.</w:t>
      </w:r>
    </w:p>
    <w:p w14:paraId="0031C66D" w14:textId="3824A38E" w:rsidR="0086700C" w:rsidRDefault="0086700C" w:rsidP="0086700C">
      <w:pPr>
        <w:pStyle w:val="BodyText"/>
        <w:rPr>
          <w:ins w:id="35" w:author="Adam Dennett" w:date="2026-08-19T12:57:00Z" w16du:dateUtc="2026-08-19T11:57:00Z"/>
        </w:rPr>
      </w:pPr>
      <w:commentRangeStart w:id="36"/>
      <w:ins w:id="37" w:author="Adam Dennett" w:date="2026-08-19T12:57:00Z" w16du:dateUtc="2026-08-19T11:57:00Z">
        <w:r>
          <w:t xml:space="preserve">The selective-admissions variable is the DfE’s own performance-tables admissions classification, and within our state-funded sample it distinguishes three groups: wholly </w:t>
        </w:r>
        <w:r>
          <w:rPr>
            <w:i/>
            <w:iCs/>
          </w:rPr>
          <w:t>selective</w:t>
        </w:r>
        <w:r>
          <w:t xml:space="preserve"> state grammar schools that admit by an entrance test (166 schools, 4.8% of the sample); non-selective schools located in otherwise selective areas (234 schools, the reference category); and all other non-selective schools (the remaining ~88%). The estimate we report is therefore the effect of </w:t>
        </w:r>
        <w:r>
          <w:rPr>
            <w:i/>
            <w:iCs/>
          </w:rPr>
          <w:t>full</w:t>
        </w:r>
        <w:r>
          <w:t xml:space="preserve"> academic selection, benchmarked against non-selective schools whose intakes are shaped by the same local grammar systems. It does not capture partial selection, banding, aptitude-based selection or faith-based oversubscription criteria, all of which fall within the ‘other non-selective’ category and are consequently unmeasured here; faith schools in particular are not separately identified in the main model.</w:t>
        </w:r>
      </w:ins>
      <w:commentRangeEnd w:id="36"/>
      <w:r w:rsidR="00450F13">
        <w:rPr>
          <w:rStyle w:val="CommentReference"/>
          <w:sz w:val="24"/>
          <w:szCs w:val="24"/>
        </w:rPr>
        <w:commentReference w:id="36"/>
      </w:r>
    </w:p>
    <w:p w14:paraId="4D60B577" w14:textId="77777777" w:rsidR="002128D4" w:rsidRDefault="002128D4" w:rsidP="002128D4">
      <w:pPr>
        <w:pStyle w:val="BodyText"/>
        <w:rPr>
          <w:ins w:id="38" w:author="Adam Dennett" w:date="2026-08-25T15:16:00Z" w16du:dateUtc="2026-08-25T14:16:00Z"/>
        </w:rPr>
      </w:pPr>
      <w:ins w:id="39" w:author="Adam Dennett" w:date="2026-08-25T15:16:00Z" w16du:dateUtc="2026-08-25T14:16:00Z">
        <w:r>
          <w:t xml:space="preserve">Two points on the prior-attainment control deserve emphasis. First, we control for prior attainment using the </w:t>
        </w:r>
        <w:r>
          <w:rPr>
            <w:i/>
            <w:iCs/>
          </w:rPr>
          <w:t>percentage of KS4 pupils with low KS2 prior attainment</w:t>
        </w:r>
        <w:r>
          <w:t>, rather than the mean KS2 scaled score, and for the final year of our panel no observed prior-attainment data exists at all. This is a hard data constraint rather than a modelling preference. Because the KS2 tests and assessments of 2019-20 and 2020-21 were cancelled during the pandemic, the cohorts reaching the end of KS4 in 2024-25 and 2025-26 have no KS2 results of any kind; the DfE accordingly publishes neither prior-attainment measures nor Progress 8 for those years.</w:t>
        </w:r>
        <w:r>
          <w:rPr>
            <w:rStyle w:val="FootnoteReference"/>
          </w:rPr>
          <w:footnoteReference w:id="6"/>
        </w:r>
        <w:r>
          <w:t xml:space="preserve"> For </w:t>
        </w:r>
        <w:r>
          <w:lastRenderedPageBreak/>
          <w:t>2024-25 we therefore carry forward each school’s most recently observed low-prior-attainment share (or, where that is unavailable, its mean across observed years), and the affected rows are flagged in the panel. We use the low-prior-attainment share rather than the mean KS2 score because it is the measure our models require and the one we can carry forward on a consistent basis; both are equally absent in 2024-25. As a robustness check, we refit the models on the three-year sub-sample where prior attainment is genuinely observed, adding the mean KS2 scaled score alongside the low-prior-attainment share; the absence coefficient - the paper’s central quantity - is essentially unchanged (a shift of under 3%), while the FSM coefficient attenuates by around a third, reinforcing rather than weakening our finding that concentration of disadvantage is a comparatively weak lever (supplementary material). Second, because we lack pupil-level data, prior attainment is corrected only at the school level; this is a coarser adjustment than a pupil-and-school-level correction would provide, and some residual confounding of the intake coefficients cannot be ruled out. We return to this limitation later in the paper.</w:t>
        </w:r>
      </w:ins>
    </w:p>
    <w:p w14:paraId="311D02A0" w14:textId="5ABDAE94" w:rsidR="00660CA6" w:rsidRDefault="00000000" w:rsidP="00856D00">
      <w:pPr>
        <w:pStyle w:val="Paragraph"/>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Likelihood estimation.</w:t>
      </w:r>
    </w:p>
    <w:p w14:paraId="7010386C" w14:textId="77777777" w:rsidR="00274A04" w:rsidRDefault="00274A04">
      <w:pPr>
        <w:spacing w:after="200" w:line="240" w:lineRule="auto"/>
        <w:rPr>
          <w:ins w:id="42" w:author="Adam Dennett" w:date="2026-08-19T13:58:00Z" w16du:dateUtc="2026-08-19T12:58:00Z"/>
          <w:rFonts w:cs="Arial"/>
          <w:b/>
          <w:bCs/>
          <w:kern w:val="32"/>
          <w:szCs w:val="32"/>
        </w:rPr>
      </w:pPr>
      <w:bookmarkStart w:id="43" w:name="results"/>
      <w:bookmarkEnd w:id="23"/>
      <w:bookmarkEnd w:id="26"/>
      <w:ins w:id="44" w:author="Adam Dennett" w:date="2026-08-19T13:58:00Z" w16du:dateUtc="2026-08-19T12:58:00Z">
        <w:r>
          <w:br w:type="page"/>
        </w:r>
      </w:ins>
    </w:p>
    <w:p w14:paraId="40FA8739" w14:textId="5EAEB986" w:rsidR="00660CA6" w:rsidRDefault="00000000" w:rsidP="00856D00">
      <w:pPr>
        <w:pStyle w:val="Heading1"/>
      </w:pPr>
      <w:r>
        <w:lastRenderedPageBreak/>
        <w:t>4. Results</w:t>
      </w:r>
    </w:p>
    <w:p w14:paraId="66225A0A" w14:textId="77777777" w:rsidR="00660CA6" w:rsidRDefault="00000000" w:rsidP="00856D00">
      <w:pPr>
        <w:pStyle w:val="Heading2"/>
      </w:pPr>
      <w:bookmarkStart w:id="45" w:name="model-fit"/>
      <w:r>
        <w:t>4.1 Model fit</w:t>
      </w:r>
    </w:p>
    <w:p w14:paraId="4EE524A6" w14:textId="7A225B53" w:rsidR="00660CA6" w:rsidRDefault="00000000" w:rsidP="00856D00">
      <w:pPr>
        <w:pStyle w:val="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w:t>
      </w:r>
      <w:del w:id="46" w:author="Adam Dennett" w:date="2026-08-19T13:59:00Z" w16du:dateUtc="2026-08-19T12:59:00Z">
        <w:r w:rsidDel="00EE58C4">
          <w:delText xml:space="preserve">to general </w:delText>
        </w:r>
      </w:del>
      <w:r>
        <w:t xml:space="preserve">to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0.77,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0.63.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0.79. School-level attainment is remarkably predictable from these structural factors, which makes them very useful for exploring the effectiveness of local policy levers.</w:t>
      </w:r>
    </w:p>
    <w:p w14:paraId="47BBC72D" w14:textId="77777777" w:rsidR="00660CA6" w:rsidRDefault="00000000" w:rsidP="00856D00">
      <w:pPr>
        <w:pStyle w:val="Heading2"/>
      </w:pPr>
      <w:bookmarkStart w:id="47" w:name="stepwise-decomposition"/>
      <w:bookmarkEnd w:id="45"/>
      <w:r>
        <w:t>4.2 Stepwise decomposition</w:t>
      </w:r>
    </w:p>
    <w:tbl>
      <w:tblPr>
        <w:tblStyle w:val="Table"/>
        <w:tblW w:w="5000" w:type="pct"/>
        <w:tblLayout w:type="fixed"/>
        <w:tblLook w:val="0000" w:firstRow="0" w:lastRow="0" w:firstColumn="0" w:lastColumn="0" w:noHBand="0" w:noVBand="0"/>
      </w:tblPr>
      <w:tblGrid>
        <w:gridCol w:w="9576"/>
      </w:tblGrid>
      <w:tr w:rsidR="00660CA6" w14:paraId="4861792A" w14:textId="77777777">
        <w:tc>
          <w:tcPr>
            <w:tcW w:w="7920" w:type="dxa"/>
          </w:tcPr>
          <w:p w14:paraId="09D4DF25" w14:textId="77777777" w:rsidR="00660CA6" w:rsidRDefault="00000000" w:rsidP="00EC7E12">
            <w:pPr>
              <w:pStyle w:val="Tabletitle"/>
            </w:pPr>
            <w:bookmarkStart w:id="48" w:name="tbl-stepwise"/>
            <w:r>
              <w:t>Table 1: Stepwise progression to the full multilevel model for overall Attainment 8.</w:t>
            </w:r>
          </w:p>
          <w:bookmarkEnd w:id="48"/>
          <w:p w14:paraId="09276BDB" w14:textId="77777777" w:rsidR="00660CA6" w:rsidRDefault="00660CA6"/>
        </w:tc>
      </w:tr>
    </w:tbl>
    <w:p w14:paraId="5E721A78" w14:textId="77777777" w:rsidR="00660CA6" w:rsidRDefault="00000000" w:rsidP="003E124A">
      <w:pPr>
        <w:pStyle w:val="Paragraph"/>
      </w:pPr>
      <w:r>
        <w:t xml:space="preserve">The stepwise progression in </w:t>
      </w:r>
      <w:hyperlink w:anchor="tbl-stepwise">
        <w:r w:rsidR="00660CA6">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w:t>
      </w:r>
      <w:r>
        <w:lastRenderedPageBreak/>
        <w:t>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14:paraId="5A6E621B" w14:textId="77777777" w:rsidR="00660CA6" w:rsidRDefault="00000000" w:rsidP="003E124A">
      <w:pPr>
        <w:pStyle w:val="Paragraph"/>
        <w:rPr>
          <w:ins w:id="49" w:author="Adam Dennett" w:date="2026-08-19T14:03:00Z" w16du:dateUtc="2026-08-19T13:03:00Z"/>
        </w:rPr>
      </w:pPr>
      <w:r>
        <w:t xml:space="preserve">Model 4 adds additional fixed effects including EAL proportions, selective admissions, workforce variables and the Gorard Segregation Index. Model 5 adds random effects for year, Ofsted rating, region and LEA nested within region, lifting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0.63 (marginal) to approximately 0.77, indicating that 14% of attainment variance is tied to these grouping factors — capturing unmeasured factors such as school culture, leadership quality, local authority support services, and community characteristics.</w:t>
      </w:r>
    </w:p>
    <w:p w14:paraId="6C9A6DA5" w14:textId="43A15266" w:rsidR="00125028" w:rsidRPr="00125028" w:rsidDel="00125028" w:rsidRDefault="00125028">
      <w:pPr>
        <w:pStyle w:val="BodyText"/>
        <w:rPr>
          <w:del w:id="50" w:author="Adam Dennett" w:date="2026-08-19T14:03:00Z" w16du:dateUtc="2026-08-19T13:03:00Z"/>
        </w:rPr>
        <w:pPrChange w:id="51" w:author="Adam Dennett" w:date="2026-08-19T14:03:00Z" w16du:dateUtc="2026-08-19T13:03:00Z">
          <w:pPr>
            <w:pStyle w:val="Paragraph"/>
          </w:pPr>
        </w:pPrChange>
      </w:pPr>
      <w:ins w:id="52" w:author="Adam Dennett" w:date="2026-08-19T14:03:00Z" w16du:dateUtc="2026-08-19T13:03:00Z">
        <w:r>
          <w:t xml:space="preserve">Ofsted rating has only four ordered categories, fewer than would ordinarily be modelled as a random effect. We include it as a grouping factor for partial pooling and consistency with the other contextual groupings, but we have verified that treating it instead as a categorical fixed effect leaves every other coefficient unchanged to three or four significant figures and does not move Brighton and Hove’s rank (supplementary material). The fixed-effect form is also informative in its own right: relative to an ‘Outstanding’ school, and holding intake constant, a ‘Good’ rating is associated with roughly 2.2 fewer Attainment 8 points, ‘Requires Improvement’ with 4.2 fewer, and ‘Inadequate’ with 4.7 fewer — a scale that flattens markedly at the bottom, so that the gap between the two lowest ratings is small. We treat Ofsted as a contextual control rather than a causal factor throughout, since inspection judgements are formed with sight of a school’s results and are therefore partly an expression of attainment rather than an independent driver of it; consistent with this, omitting Ofsted entirely </w:t>
        </w:r>
        <w:r>
          <w:rPr>
            <w:i/>
            <w:iCs/>
          </w:rPr>
          <w:t>increases</w:t>
        </w:r>
        <w:r>
          <w:t xml:space="preserve"> the estimated absence effect </w:t>
        </w:r>
        <w:r>
          <w:lastRenderedPageBreak/>
          <w:t xml:space="preserve">by 13–16%, so its inclusion makes our headline absence figure, if anything, </w:t>
        </w:r>
      </w:ins>
      <w:ins w:id="53" w:author="Adam Dennett" w:date="2026-08-19T14:05:00Z" w16du:dateUtc="2026-08-19T13:05:00Z">
        <w:r>
          <w:t xml:space="preserve">more </w:t>
        </w:r>
      </w:ins>
      <w:ins w:id="54" w:author="Adam Dennett" w:date="2026-08-19T14:03:00Z" w16du:dateUtc="2026-08-19T13:03:00Z">
        <w:r>
          <w:t>conservative.</w:t>
        </w:r>
      </w:ins>
    </w:p>
    <w:p w14:paraId="57B690F4" w14:textId="77777777" w:rsidR="00660CA6" w:rsidRDefault="00000000" w:rsidP="003E124A">
      <w:pPr>
        <w:pStyle w:val="Paragraph"/>
      </w:pPr>
      <w:r>
        <w:t>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14:paraId="11E3D71B" w14:textId="0070630A" w:rsidR="00660CA6" w:rsidRDefault="00000000" w:rsidP="003E124A">
      <w:pPr>
        <w:pStyle w:val="Paragraph"/>
      </w:pPr>
      <w:r>
        <w:t>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ins w:id="55" w:author="Adam Dennett" w:date="2026-08-19T14:07:00Z" w16du:dateUtc="2026-08-19T13:07:00Z">
        <w:r w:rsidR="002C294C">
          <w:t xml:space="preserve"> We make the practical magnitude concrete in section 5.3 (</w:t>
        </w:r>
        <w:r w:rsidR="002C294C">
          <w:fldChar w:fldCharType="begin"/>
        </w:r>
        <w:r w:rsidR="002C294C">
          <w:instrText>HYPERLINK \l "fig-accelerating-returns" \h</w:instrText>
        </w:r>
        <w:r w:rsidR="002C294C">
          <w:fldChar w:fldCharType="separate"/>
        </w:r>
        <w:r w:rsidR="002C294C">
          <w:rPr>
            <w:rStyle w:val="Hyperlink"/>
          </w:rPr>
          <w:t>Figure 4</w:t>
        </w:r>
        <w:r w:rsidR="002C294C">
          <w:fldChar w:fldCharType="end"/>
        </w:r>
        <w:r w:rsidR="002C294C">
          <w:t>), which translates the coefficients into the expected Attainment 8 gain from a one-percentage-point change at each point along the absence and disadvantage distributions.</w:t>
        </w:r>
      </w:ins>
    </w:p>
    <w:p w14:paraId="6CBFE0F3" w14:textId="77777777" w:rsidR="00660CA6" w:rsidRDefault="00000000" w:rsidP="003E124A">
      <w:pPr>
        <w:pStyle w:val="Heading2"/>
      </w:pPr>
      <w:bookmarkStart w:id="56" w:name="relative-variable-importance"/>
      <w:bookmarkEnd w:id="47"/>
      <w:r>
        <w:t>4.3 Relative variable importance</w:t>
      </w:r>
    </w:p>
    <w:tbl>
      <w:tblPr>
        <w:tblStyle w:val="Table"/>
        <w:tblW w:w="5000" w:type="pct"/>
        <w:tblLayout w:type="fixed"/>
        <w:tblLook w:val="0000" w:firstRow="0" w:lastRow="0" w:firstColumn="0" w:lastColumn="0" w:noHBand="0" w:noVBand="0"/>
      </w:tblPr>
      <w:tblGrid>
        <w:gridCol w:w="9576"/>
      </w:tblGrid>
      <w:tr w:rsidR="00660CA6" w14:paraId="542B48F1" w14:textId="77777777">
        <w:tc>
          <w:tcPr>
            <w:tcW w:w="7920" w:type="dxa"/>
          </w:tcPr>
          <w:p w14:paraId="1825C8AF" w14:textId="7EEEA571" w:rsidR="00660CA6" w:rsidRDefault="00660CA6">
            <w:pPr>
              <w:pStyle w:val="Compact"/>
              <w:jc w:val="center"/>
            </w:pPr>
            <w:bookmarkStart w:id="57" w:name="fig-standardised-coefficients"/>
          </w:p>
          <w:p w14:paraId="7C90A588" w14:textId="77777777" w:rsidR="00660CA6" w:rsidRDefault="00000000" w:rsidP="00EC7E12">
            <w:pPr>
              <w:pStyle w:val="Figurecaption"/>
            </w:pPr>
            <w:r>
              <w:t>Figure 1: Standardised coefficients showing relative variable importance across pupil groups. Bars show the change in log(ATT8) associated with a one-SD shift in each predictor.</w:t>
            </w:r>
          </w:p>
        </w:tc>
        <w:bookmarkEnd w:id="57"/>
      </w:tr>
    </w:tbl>
    <w:p w14:paraId="1B9A2D2E" w14:textId="77777777" w:rsidR="00660CA6" w:rsidRDefault="00660CA6" w:rsidP="00302154">
      <w:pPr>
        <w:pStyle w:val="Paragraph"/>
        <w:rPr>
          <w:ins w:id="58" w:author="Adam Dennett" w:date="2026-08-19T14:19:00Z" w16du:dateUtc="2026-08-19T13:19:00Z"/>
        </w:rPr>
      </w:pPr>
      <w:hyperlink w:anchor="fig-standardised-coefficients">
        <w:r>
          <w:rPr>
            <w:rStyle w:val="Hyperlink"/>
          </w:rPr>
          <w:t>Figure 1</w:t>
        </w:r>
      </w:hyperlink>
      <w:r>
        <w:t xml:space="preserve"> compares the standardised coefficients</w:t>
      </w:r>
      <w:r>
        <w:rPr>
          <w:rStyle w:val="FootnoteReference"/>
        </w:rPr>
        <w:footnoteReference w:id="7"/>
      </w:r>
      <w:r>
        <w:t xml:space="preserve"> across all three pupil groups (all pupils, disadvantaged pupils and non-disadvantaged pupils - full model outputs available in the supplementary materials</w:t>
      </w:r>
      <w:r>
        <w:rPr>
          <w:rStyle w:val="FootnoteReference"/>
        </w:rPr>
        <w:footnoteReference w:id="8"/>
      </w:r>
      <w:r>
        <w:t xml:space="preserve">). Absence is the dominant predictor across all groups, but it is </w:t>
      </w:r>
      <w:r>
        <w:rPr>
          <w:i/>
          <w:iCs/>
        </w:rPr>
        <w:t>even more</w:t>
      </w:r>
      <w:r>
        <w:t xml:space="preserve"> important for disadvantaged pupils — nearly half of the variation in school-level performance for this group is explained by attendance alone.</w:t>
      </w:r>
    </w:p>
    <w:p w14:paraId="36F11C45" w14:textId="0365BF94" w:rsidR="00BA7811" w:rsidRPr="00BA7811" w:rsidDel="00BA7811" w:rsidRDefault="00BA7811">
      <w:pPr>
        <w:pStyle w:val="BodyText"/>
        <w:rPr>
          <w:del w:id="59" w:author="Adam Dennett" w:date="2026-08-19T14:19:00Z" w16du:dateUtc="2026-08-19T13:19:00Z"/>
        </w:rPr>
        <w:pPrChange w:id="60" w:author="Adam Dennett" w:date="2026-08-19T14:19:00Z" w16du:dateUtc="2026-08-19T13:19:00Z">
          <w:pPr>
            <w:pStyle w:val="Paragraph"/>
          </w:pPr>
        </w:pPrChange>
      </w:pPr>
      <w:ins w:id="61" w:author="Adam Dennett" w:date="2026-08-19T14:19:00Z" w16du:dateUtc="2026-08-19T13:19:00Z">
        <w:r>
          <w:fldChar w:fldCharType="begin"/>
        </w:r>
        <w:r>
          <w:instrText>HYPERLINK \l "fig-standardised-coefficients" \h</w:instrText>
        </w:r>
        <w:r>
          <w:fldChar w:fldCharType="separate"/>
        </w:r>
        <w:r>
          <w:rPr>
            <w:rStyle w:val="Hyperlink"/>
          </w:rPr>
          <w:t>Figure 1</w:t>
        </w:r>
        <w:r>
          <w:fldChar w:fldCharType="end"/>
        </w:r>
        <w:r>
          <w:t xml:space="preserve"> makes the relative importance of the predictors explicit, and the ordering is the central empirical message of the paper. School absence is the dominant lever by a clear margin; low prior attainment at KS2 is second; and the concentration of disadvantage - the variable around which the Brighton and Hove policy was built - is a distant contributor whose sign, as we discuss next, actually depends on the pupil group. Recognising this ordering matters, because a policy debate anchored on disadvantage concentration is, on this evidence, anchored on one of the weakest of the levers available.</w:t>
        </w:r>
      </w:ins>
    </w:p>
    <w:p w14:paraId="04C3F935" w14:textId="77777777" w:rsidR="00660CA6" w:rsidRDefault="00000000" w:rsidP="00302154">
      <w:pPr>
        <w:pStyle w:val="Paragraph"/>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lower attainment. But for disadvantaged pupils, the coefficient is </w:t>
      </w:r>
      <w:r>
        <w:rPr>
          <w:i/>
          <w:iCs/>
        </w:rPr>
        <w:t>positive</w:t>
      </w:r>
      <w:r>
        <w:t xml:space="preserve"> — after controlling for absence and low prior attainment, disadvantaged pupils perform slightly </w:t>
      </w:r>
      <w:r w:rsidRPr="007D24E6">
        <w:rPr>
          <w:i/>
          <w:iCs/>
          <w:rPrChange w:id="62" w:author="Adam Dennett" w:date="2026-08-19T14:21:00Z" w16du:dateUtc="2026-08-19T13:21:00Z">
            <w:rPr/>
          </w:rPrChange>
        </w:rPr>
        <w:t>better</w:t>
      </w:r>
      <w:r>
        <w:t xml:space="preserve"> in schools with higher concentrations of other disadvantaged pupils. This finding is robust across individual year models and alternative specifications of disadvantaged </w:t>
      </w:r>
      <w:r>
        <w:lastRenderedPageBreak/>
        <w:t>attainment and disadvantage measures.</w:t>
      </w:r>
      <w:r>
        <w:rPr>
          <w:rStyle w:val="FootnoteReference"/>
        </w:rPr>
        <w:footnoteReference w:id="9"/>
      </w:r>
      <w:r>
        <w:t xml:space="preserve"> In the full multilevel model, this positive coefficient shrinks substantially, suggesting the effect 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6D3C2245" w14:textId="77777777" w:rsidR="00660CA6" w:rsidRDefault="00000000" w:rsidP="00302154">
      <w:pPr>
        <w:pStyle w:val="Paragraph"/>
        <w:rPr>
          <w:ins w:id="63" w:author="Adam Dennett" w:date="2026-08-19T14:23:00Z" w16du:dateUtc="2026-08-19T13:23:00Z"/>
        </w:rPr>
      </w:pPr>
      <w:r>
        <w:t>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comparatively well-integrated set of schools</w:t>
      </w:r>
      <w:r>
        <w:rPr>
          <w:rStyle w:val="FootnoteReference"/>
        </w:rPr>
        <w:footnoteReference w:id="10"/>
      </w:r>
      <w:r>
        <w:t xml:space="preserve"> could be counter-productive for disadvantaged attainment.</w:t>
      </w:r>
    </w:p>
    <w:p w14:paraId="2EDA2360" w14:textId="264D01B3" w:rsidR="007D24E6" w:rsidDel="0004241B" w:rsidRDefault="007D24E6" w:rsidP="007D24E6">
      <w:pPr>
        <w:pStyle w:val="BodyText"/>
        <w:rPr>
          <w:del w:id="64" w:author="Adam Dennett" w:date="2026-08-19T14:23:00Z" w16du:dateUtc="2026-08-19T13:23:00Z"/>
        </w:rPr>
      </w:pPr>
      <w:ins w:id="65" w:author="Adam Dennett" w:date="2026-08-19T14:23:00Z" w16du:dateUtc="2026-08-19T13:23:00Z">
        <w:r>
          <w:t xml:space="preserve">We should be careful about the interpretation of this positive coefficient. One reading is that equivalent disadvantaged pupils do genuinely better in higher-concentration schools (‘differing effects’). But an alternative is that the FSM binary cannot distinguish the depth or duration of disadvantage, so the disadvantaged pupils in a 50%-FSM school may differ systematically from those in a 20%-FSM school in ways our aggregate measures do not capture (‘differing pupils’). We cannot </w:t>
        </w:r>
      </w:ins>
      <w:ins w:id="66" w:author="Adam Dennett" w:date="2026-08-19T14:24:00Z" w16du:dateUtc="2026-08-19T13:24:00Z">
        <w:r>
          <w:t>differentiate</w:t>
        </w:r>
      </w:ins>
      <w:ins w:id="67" w:author="Adam Dennett" w:date="2026-08-19T14:23:00Z" w16du:dateUtc="2026-08-19T13:23:00Z">
        <w:r>
          <w:t xml:space="preserve"> between these with school-level data, and we do not </w:t>
        </w:r>
      </w:ins>
      <w:ins w:id="68" w:author="Adam Dennett" w:date="2026-08-19T14:25:00Z" w16du:dateUtc="2026-08-19T13:25:00Z">
        <w:r>
          <w:t>try</w:t>
        </w:r>
      </w:ins>
      <w:ins w:id="69" w:author="Adam Dennett" w:date="2026-08-19T14:23:00Z" w16du:dateUtc="2026-08-19T13:23:00Z">
        <w:r>
          <w:t xml:space="preserve"> to. The consistency of the result across multiple operationalisations of both disadvantage and disadvantaged attainment</w:t>
        </w:r>
      </w:ins>
      <w:ins w:id="70" w:author="Adam Dennett" w:date="2026-08-19T14:26:00Z" w16du:dateUtc="2026-08-19T13:26:00Z">
        <w:r>
          <w:t xml:space="preserve"> (see Supplementary Material)</w:t>
        </w:r>
      </w:ins>
      <w:ins w:id="71" w:author="Adam Dennett" w:date="2026-08-19T14:23:00Z" w16du:dateUtc="2026-08-19T13:23:00Z">
        <w:r>
          <w:t xml:space="preserve"> makes a </w:t>
        </w:r>
      </w:ins>
      <w:ins w:id="72" w:author="Adam Dennett" w:date="2026-08-19T14:25:00Z" w16du:dateUtc="2026-08-19T13:25:00Z">
        <w:r>
          <w:t>measurement issue</w:t>
        </w:r>
      </w:ins>
      <w:ins w:id="73" w:author="Adam Dennett" w:date="2026-08-19T14:23:00Z" w16du:dateUtc="2026-08-19T13:23:00Z">
        <w:r>
          <w:t xml:space="preserve"> less likely, </w:t>
        </w:r>
        <w:r>
          <w:lastRenderedPageBreak/>
          <w:t>and the stronger positive association we observe on the vocational/technical component of Attainment 8 is at least suggestive of a genuine specialisation mechanism rather than pure composition. But the composition interpretation cannot be excluded</w:t>
        </w:r>
      </w:ins>
      <w:ins w:id="74" w:author="Adam Dennett" w:date="2026-08-19T14:27:00Z" w16du:dateUtc="2026-08-19T13:27:00Z">
        <w:r>
          <w:t xml:space="preserve"> entirely</w:t>
        </w:r>
      </w:ins>
      <w:ins w:id="75" w:author="Adam Dennett" w:date="2026-08-19T14:23:00Z" w16du:dateUtc="2026-08-19T13:23:00Z">
        <w:r>
          <w:t xml:space="preserve">, and distinguishing the two would require pupil-level data with disadvantage histories. Importantly, our policy argument does not depend on which interpretation holds: under either, there is no evidence that concentrating disadvantaged pupils </w:t>
        </w:r>
        <w:r>
          <w:rPr>
            <w:i/>
            <w:iCs/>
          </w:rPr>
          <w:t>harms</w:t>
        </w:r>
        <w:r>
          <w:t xml:space="preserve"> their attainment, and therefore no support for the premise that de-concentration would </w:t>
        </w:r>
        <w:r>
          <w:rPr>
            <w:i/>
            <w:iCs/>
          </w:rPr>
          <w:t>improve</w:t>
        </w:r>
        <w:r>
          <w:t xml:space="preserve"> it.</w:t>
        </w:r>
      </w:ins>
      <w:ins w:id="76" w:author="Adam Dennett" w:date="2026-08-25T16:56:00Z" w16du:dateUtc="2026-08-25T15:56:00Z">
        <w:r w:rsidR="002B49E0">
          <w:t xml:space="preserve"> </w:t>
        </w:r>
      </w:ins>
    </w:p>
    <w:p w14:paraId="4195A8FB" w14:textId="2F35A975" w:rsidR="0004241B" w:rsidRPr="007D24E6" w:rsidRDefault="0004241B">
      <w:pPr>
        <w:pStyle w:val="BodyText"/>
        <w:rPr>
          <w:ins w:id="77" w:author="Adam Dennett" w:date="2026-08-19T14:28:00Z" w16du:dateUtc="2026-08-19T13:28:00Z"/>
        </w:rPr>
        <w:pPrChange w:id="78" w:author="Adam Dennett" w:date="2026-08-19T14:23:00Z" w16du:dateUtc="2026-08-19T13:23:00Z">
          <w:pPr>
            <w:pStyle w:val="Paragraph"/>
          </w:pPr>
        </w:pPrChange>
      </w:pPr>
      <w:ins w:id="79" w:author="Adam Dennett" w:date="2026-08-19T14:28:00Z" w16du:dateUtc="2026-08-19T13:28:00Z">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comparatively well-integrated set of schools could be counter-productive </w:t>
        </w:r>
      </w:ins>
      <w:ins w:id="80" w:author="Adam Dennett" w:date="2026-08-19T14:30:00Z" w16du:dateUtc="2026-08-19T13:30:00Z">
        <w:r>
          <w:t xml:space="preserve">in general </w:t>
        </w:r>
        <w:r w:rsidR="003C406F">
          <w:t>even before considering second-order effects</w:t>
        </w:r>
      </w:ins>
      <w:ins w:id="81" w:author="Adam Dennett" w:date="2026-08-19T14:28:00Z" w16du:dateUtc="2026-08-19T13:28:00Z">
        <w:r>
          <w:t>.</w:t>
        </w:r>
      </w:ins>
    </w:p>
    <w:p w14:paraId="36FB9DDD" w14:textId="77777777" w:rsidR="00660CA6" w:rsidRDefault="00000000" w:rsidP="00302154">
      <w:pPr>
        <w:pStyle w:val="Paragraph"/>
      </w:pPr>
      <w:r>
        <w:t>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35668BCF" w14:textId="77777777" w:rsidR="003C406F" w:rsidRDefault="003C406F">
      <w:pPr>
        <w:spacing w:after="200" w:line="240" w:lineRule="auto"/>
        <w:rPr>
          <w:ins w:id="82" w:author="Adam Dennett" w:date="2026-08-19T14:31:00Z" w16du:dateUtc="2026-08-19T13:31:00Z"/>
          <w:rFonts w:cs="Arial"/>
          <w:b/>
          <w:bCs/>
          <w:kern w:val="32"/>
          <w:szCs w:val="32"/>
        </w:rPr>
      </w:pPr>
      <w:bookmarkStart w:id="83" w:name="brighton-and-hove-case-study"/>
      <w:bookmarkEnd w:id="43"/>
      <w:bookmarkEnd w:id="56"/>
      <w:ins w:id="84" w:author="Adam Dennett" w:date="2026-08-19T14:31:00Z" w16du:dateUtc="2026-08-19T13:31:00Z">
        <w:r>
          <w:br w:type="page"/>
        </w:r>
      </w:ins>
    </w:p>
    <w:p w14:paraId="6DE3F73B" w14:textId="268E1FCC" w:rsidR="00660CA6" w:rsidRDefault="00000000" w:rsidP="00302154">
      <w:pPr>
        <w:pStyle w:val="Heading1"/>
      </w:pPr>
      <w:r>
        <w:lastRenderedPageBreak/>
        <w:t>5. Brighton and Hove case study</w:t>
      </w:r>
    </w:p>
    <w:p w14:paraId="5D908B5E" w14:textId="77777777" w:rsidR="00660CA6" w:rsidRDefault="00000000" w:rsidP="00302154">
      <w:pPr>
        <w:pStyle w:val="Heading2"/>
      </w:pPr>
      <w:bookmarkStart w:id="85" w:name="local-context"/>
      <w:r>
        <w:t>5.1 Local context</w:t>
      </w:r>
    </w:p>
    <w:p w14:paraId="0D3F7596" w14:textId="77777777" w:rsidR="00660CA6" w:rsidRDefault="00000000" w:rsidP="00302154">
      <w:pPr>
        <w:pStyle w:val="Paragraph"/>
      </w:pPr>
      <w:r>
        <w:t>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sidR="00660CA6">
          <w:rPr>
            <w:rStyle w:val="Hyperlink"/>
          </w:rPr>
          <w:t>Figure 2</w:t>
        </w:r>
      </w:hyperlink>
      <w:r>
        <w:t>) with a lottery tie-break for oversubscribed schools — making admissions very different to most other places in England where distance typically determines priority (Allen et al. 2013).</w:t>
      </w:r>
    </w:p>
    <w:p w14:paraId="568EA633" w14:textId="58370D48" w:rsidR="00660CA6" w:rsidRDefault="00000000" w:rsidP="00302154">
      <w:pPr>
        <w:pStyle w:val="Paragraph"/>
      </w:pPr>
      <w:r>
        <w:t>In October 2024, the council launched proposals to amend the secondary school admissions process. The cabinet papers</w:t>
      </w:r>
      <w:r>
        <w:rPr>
          <w:rStyle w:val="FootnoteReference"/>
        </w:rPr>
        <w:footnoteReference w:id="11"/>
      </w:r>
      <w:r>
        <w:t xml:space="preserve"> set out three stated objectives: </w:t>
      </w:r>
      <w:r>
        <w:rPr>
          <w:i/>
          <w:iCs/>
        </w:rPr>
        <w:t>‘a school system where all pupils get access to a great education’</w:t>
      </w:r>
      <w:r>
        <w:t xml:space="preserve">, improving </w:t>
      </w:r>
      <w:r>
        <w:rPr>
          <w:i/>
          <w:iCs/>
        </w:rPr>
        <w:t>‘the education offer for disadvantaged pupils by reducing some schools’ barriers to success’</w:t>
      </w:r>
      <w:r>
        <w:t xml:space="preserve">, and </w:t>
      </w:r>
      <w:r>
        <w:rPr>
          <w:i/>
          <w:iCs/>
        </w:rPr>
        <w:t>‘better equality of outcomes — results not 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w:t>
      </w:r>
      <w:r>
        <w:lastRenderedPageBreak/>
        <w:t xml:space="preserve">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w:t>
      </w:r>
      <w:r w:rsidR="003C406F">
        <w:t xml:space="preserve">- </w:t>
      </w:r>
      <w:r>
        <w:t>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398AE0E6" w14:textId="77777777" w:rsidR="00660CA6" w:rsidRDefault="00000000" w:rsidP="00302154">
      <w:pPr>
        <w:pStyle w:val="Paragraph"/>
      </w:pPr>
      <w:r>
        <w:t xml:space="preserve">The public response was overwhelmingly negative, with the council’s pre-consultation feedback summary noting </w:t>
      </w:r>
      <w:r>
        <w:rPr>
          <w:i/>
          <w:iCs/>
        </w:rPr>
        <w:t>‘a strong preference for improving existing schools rather than redistributing students, alongside deep concerns about potential impacts on community cohesion and student wellbeing’</w:t>
      </w:r>
      <w:r>
        <w:t>.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12"/>
      </w:r>
      <w:r>
        <w:t xml:space="preserve"> 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13"/>
      </w:r>
      <w:r>
        <w:t xml:space="preserve"> — which included sections on attendance, leadership, governance and targeted </w:t>
      </w:r>
      <w:r>
        <w:lastRenderedPageBreak/>
        <w:t>support — was not referenced in the 2024 consultation materials.</w:t>
      </w:r>
    </w:p>
    <w:p w14:paraId="1FE2A063" w14:textId="77777777" w:rsidR="00660CA6" w:rsidRDefault="00000000" w:rsidP="00302154">
      <w:pPr>
        <w:pStyle w:val="Paragraph"/>
      </w:pPr>
      <w:r>
        <w:t>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w="5000" w:type="pct"/>
        <w:tblLayout w:type="fixed"/>
        <w:tblLook w:val="0000" w:firstRow="0" w:lastRow="0" w:firstColumn="0" w:lastColumn="0" w:noHBand="0" w:noVBand="0"/>
      </w:tblPr>
      <w:tblGrid>
        <w:gridCol w:w="9576"/>
      </w:tblGrid>
      <w:tr w:rsidR="00660CA6" w14:paraId="15C57C8C" w14:textId="77777777">
        <w:tc>
          <w:tcPr>
            <w:tcW w:w="7920" w:type="dxa"/>
          </w:tcPr>
          <w:p w14:paraId="542FBEB8" w14:textId="1D5D669E" w:rsidR="00660CA6" w:rsidRDefault="00660CA6">
            <w:pPr>
              <w:pStyle w:val="Compact"/>
              <w:jc w:val="center"/>
            </w:pPr>
            <w:bookmarkStart w:id="86" w:name="fig-catchments"/>
          </w:p>
          <w:p w14:paraId="46B480FE" w14:textId="5ADB43C8" w:rsidR="00660CA6" w:rsidRDefault="002A699E" w:rsidP="00EC7E12">
            <w:pPr>
              <w:pStyle w:val="Figurecaption"/>
            </w:pPr>
            <w:r>
              <w:t>Figure 2: Brighton and Hove secondary schools with 2025/26 catchment boundaries.</w:t>
            </w:r>
          </w:p>
        </w:tc>
        <w:bookmarkEnd w:id="86"/>
      </w:tr>
    </w:tbl>
    <w:p w14:paraId="5447CC64" w14:textId="77777777" w:rsidR="00660CA6" w:rsidRDefault="00000000" w:rsidP="00302154">
      <w:pPr>
        <w:pStyle w:val="Heading2"/>
      </w:pPr>
      <w:bookmarkStart w:id="87" w:name="local-authority-effects"/>
      <w:bookmarkEnd w:id="85"/>
      <w:r>
        <w:t>5.2 Local authority effects</w:t>
      </w:r>
    </w:p>
    <w:tbl>
      <w:tblPr>
        <w:tblStyle w:val="Table"/>
        <w:tblW w:w="5000" w:type="pct"/>
        <w:tblLayout w:type="fixed"/>
        <w:tblLook w:val="0000" w:firstRow="0" w:lastRow="0" w:firstColumn="0" w:lastColumn="0" w:noHBand="0" w:noVBand="0"/>
      </w:tblPr>
      <w:tblGrid>
        <w:gridCol w:w="9576"/>
      </w:tblGrid>
      <w:tr w:rsidR="00660CA6" w14:paraId="3CE09026" w14:textId="77777777" w:rsidTr="00A54401">
        <w:tc>
          <w:tcPr>
            <w:tcW w:w="9576" w:type="dxa"/>
          </w:tcPr>
          <w:p w14:paraId="617907BF" w14:textId="7A75C587" w:rsidR="00660CA6" w:rsidRDefault="00660CA6">
            <w:pPr>
              <w:pStyle w:val="Compact"/>
              <w:jc w:val="center"/>
            </w:pPr>
            <w:bookmarkStart w:id="88" w:name="fig-caterpillar"/>
          </w:p>
          <w:p w14:paraId="7B2B080B" w14:textId="5DF818EC" w:rsidR="00660CA6" w:rsidRDefault="002A699E" w:rsidP="00EC7E12">
            <w:pPr>
              <w:pStyle w:val="Figurecaption"/>
            </w:pPr>
            <w:r>
              <w:t>Figure 3: LA random intercepts for disadvantaged-pupil attainment (imputed full panel model). Top and bottom 10 LAs labelled; Brighton and Hove highlighted.</w:t>
            </w:r>
          </w:p>
        </w:tc>
        <w:bookmarkEnd w:id="88"/>
      </w:tr>
    </w:tbl>
    <w:p w14:paraId="2D13FF56" w14:textId="1A94F74F" w:rsidR="00A54401" w:rsidRDefault="00A54401" w:rsidP="00A54401">
      <w:pPr>
        <w:pStyle w:val="BodyText"/>
        <w:rPr>
          <w:ins w:id="89" w:author="Adam Dennett" w:date="2026-08-19T14:42:00Z" w16du:dateUtc="2026-08-19T13:42:00Z"/>
        </w:rPr>
      </w:pPr>
      <w:ins w:id="90" w:author="Adam Dennett" w:date="2026-08-19T14:42:00Z" w16du:dateUtc="2026-08-19T13:42:00Z">
        <w:r>
          <w:fldChar w:fldCharType="begin"/>
        </w:r>
        <w:r>
          <w:instrText>HYPERLINK \l "fig-caterpillar" \h</w:instrText>
        </w:r>
        <w:r>
          <w:fldChar w:fldCharType="separate"/>
        </w:r>
        <w:r>
          <w:rPr>
            <w:rStyle w:val="Hyperlink"/>
          </w:rPr>
          <w:t>Figure</w:t>
        </w:r>
      </w:ins>
      <w:ins w:id="91" w:author="Adam Dennett" w:date="2026-08-19T15:12:00Z" w16du:dateUtc="2026-08-19T14:12:00Z">
        <w:r w:rsidR="002A699E">
          <w:rPr>
            <w:rStyle w:val="Hyperlink"/>
          </w:rPr>
          <w:t xml:space="preserve"> </w:t>
        </w:r>
      </w:ins>
      <w:ins w:id="92" w:author="Adam Dennett" w:date="2026-08-19T14:42:00Z" w16du:dateUtc="2026-08-19T13:42:00Z">
        <w:r>
          <w:rPr>
            <w:rStyle w:val="Hyperlink"/>
          </w:rPr>
          <w:t>3</w:t>
        </w:r>
        <w:r>
          <w:fldChar w:fldCharType="end"/>
        </w:r>
        <w:r>
          <w:t xml:space="preserve"> shows the local-authority random intercepts for disadvantaged-pupil attainment. Conditional on the structural factors in the model - including school absence - Brighton and </w:t>
        </w:r>
        <w:r w:rsidRPr="00B57D64">
          <w:t>Hove ranks 7th of 151 local authorities, a positive random intercept equivalent to roughly +2 Attainment 8 points</w:t>
        </w:r>
        <w:r>
          <w:t xml:space="preserve"> above what those factors would predict. On the same conditional basis the city ranks 5th for non-disadvantaged pupils and 4th for all pupils. This was unknown at the time of the 2024 consultation and entirely absent from a public narrative framed around the raw attainment gap alone.</w:t>
        </w:r>
      </w:ins>
    </w:p>
    <w:p w14:paraId="7337554A" w14:textId="77777777" w:rsidR="00A54401" w:rsidRDefault="00A54401" w:rsidP="00A54401">
      <w:pPr>
        <w:pStyle w:val="BodyText"/>
        <w:rPr>
          <w:ins w:id="93" w:author="Adam Dennett" w:date="2026-08-19T15:23:00Z" w16du:dateUtc="2026-08-19T14:23:00Z"/>
        </w:rPr>
      </w:pPr>
      <w:ins w:id="94" w:author="Adam Dennett" w:date="2026-08-19T14:42:00Z" w16du:dateUtc="2026-08-19T13:42:00Z">
        <w:r>
          <w:t xml:space="preserve">That conditional ranking, however, depends on a modelling choice that turns out to carry most of the result. Controlling for absence estimates the city’s performance </w:t>
        </w:r>
        <w:r>
          <w:rPr>
            <w:i/>
            <w:iCs/>
          </w:rPr>
          <w:t>given</w:t>
        </w:r>
        <w:r>
          <w:t xml:space="preserve"> the attendance its pupils actually record - and Brighton and Hove has among the worst attendance of any authority </w:t>
        </w:r>
        <w:r>
          <w:lastRenderedPageBreak/>
          <w:t xml:space="preserve">in England. </w:t>
        </w:r>
        <w:r>
          <w:fldChar w:fldCharType="begin"/>
        </w:r>
        <w:r>
          <w:instrText>HYPERLINK \l "tbl-la-absence" \h</w:instrText>
        </w:r>
        <w:r>
          <w:fldChar w:fldCharType="separate"/>
        </w:r>
        <w:r>
          <w:rPr>
            <w:rStyle w:val="Hyperlink"/>
          </w:rPr>
          <w:t>Table 2</w:t>
        </w:r>
        <w:r>
          <w:fldChar w:fldCharType="end"/>
        </w:r>
        <w:r>
          <w:t xml:space="preserve"> reports the disadvantaged-attainment effect with and without that control. Without any absence term, the city falls from 7th to </w:t>
        </w:r>
        <w:r w:rsidRPr="00B57D64">
          <w:t>46th of 151</w:t>
        </w:r>
        <w:r>
          <w:t xml:space="preserve"> and its effect is no longer statistically distinguishable from the national average. The city’s apparent excellence for disadvantaged pupils is, in this precise sense, conditional on setting its attendance problem aside.</w:t>
        </w:r>
      </w:ins>
    </w:p>
    <w:p w14:paraId="78B93DE3" w14:textId="77777777" w:rsidR="00BD3ED9" w:rsidRDefault="00BD3ED9" w:rsidP="00BD3ED9">
      <w:pPr>
        <w:pStyle w:val="BodyText"/>
        <w:rPr>
          <w:ins w:id="95" w:author="Adam Dennett" w:date="2026-08-19T15:23:00Z" w16du:dateUtc="2026-08-19T14:23:00Z"/>
        </w:rPr>
      </w:pPr>
      <w:ins w:id="96" w:author="Adam Dennett" w:date="2026-08-19T15:23:00Z" w16du:dateUtc="2026-08-19T14:23:00Z">
        <w:r>
          <w:t xml:space="preserve">This is not an artefact peculiar to Brighton and Hove: controlling for absence reshuffles the whole distribution of local-authority effects, and 14 authorities that appear significantly above average once absence is controlled are indistinguishable from average without it. Absence does a great deal of work in any model of attainment, and where an authority sits on it materially changes how its schools appear to perform. But the shift is unusually consequential for Brighton and Hove precisely because its low attendance is </w:t>
        </w:r>
        <w:r w:rsidRPr="00BD3ED9">
          <w:rPr>
            <w:i/>
            <w:iCs/>
            <w:rPrChange w:id="97" w:author="Adam Dennett" w:date="2026-08-19T15:24:00Z" w16du:dateUtc="2026-08-19T14:24:00Z">
              <w:rPr/>
            </w:rPrChange>
          </w:rPr>
          <w:t>so</w:t>
        </w:r>
        <w:r>
          <w:t xml:space="preserve"> extreme.</w:t>
        </w:r>
      </w:ins>
    </w:p>
    <w:p w14:paraId="5FE2555A" w14:textId="77777777" w:rsidR="00BD3ED9" w:rsidRDefault="00BD3ED9" w:rsidP="00BD3ED9">
      <w:pPr>
        <w:pStyle w:val="BodyText"/>
        <w:rPr>
          <w:ins w:id="98" w:author="Adam Dennett" w:date="2026-08-19T15:28:00Z" w16du:dateUtc="2026-08-19T14:28:00Z"/>
        </w:rPr>
      </w:pPr>
      <w:ins w:id="99" w:author="Adam Dennett" w:date="2026-08-19T15:28:00Z" w16du:dateUtc="2026-08-19T14:28:00Z">
        <w:r>
          <w:t xml:space="preserve">We view the distance between these two numbers as the key finding, rather than either number alone. Conditional on the absence its pupils face, Brighton and Hove’s schools are among the best in England for disadvantaged attainment; unconditionally they are unremarkable. </w:t>
        </w:r>
        <w:r w:rsidRPr="00597488">
          <w:t xml:space="preserve">The gap between the two </w:t>
        </w:r>
        <w:r>
          <w:t>-</w:t>
        </w:r>
        <w:r w:rsidRPr="00597488">
          <w:t xml:space="preserve"> about 1.3 Attainment 8 points per disadvantaged pupil </w:t>
        </w:r>
        <w:r>
          <w:t>-</w:t>
        </w:r>
        <w:r w:rsidRPr="00597488">
          <w:t xml:space="preserve"> is a direct measure of what the city’s attendance problem costs its most disadvantaged children.</w:t>
        </w:r>
        <w:r>
          <w:t xml:space="preserve"> It is not a reason to discount the schools’ underlying effectiveness; it is a reason to treat attendance as the single most valuable lever available to the city, a point we develop in section 5.5 and quantify through the accelerating-returns analysis below. (For all pupils the city’s advantage is more robust to this choice, remaining significantly positive without an absence control at 46th; it is specifically the disadvantaged-pupil result that rests on it.)</w:t>
        </w:r>
      </w:ins>
    </w:p>
    <w:p w14:paraId="2095DD35" w14:textId="7FF3275E" w:rsidR="00BD3ED9" w:rsidRDefault="00BD3ED9" w:rsidP="00A54401">
      <w:pPr>
        <w:pStyle w:val="BodyText"/>
        <w:rPr>
          <w:ins w:id="100" w:author="Adam Dennett" w:date="2026-08-19T14:42:00Z" w16du:dateUtc="2026-08-19T13:42:00Z"/>
        </w:rPr>
      </w:pPr>
      <w:ins w:id="101" w:author="Adam Dennett" w:date="2026-08-19T15:28:00Z" w16du:dateUtc="2026-08-19T14:28:00Z">
        <w:r>
          <w:t xml:space="preserve">Two features of the city’s absence confirm that this is a particular local problem rather than an inevitability of its intake – and this is important as some may try to argue that the correlation between absence and deprivation is inevitable and thus the focus should be in the latter (the </w:t>
        </w:r>
        <w:r>
          <w:lastRenderedPageBreak/>
          <w:t xml:space="preserve">cause) rather than the former (the symptom). First, Brighton and Hove’s disadvantage is unexceptional: its mean school-level free-school-meal rate (25.2%) is slightly </w:t>
        </w:r>
        <w:r>
          <w:rPr>
            <w:i/>
            <w:iCs/>
          </w:rPr>
          <w:t>below</w:t>
        </w:r>
        <w:r>
          <w:t xml:space="preserve"> the national average (27.1%). When we model expected absence from intake alone (section 5.5), the city’s schools should record about 8.8% absence; they actually record 10.8%. Almost two percentage points of absence sit above what the intake predicts. Second, the problem has not been improving. Between 2021–22 and 2024–25, absence fell in 94% of English local authorities - the national mean dropping by 0.88 percentage points as attendance recovered from the pandemic - while Brighton and Hove’s barely moved (-0.03 points), leaving it 143th of 152 authorities for improvement. The city did not become an outlier because its absence rose; it became an outlier because, almost alone, its absence did not fall.</w:t>
        </w:r>
      </w:ins>
    </w:p>
    <w:p w14:paraId="0E06C8EA" w14:textId="3F1894DF" w:rsidR="00660CA6" w:rsidRDefault="00660CA6" w:rsidP="00302154">
      <w:pPr>
        <w:pStyle w:val="Paragraph"/>
      </w:pPr>
      <w:del w:id="102" w:author="Adam Dennett" w:date="2026-08-19T14:42:00Z" w16du:dateUtc="2026-08-19T13:42:00Z">
        <w:r w:rsidDel="00A54401">
          <w:fldChar w:fldCharType="begin"/>
        </w:r>
        <w:r w:rsidDel="00A54401">
          <w:delInstrText>HYPERLINK \l "fig-caterpillar" \h</w:delInstrText>
        </w:r>
        <w:r w:rsidDel="00A54401">
          <w:fldChar w:fldCharType="separate"/>
        </w:r>
        <w:r w:rsidDel="00A54401">
          <w:rPr>
            <w:rStyle w:val="Hyperlink"/>
          </w:rPr>
          <w:delText>Figure 3</w:delText>
        </w:r>
        <w:r w:rsidDel="00A54401">
          <w:fldChar w:fldCharType="end"/>
        </w:r>
        <w:r w:rsidDel="00A54401">
          <w:delText xml:space="preserve"> 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delText>
        </w:r>
      </w:del>
    </w:p>
    <w:p w14:paraId="35567AF2" w14:textId="77777777" w:rsidR="00660CA6" w:rsidRDefault="00000000" w:rsidP="00302154">
      <w:pPr>
        <w:pStyle w:val="Heading2"/>
      </w:pPr>
      <w:bookmarkStart w:id="103" w:name="X2c44da290b91186546cdc06847184f26ab3e331"/>
      <w:bookmarkEnd w:id="87"/>
      <w:r>
        <w:t>5.3 Comparing policy levers: absence versus disadvantage</w:t>
      </w:r>
    </w:p>
    <w:p w14:paraId="51B769C2" w14:textId="77777777" w:rsidR="00660CA6" w:rsidRDefault="00000000" w:rsidP="00302154">
      <w:pPr>
        <w:pStyle w:val="Paragraph"/>
      </w:pPr>
      <w:r>
        <w:t xml:space="preserve">Because the model uses log-transformed variables, the same percentage-point change produces different effects depending on where a school starts — returns </w:t>
      </w:r>
      <w:r>
        <w:rPr>
          <w:i/>
          <w:iCs/>
        </w:rPr>
        <w:t>accelerate</w:t>
      </w:r>
      <w:r>
        <w:t xml:space="preserve"> as values improve.</w:t>
      </w:r>
    </w:p>
    <w:tbl>
      <w:tblPr>
        <w:tblStyle w:val="Table"/>
        <w:tblW w:w="5000" w:type="pct"/>
        <w:tblLayout w:type="fixed"/>
        <w:tblLook w:val="0000" w:firstRow="0" w:lastRow="0" w:firstColumn="0" w:lastColumn="0" w:noHBand="0" w:noVBand="0"/>
      </w:tblPr>
      <w:tblGrid>
        <w:gridCol w:w="9576"/>
      </w:tblGrid>
      <w:tr w:rsidR="00660CA6" w14:paraId="5E4B2226" w14:textId="77777777">
        <w:tc>
          <w:tcPr>
            <w:tcW w:w="7920" w:type="dxa"/>
          </w:tcPr>
          <w:p w14:paraId="04611B23" w14:textId="15198A14" w:rsidR="00660CA6" w:rsidRDefault="00660CA6">
            <w:pPr>
              <w:pStyle w:val="Compact"/>
              <w:jc w:val="center"/>
            </w:pPr>
            <w:bookmarkStart w:id="104" w:name="fig-accelerating-returns"/>
          </w:p>
          <w:p w14:paraId="1C5AB129" w14:textId="77777777" w:rsidR="00660CA6" w:rsidRDefault="00000000" w:rsidP="00EC7E12">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tc>
        <w:bookmarkEnd w:id="104"/>
      </w:tr>
    </w:tbl>
    <w:p w14:paraId="0369E4C0" w14:textId="77777777" w:rsidR="00660CA6" w:rsidRDefault="00660CA6" w:rsidP="00302154">
      <w:pPr>
        <w:pStyle w:val="Paragraph"/>
      </w:pPr>
      <w:hyperlink w:anchor="fig-accelerating-returns">
        <w:r>
          <w:rPr>
            <w:rStyle w:val="Hyperlink"/>
          </w:rPr>
          <w:t>Figure 4</w:t>
        </w:r>
      </w:hyperlink>
      <w:r>
        <w:t xml:space="preserve"> places both the absence and FSM levers on a common y-axis. Four features are immediately visible. First, the absence curve sits above the FSM curve at every starting level, indicating how much more effective changes in absence are than changes in disadvantage, for improving attainment. Second, the gap </w:t>
      </w:r>
      <w:r>
        <w:rPr>
          <w:i/>
          <w:iCs/>
        </w:rPr>
        <w:t>widens</w:t>
      </w:r>
      <w:r>
        <w:t xml:space="preserve"> as values improve. Third, schools with the highest </w:t>
      </w:r>
      <w:r>
        <w:lastRenderedPageBreak/>
        <w:t>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10793E2B" w14:textId="77777777" w:rsidR="00660CA6" w:rsidRDefault="00000000" w:rsidP="00302154">
      <w:pPr>
        <w:pStyle w:val="Paragraph"/>
      </w:pPr>
      <w:r>
        <w:t>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14:paraId="1652B5BD" w14:textId="77777777" w:rsidR="00660CA6" w:rsidRDefault="00000000" w:rsidP="00302154">
      <w:pPr>
        <w:pStyle w:val="Paragraph"/>
      </w:pPr>
      <w:r>
        <w:t>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7E12DD63" w14:textId="77777777" w:rsidR="00660CA6" w:rsidRDefault="00000000" w:rsidP="00302154">
      <w:pPr>
        <w:pStyle w:val="Heading2"/>
      </w:pPr>
      <w:bookmarkStart w:id="105" w:name="contextualised-school-performance"/>
      <w:bookmarkEnd w:id="103"/>
      <w:r>
        <w:t>5.4 Contextualised school performance</w:t>
      </w:r>
    </w:p>
    <w:tbl>
      <w:tblPr>
        <w:tblStyle w:val="Table"/>
        <w:tblW w:w="5000" w:type="pct"/>
        <w:tblLayout w:type="fixed"/>
        <w:tblLook w:val="0000" w:firstRow="0" w:lastRow="0" w:firstColumn="0" w:lastColumn="0" w:noHBand="0" w:noVBand="0"/>
      </w:tblPr>
      <w:tblGrid>
        <w:gridCol w:w="9576"/>
      </w:tblGrid>
      <w:tr w:rsidR="00660CA6" w14:paraId="11836361" w14:textId="77777777">
        <w:tc>
          <w:tcPr>
            <w:tcW w:w="7920" w:type="dxa"/>
          </w:tcPr>
          <w:p w14:paraId="34C414FA" w14:textId="415DF191" w:rsidR="00660CA6" w:rsidRDefault="00660CA6">
            <w:pPr>
              <w:pStyle w:val="Compact"/>
              <w:jc w:val="center"/>
            </w:pPr>
            <w:bookmarkStart w:id="106" w:name="fig-obs-vs-pred"/>
          </w:p>
          <w:p w14:paraId="616597F4" w14:textId="77777777" w:rsidR="00660CA6" w:rsidRDefault="00000000" w:rsidP="00EC7E12">
            <w:pPr>
              <w:pStyle w:val="Figurecaption"/>
            </w:pPr>
            <w:r>
              <w:t>Figure 5: Observed versus predicted Attainment 8 for Brighton and Hove schools (highlighted) against all schools nationally, 2024–25.</w:t>
            </w:r>
          </w:p>
        </w:tc>
        <w:bookmarkEnd w:id="106"/>
      </w:tr>
    </w:tbl>
    <w:p w14:paraId="78883DC0" w14:textId="3B1CB819" w:rsidR="00660CA6" w:rsidRDefault="00660CA6" w:rsidP="00302154">
      <w:pPr>
        <w:pStyle w:val="Paragraph"/>
      </w:pPr>
      <w:hyperlink w:anchor="fig-obs-vs-pred">
        <w:r>
          <w:rPr>
            <w:rStyle w:val="Hyperlink"/>
          </w:rPr>
          <w:t>Figure 5</w:t>
        </w:r>
      </w:hyperlink>
      <w:r>
        <w:t xml:space="preserve"> shows observed versus predicted Attainment 8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show on the plot and in the tabular model outputs shown earlier - observed values for most schools are close to the model </w:t>
      </w:r>
      <w:r>
        <w:lastRenderedPageBreak/>
        <w:t>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value added accounts for far more than just prior attainment in its representation.</w:t>
      </w:r>
    </w:p>
    <w:p w14:paraId="1DB5F3D3" w14:textId="77777777" w:rsidR="00660CA6" w:rsidRDefault="00000000" w:rsidP="00302154">
      <w:pPr>
        <w:pStyle w:val="Heading2"/>
      </w:pPr>
      <w:bookmarkStart w:id="107" w:name="X8ff19f05081feb947c9bfda17930b607e81aacb"/>
      <w:bookmarkEnd w:id="105"/>
      <w:r>
        <w:t>5.5 Decomposing absence: structural intake versus school management</w:t>
      </w:r>
    </w:p>
    <w:p w14:paraId="6857AFE7" w14:textId="77777777" w:rsidR="00660CA6" w:rsidRDefault="00000000" w:rsidP="00302154">
      <w:pPr>
        <w:pStyle w:val="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07043159" w14:textId="77777777" w:rsidR="00660CA6" w:rsidRDefault="00000000" w:rsidP="00302154">
      <w:pPr>
        <w:pStyle w:val="Paragraph"/>
      </w:pPr>
      <w:r>
        <w:t>A two-stage decomposition separates these elements</w:t>
      </w:r>
      <w:r>
        <w:rPr>
          <w:rStyle w:val="FootnoteReference"/>
        </w:rPr>
        <w:footnoteReference w:id="14"/>
      </w:r>
      <w:r>
        <w:t xml:space="preserve">. First, we model school-level absence on the variables we treat as exogenous (FSM, EAL, low prior attainment, segregation, plus place and year random effects), producing for every school-year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w:t>
      </w:r>
      <w:r>
        <w:lastRenderedPageBreak/>
        <w:t>control.</w:t>
      </w:r>
    </w:p>
    <w:p w14:paraId="46E5E38C" w14:textId="77777777" w:rsidR="00660CA6" w:rsidRDefault="00000000" w:rsidP="00302154">
      <w:pPr>
        <w:pStyle w:val="Paragraph"/>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 </w:t>
      </w:r>
      <w:r>
        <w:rPr>
          <w:i/>
          <w:iCs/>
        </w:rPr>
        <w:t>and</w:t>
      </w:r>
      <w:r>
        <w:t xml:space="preserve"> cross-departmental work — public health, children’s services, area-level deprivation policy — because much of what schools deal with on attendance is inherited rather than generated.</w:t>
      </w:r>
    </w:p>
    <w:tbl>
      <w:tblPr>
        <w:tblStyle w:val="Table"/>
        <w:tblW w:w="5000" w:type="pct"/>
        <w:tblLayout w:type="fixed"/>
        <w:tblLook w:val="0000" w:firstRow="0" w:lastRow="0" w:firstColumn="0" w:lastColumn="0" w:noHBand="0" w:noVBand="0"/>
      </w:tblPr>
      <w:tblGrid>
        <w:gridCol w:w="9576"/>
      </w:tblGrid>
      <w:tr w:rsidR="00660CA6" w14:paraId="39C66830" w14:textId="77777777">
        <w:tc>
          <w:tcPr>
            <w:tcW w:w="7920" w:type="dxa"/>
          </w:tcPr>
          <w:p w14:paraId="7C573EE2" w14:textId="196B223F" w:rsidR="00660CA6" w:rsidRDefault="00660CA6">
            <w:pPr>
              <w:pStyle w:val="Compact"/>
              <w:jc w:val="center"/>
            </w:pPr>
            <w:bookmarkStart w:id="108" w:name="fig-quadrant"/>
          </w:p>
          <w:p w14:paraId="3A1459D1" w14:textId="11088616" w:rsidR="00660CA6" w:rsidRDefault="00000000" w:rsidP="00302154">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p>
        </w:tc>
        <w:bookmarkEnd w:id="108"/>
      </w:tr>
    </w:tbl>
    <w:p w14:paraId="0B97DB4C" w14:textId="77777777" w:rsidR="00660CA6" w:rsidRDefault="00000000" w:rsidP="00302154">
      <w:pPr>
        <w:pStyle w:val="Paragraph"/>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sidR="00660CA6">
          <w:rPr>
            <w:rStyle w:val="Hyperlink"/>
          </w:rPr>
          <w:t>Figure 6</w:t>
        </w:r>
      </w:hyperlink>
      <w:r>
        <w:t>),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14:paraId="5BC4AEA0" w14:textId="77777777" w:rsidR="00660CA6" w:rsidRDefault="00000000" w:rsidP="00302154">
      <w:pPr>
        <w:pStyle w:val="Paragraph"/>
      </w:pPr>
      <w:r>
        <w:lastRenderedPageBreak/>
        <w:t>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 “fix attendance” improvement story is not available. Schools in Q3 are the most natural targets for council-led attendance interventions, and Q1 schools are where the city should look for practice worth sharing.</w:t>
      </w:r>
    </w:p>
    <w:p w14:paraId="236C1CEC" w14:textId="77777777" w:rsidR="00660CA6" w:rsidRDefault="00000000" w:rsidP="00302154">
      <w:pPr>
        <w:pStyle w:val="Paragraph"/>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w:t>
      </w:r>
      <w:r>
        <w:rPr>
          <w:i/>
          <w:iCs/>
        </w:rPr>
        <w:t>value-added alongside residual absence</w:t>
      </w:r>
      <w:r>
        <w:t xml:space="preserve"> means we can achieve a more honest framing than the single number that conventional benchmarking produces. This would help align local policy conversations with what the data can support them.</w:t>
      </w:r>
    </w:p>
    <w:p w14:paraId="059E59B0" w14:textId="77777777" w:rsidR="00660CA6" w:rsidRDefault="00000000" w:rsidP="00302154">
      <w:pPr>
        <w:pStyle w:val="Heading1"/>
      </w:pPr>
      <w:bookmarkStart w:id="109" w:name="discussion"/>
      <w:bookmarkEnd w:id="83"/>
      <w:bookmarkEnd w:id="107"/>
      <w:r>
        <w:t>6. Discussion</w:t>
      </w:r>
    </w:p>
    <w:p w14:paraId="26E36126" w14:textId="77777777" w:rsidR="00660CA6" w:rsidRDefault="00000000" w:rsidP="00302154">
      <w:pPr>
        <w:pStyle w:val="Heading2"/>
      </w:pPr>
      <w:bookmarkStart w:id="110" w:name="Xd3364b35d543c93770b334c5dc736f1edb746ee"/>
      <w:r>
        <w:t>6.1 The danger of single-lever policy thinking</w:t>
      </w:r>
    </w:p>
    <w:p w14:paraId="7C12A8B9" w14:textId="77777777" w:rsidR="00660CA6" w:rsidRDefault="00000000" w:rsidP="00302154">
      <w:pPr>
        <w:pStyle w:val="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w:t>
      </w:r>
      <w:r>
        <w:lastRenderedPageBreak/>
        <w:t>released to the public</w:t>
      </w:r>
      <w:r>
        <w:rPr>
          <w:rStyle w:val="FootnoteReference"/>
        </w:rPr>
        <w:footnoteReference w:id="15"/>
      </w:r>
      <w:r>
        <w:t>, it was stated:</w:t>
      </w:r>
    </w:p>
    <w:p w14:paraId="72DFAAB4" w14:textId="77777777" w:rsidR="00660CA6" w:rsidRDefault="00000000" w:rsidP="00302154">
      <w:pPr>
        <w:pStyle w:val="Displayedquotation"/>
      </w:pPr>
      <w: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09A4B201" w14:textId="77777777" w:rsidR="00660CA6" w:rsidRDefault="00000000" w:rsidP="00302154">
      <w:pPr>
        <w:pStyle w:val="Paragraph"/>
      </w:pPr>
      <w:r>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14:paraId="0E4D9886" w14:textId="77777777" w:rsidR="00660CA6" w:rsidRDefault="00000000" w:rsidP="00302154">
      <w:pPr>
        <w:pStyle w:val="Paragraph"/>
        <w:rPr>
          <w:ins w:id="111" w:author="Adam Dennett" w:date="2026-08-19T15:34:00Z" w16du:dateUtc="2026-08-19T14:34:00Z"/>
        </w:rPr>
      </w:pPr>
      <w:r>
        <w:t xml:space="preserve">The chosen lever also carries risks that the proposals did not engage with. Redistribution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w:t>
      </w:r>
      <w:r>
        <w:rPr>
          <w:i/>
          <w:iCs/>
        </w:rPr>
        <w:t>higher absence</w:t>
      </w:r>
      <w:r>
        <w:t xml:space="preserve"> across multiple national settings (Otsuka et al. 2025; Cordes et al. 2022; Blagg et </w:t>
      </w:r>
      <w:r>
        <w:lastRenderedPageBreak/>
        <w:t>al. 2018), including England (Thomson 2023).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2021), itself a risk factor for poor attainment. These are not peripheral concerns; they are part of the cost-benefit calculus any redistribution policy needs to engage with, and were largely missing from the 2024 deliberation. The claim that social mixing can be achieved at ‘almost no cost’ (Gorard and Siddiqui 2019) sits awkwardly with this second-order literature.</w:t>
      </w:r>
    </w:p>
    <w:p w14:paraId="2770C635" w14:textId="6648A5C2" w:rsidR="00A424B4" w:rsidRPr="00A424B4" w:rsidRDefault="00A424B4">
      <w:pPr>
        <w:pStyle w:val="BodyText"/>
        <w:pPrChange w:id="112" w:author="Adam Dennett" w:date="2026-08-19T16:25:00Z" w16du:dateUtc="2026-08-19T15:25:00Z">
          <w:pPr>
            <w:pStyle w:val="Paragraph"/>
          </w:pPr>
        </w:pPrChange>
      </w:pPr>
      <w:ins w:id="113" w:author="Adam Dennett" w:date="2026-08-19T15:35:00Z" w16du:dateUtc="2026-08-19T14:35:00Z">
        <w:r>
          <w:t xml:space="preserve">It is worth making the mechanism explicit, because it clarifies how an admissions reform actually reaches attainment. There are two pathways. The first is the intended one: changing where pupils go alters the </w:t>
        </w:r>
        <w:r>
          <w:rPr>
            <w:i/>
            <w:iCs/>
          </w:rPr>
          <w:t>FSM composition</w:t>
        </w:r>
        <w:r>
          <w:t xml:space="preserve"> of individual schools, which our modelling shows has, at most, a small effect on attainment </w:t>
        </w:r>
      </w:ins>
      <w:ins w:id="114" w:author="Adam Dennett" w:date="2026-08-19T15:36:00Z" w16du:dateUtc="2026-08-19T14:36:00Z">
        <w:r>
          <w:t>-</w:t>
        </w:r>
      </w:ins>
      <w:ins w:id="115" w:author="Adam Dennett" w:date="2026-08-19T15:35:00Z" w16du:dateUtc="2026-08-19T14:35:00Z">
        <w:r>
          <w:t xml:space="preserve"> and for disadvantaged pupils, an effect that if anything runs the wrong way. The second is unintended: moving pupils further from home increases </w:t>
        </w:r>
        <w:r>
          <w:rPr>
            <w:i/>
            <w:iCs/>
          </w:rPr>
          <w:t>travel</w:t>
        </w:r>
        <w:r>
          <w:t xml:space="preserve">, which the evidence above links to </w:t>
        </w:r>
        <w:r>
          <w:rPr>
            <w:i/>
            <w:iCs/>
          </w:rPr>
          <w:t>higher absence</w:t>
        </w:r>
      </w:ins>
      <w:ins w:id="116" w:author="Adam Dennett" w:date="2026-08-19T15:43:00Z" w16du:dateUtc="2026-08-19T14:43:00Z">
        <w:r w:rsidR="00D0741B">
          <w:rPr>
            <w:i/>
            <w:iCs/>
          </w:rPr>
          <w:t xml:space="preserve">. </w:t>
        </w:r>
      </w:ins>
      <w:ins w:id="117" w:author="Adam Dennett" w:date="2026-08-19T15:44:00Z" w16du:dateUtc="2026-08-19T14:44:00Z">
        <w:r w:rsidR="00D0741B">
          <w:t xml:space="preserve">Recent research also clearly links attendance </w:t>
        </w:r>
      </w:ins>
      <w:ins w:id="118" w:author="Adam Dennett" w:date="2026-08-19T15:45:00Z" w16du:dateUtc="2026-08-19T14:45:00Z">
        <w:r w:rsidR="00D0741B">
          <w:t>with the sense of</w:t>
        </w:r>
      </w:ins>
      <w:ins w:id="119" w:author="Adam Dennett" w:date="2026-08-19T15:44:00Z" w16du:dateUtc="2026-08-19T14:44:00Z">
        <w:r w:rsidR="00D0741B">
          <w:t xml:space="preserve"> well-being, life satisfaction and belonging</w:t>
        </w:r>
      </w:ins>
      <w:ins w:id="120" w:author="Adam Dennett" w:date="2026-08-19T15:45:00Z" w16du:dateUtc="2026-08-19T14:45:00Z">
        <w:r w:rsidR="00D0741B">
          <w:t xml:space="preserve"> in students</w:t>
        </w:r>
      </w:ins>
      <w:ins w:id="121" w:author="Adam Dennett" w:date="2026-08-19T15:55:00Z" w16du:dateUtc="2026-08-19T14:55:00Z">
        <w:r w:rsidR="00D254E0">
          <w:t xml:space="preserve"> (Moore et al., 2006)</w:t>
        </w:r>
      </w:ins>
      <w:ins w:id="122" w:author="Adam Dennett" w:date="2026-08-19T15:45:00Z" w16du:dateUtc="2026-08-19T14:45:00Z">
        <w:r w:rsidR="00D0741B">
          <w:t xml:space="preserve">. </w:t>
        </w:r>
      </w:ins>
      <w:ins w:id="123" w:author="Adam Dennett" w:date="2026-08-19T15:47:00Z" w16du:dateUtc="2026-08-19T14:47:00Z">
        <w:r w:rsidR="00D0741B">
          <w:t xml:space="preserve">While it may not necessarily follow that </w:t>
        </w:r>
      </w:ins>
      <w:ins w:id="124" w:author="Adam Dennett" w:date="2026-08-19T15:48:00Z" w16du:dateUtc="2026-08-19T14:48:00Z">
        <w:r w:rsidR="00D0741B">
          <w:t xml:space="preserve">this will be diminished in </w:t>
        </w:r>
      </w:ins>
      <w:ins w:id="125" w:author="Adam Dennett" w:date="2026-08-19T15:47:00Z" w16du:dateUtc="2026-08-19T14:47:00Z">
        <w:r w:rsidR="00D0741B">
          <w:t xml:space="preserve">students attending schools far from their </w:t>
        </w:r>
      </w:ins>
      <w:ins w:id="126" w:author="Adam Dennett" w:date="2026-08-19T15:48:00Z" w16du:dateUtc="2026-08-19T14:48:00Z">
        <w:r w:rsidR="00D0741B">
          <w:t>home communities and established friendship groups</w:t>
        </w:r>
      </w:ins>
      <w:ins w:id="127" w:author="Adam Dennett" w:date="2026-08-19T15:49:00Z" w16du:dateUtc="2026-08-19T14:49:00Z">
        <w:r w:rsidR="00D0741B">
          <w:t xml:space="preserve">, it is reasonable to hypothesise this as </w:t>
        </w:r>
        <w:r w:rsidR="00D254E0">
          <w:t>a further risk factor to consider, pa</w:t>
        </w:r>
      </w:ins>
      <w:ins w:id="128" w:author="Adam Dennett" w:date="2026-08-19T15:50:00Z" w16du:dateUtc="2026-08-19T14:50:00Z">
        <w:r w:rsidR="00D254E0">
          <w:t>rticularly where</w:t>
        </w:r>
      </w:ins>
      <w:ins w:id="129" w:author="Adam Dennett" w:date="2026-08-19T15:35:00Z" w16du:dateUtc="2026-08-19T14:35:00Z">
        <w:r>
          <w:t xml:space="preserve"> absence is by a wide margin the strongest predictor of attainment we identify. In other words, the admissions lever operates on attainment mainly through the second, unintended channel, and in </w:t>
        </w:r>
        <w:r>
          <w:lastRenderedPageBreak/>
          <w:t xml:space="preserve">the direction opposite to the policy’s aim. This is why we describe it as pulling the wrong lever: not merely a weak instrument, but one whose most probable net effect on disadvantaged attainment is negative. We should be clear that this is a statement about </w:t>
        </w:r>
        <w:r>
          <w:rPr>
            <w:i/>
            <w:iCs/>
          </w:rPr>
          <w:t>expected</w:t>
        </w:r>
        <w:r>
          <w:t xml:space="preserve"> effects derived from national associations, not an evaluation of the 2023 free-school-meal-priority policy or the 2026 arrangements, which post-date our outcome data and whose effects the council’s own commissioned follow-up work has yet to report.</w:t>
        </w:r>
      </w:ins>
    </w:p>
    <w:p w14:paraId="51E0FD15" w14:textId="77777777" w:rsidR="00660CA6" w:rsidRDefault="00000000" w:rsidP="00302154">
      <w:pPr>
        <w:pStyle w:val="Heading2"/>
      </w:pPr>
      <w:bookmarkStart w:id="130" w:name="X721a00ff84e807512ec4207f4efbd7031d30b61"/>
      <w:bookmarkEnd w:id="110"/>
      <w:r>
        <w:t>6.2 Attendance as the most impactful single lever</w:t>
      </w:r>
    </w:p>
    <w:p w14:paraId="3F59F581" w14:textId="77777777" w:rsidR="00660CA6" w:rsidRDefault="00000000" w:rsidP="00302154">
      <w:pPr>
        <w:pStyle w:val="Paragraph"/>
      </w:pPr>
      <w:r>
        <w:t xml:space="preserve">A policy conversation about Brighton and Hove’s disadvantage attainment gap that wants to make the largest predictable difference should put </w:t>
      </w:r>
      <w:r w:rsidRPr="0059643E">
        <w:rPr>
          <w:rPrChange w:id="131" w:author="Adam Dennett" w:date="2026-08-19T16:25:00Z" w16du:dateUtc="2026-08-19T15:25:00Z">
            <w:rPr>
              <w:b/>
              <w:bCs/>
            </w:rPr>
          </w:rPrChange>
        </w:rPr>
        <w:t>attendance</w:t>
      </w:r>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r>
        <w:rPr>
          <w:rStyle w:val="FootnoteReference"/>
        </w:rPr>
        <w:footnoteReference w:id="16"/>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w:t>
      </w:r>
      <w:r>
        <w:lastRenderedPageBreak/>
        <w:t xml:space="preserve">achievable through changes to admissions arrangements — and would do so </w:t>
      </w:r>
      <w:r>
        <w:rPr>
          <w:i/>
          <w:iCs/>
        </w:rPr>
        <w:t>without</w:t>
      </w:r>
      <w:r>
        <w:t xml:space="preserve"> the social, health and travel costs that a redistribution-led approach might produce.</w:t>
      </w:r>
    </w:p>
    <w:p w14:paraId="792C3EC2" w14:textId="227A9C55" w:rsidR="00660CA6" w:rsidRDefault="0059643E" w:rsidP="00302154">
      <w:pPr>
        <w:pStyle w:val="Paragraph"/>
      </w:pPr>
      <w:ins w:id="132" w:author="Adam Dennett" w:date="2026-08-19T16:27:00Z" w16du:dateUtc="2026-08-19T15:27:00Z">
        <w:r>
          <w:t xml:space="preserve">We should reiterate that </w:t>
        </w:r>
      </w:ins>
      <w:r>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 </w:t>
      </w:r>
      <w:r>
        <w:rPr>
          <w:rStyle w:val="FootnoteReference"/>
        </w:rPr>
        <w:footnoteReference w:id="17"/>
      </w:r>
      <w:r>
        <w:t>,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p w14:paraId="3170A412" w14:textId="77777777" w:rsidR="00660CA6" w:rsidRDefault="00000000" w:rsidP="00302154">
      <w:pPr>
        <w:pStyle w:val="Heading2"/>
      </w:pPr>
      <w:bookmarkStart w:id="133" w:name="Xe20933ab3677df6d1953e5d7ada5fd38009a941"/>
      <w:bookmarkEnd w:id="130"/>
      <w:r>
        <w:t>6.3 A new value-added view to support better local decisions</w:t>
      </w:r>
    </w:p>
    <w:p w14:paraId="4953094D" w14:textId="77777777" w:rsidR="00660CA6" w:rsidRDefault="00000000" w:rsidP="00302154">
      <w:pPr>
        <w:pStyle w:val="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now multi)-word Ofsted rating, both for parents making school </w:t>
      </w:r>
      <w:r>
        <w:lastRenderedPageBreak/>
        <w:t>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w="5000" w:type="pct"/>
        <w:tblLayout w:type="fixed"/>
        <w:tblLook w:val="0000" w:firstRow="0" w:lastRow="0" w:firstColumn="0" w:lastColumn="0" w:noHBand="0" w:noVBand="0"/>
      </w:tblPr>
      <w:tblGrid>
        <w:gridCol w:w="9576"/>
      </w:tblGrid>
      <w:tr w:rsidR="00660CA6" w14:paraId="12239C8A" w14:textId="77777777">
        <w:tc>
          <w:tcPr>
            <w:tcW w:w="7920" w:type="dxa"/>
          </w:tcPr>
          <w:p w14:paraId="1198A2BF" w14:textId="36DE250B" w:rsidR="00660CA6" w:rsidRDefault="00000000" w:rsidP="00EC7E12">
            <w:pPr>
              <w:pStyle w:val="Tabletitle"/>
            </w:pPr>
            <w:bookmarkStart w:id="134" w:name="tbl-league"/>
            <w:r>
              <w:t>Table </w:t>
            </w:r>
            <w:del w:id="135" w:author="Adam Dennett" w:date="2026-08-19T16:29:00Z" w16du:dateUtc="2026-08-19T15:29:00Z">
              <w:r w:rsidDel="00E600DB">
                <w:delText>2</w:delText>
              </w:r>
            </w:del>
            <w:ins w:id="136" w:author="Adam Dennett" w:date="2026-08-19T16:29:00Z" w16du:dateUtc="2026-08-19T15:29:00Z">
              <w:r w:rsidR="00E600DB">
                <w:t>3</w:t>
              </w:r>
            </w:ins>
            <w:r>
              <w:t>: Value-added rankings for Brighton and Hove schools (panel model residuals by year, in Attainment 8 points).</w:t>
            </w:r>
          </w:p>
          <w:bookmarkEnd w:id="134"/>
          <w:p w14:paraId="0AFC7510" w14:textId="77777777" w:rsidR="00660CA6" w:rsidRDefault="00660CA6"/>
        </w:tc>
      </w:tr>
    </w:tbl>
    <w:p w14:paraId="7B3916AC" w14:textId="77777777" w:rsidR="00660CA6" w:rsidRDefault="00000000" w:rsidP="00302154">
      <w:pPr>
        <w:pStyle w:val="Paragraph"/>
      </w:pPr>
      <w:r>
        <w:t>During the 2024 consultation, the public debate shifted from how the council’s proposals would improve disadvantaged attainment to how they would facilitate parental choice. An activist group (Equity in Education</w:t>
      </w:r>
      <w:r>
        <w:rPr>
          <w:rStyle w:val="FootnoteReference"/>
        </w:rPr>
        <w:footnoteReference w:id="18"/>
      </w:r>
      <w:r>
        <w:t xml:space="preserve"> — supported by Class Divide</w:t>
      </w:r>
      <w:r>
        <w:rPr>
          <w:rStyle w:val="FootnoteReference"/>
        </w:rPr>
        <w:footnoteReference w:id="19"/>
      </w:r>
      <w:r>
        <w:t>)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t>
      </w:r>
    </w:p>
    <w:p w14:paraId="5827BBB2" w14:textId="0ECE6292" w:rsidR="00660CA6" w:rsidRDefault="00000000" w:rsidP="00302154">
      <w:pPr>
        <w:pStyle w:val="Paragraph"/>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t>
      </w:r>
      <w:hyperlink w:anchor="tbl-league">
        <w:r w:rsidR="00E600DB">
          <w:rPr>
            <w:rStyle w:val="Hyperlink"/>
          </w:rPr>
          <w:t>Table 3</w:t>
        </w:r>
      </w:hyperlink>
      <w:r>
        <w:t xml:space="preserve"> (derived from </w:t>
      </w:r>
      <w:hyperlink w:anchor="fig-obs-vs-pred">
        <w:r w:rsidR="00660CA6">
          <w:rPr>
            <w:rStyle w:val="Hyperlink"/>
          </w:rPr>
          <w:t>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w:t>
      </w:r>
      <w:r>
        <w:lastRenderedPageBreak/>
        <w:t>of a point that might be expected from altering schools’ disadvantage mix. BACA out-performs every other school in the city for disadvantaged pupils, including those popularly viewed as the ‘best’. Its April 2025 Ofsted upgrade to ‘Good’ in all five areas</w:t>
      </w:r>
      <w:r>
        <w:rPr>
          <w:rStyle w:val="FootnoteReference"/>
        </w:rPr>
        <w:footnoteReference w:id="20"/>
      </w:r>
      <w:r>
        <w:t xml:space="preserve"> is unsurprising in the context of this analysis, but would have been surprising to anyone looking only at prior raw attainment and Ofsted ratings. Patcham, by contrast, sits ~2.6 GCSE points </w:t>
      </w:r>
      <w:r>
        <w:rPr>
          <w:i/>
          <w:iCs/>
        </w:rPr>
        <w:t>below</w:t>
      </w:r>
      <w:r>
        <w:t xml:space="preserve">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p w14:paraId="07587535" w14:textId="77777777" w:rsidR="00660CA6" w:rsidRDefault="00000000" w:rsidP="00302154">
      <w:pPr>
        <w:pStyle w:val="Heading2"/>
      </w:pPr>
      <w:bookmarkStart w:id="137" w:name="viability-versus-attainment"/>
      <w:bookmarkEnd w:id="133"/>
      <w:r>
        <w:t>6.4 Viability versus attainment</w:t>
      </w:r>
    </w:p>
    <w:p w14:paraId="6795280D" w14:textId="291DD756" w:rsidR="00660CA6" w:rsidRDefault="00000000" w:rsidP="00302154">
      <w:pPr>
        <w:pStyle w:val="Paragraph"/>
      </w:pPr>
      <w:r>
        <w:t>The cabinet papers</w:t>
      </w:r>
      <w:r>
        <w:rPr>
          <w:rStyle w:val="FootnoteReference"/>
        </w:rPr>
        <w:footnoteReference w:id="21"/>
      </w:r>
      <w:r>
        <w:t xml:space="preserve"> set out the financial-sustainability rationale plainly. Schools in England are funded almost entirely on a per-pupil basis, so falling pupil numbers across the city would, in time, leave some schools struggling to operate efficiently or </w:t>
      </w:r>
      <w:r>
        <w:rPr>
          <w:i/>
          <w:iCs/>
        </w:rPr>
        <w:t>‘offer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 </w:t>
      </w:r>
      <w:r>
        <w:rPr>
          <w:i/>
          <w:iCs/>
        </w:rPr>
        <w:t xml:space="preserve">‘the largest percentage of [disadvantaged] pupils attend the schools </w:t>
      </w:r>
      <w:r>
        <w:rPr>
          <w:i/>
          <w:iCs/>
        </w:rPr>
        <w:lastRenderedPageBreak/>
        <w:t>with the lowest pupil numbers’</w:t>
      </w:r>
      <w:r>
        <w:t xml:space="preserve"> </w:t>
      </w:r>
      <w:r w:rsidR="008E31F0">
        <w:t xml:space="preserve">- </w:t>
      </w:r>
      <w:r>
        <w:t>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w:t>
      </w:r>
      <w:ins w:id="138" w:author="Adam Dennett" w:date="2026-08-19T17:19:00Z" w16du:dateUtc="2026-08-19T16:19:00Z">
        <w:r w:rsidR="008E31F0">
          <w:t xml:space="preserve"> (these two factors themselves being correlated in Brighton and Hove)</w:t>
        </w:r>
      </w:ins>
      <w:r>
        <w:t>: if redistribution moves children from schools adding more value to schools adding less, the aggregate impact on city-wide attainment could be negative even if the financial case for the receiving schools improves.</w:t>
      </w:r>
    </w:p>
    <w:p w14:paraId="602E6498" w14:textId="04BE790B" w:rsidR="00660CA6" w:rsidRDefault="00000000" w:rsidP="00302154">
      <w:pPr>
        <w:pStyle w:val="Paragraph"/>
      </w:pPr>
      <w:r>
        <w:t>Following widespread opposition and appeals to the Schools Adjudicator, the proposed PAN reductions were rejected. Parental objections meant that the 20% out-of-catchment priority was reduced to 5%. While displacement was minimised</w:t>
      </w:r>
      <w:ins w:id="139" w:author="Adam Dennett" w:date="2026-08-19T17:22:00Z" w16du:dateUtc="2026-08-19T16:22:00Z">
        <w:r w:rsidR="008E31F0">
          <w:t xml:space="preserve"> for the September 2025 intake</w:t>
        </w:r>
      </w:ins>
      <w:r>
        <w:t>, the policy reverberations continued through choices expressed by parents already influenced by the preceding debate</w:t>
      </w:r>
      <w:ins w:id="140" w:author="Adam Dennett" w:date="2026-08-19T17:20:00Z" w16du:dateUtc="2026-08-19T16:20:00Z">
        <w:r w:rsidR="008E31F0">
          <w:t xml:space="preserve"> and through subsequent policy </w:t>
        </w:r>
      </w:ins>
      <w:ins w:id="141" w:author="Adam Dennett" w:date="2026-08-19T17:22:00Z" w16du:dateUtc="2026-08-19T16:22:00Z">
        <w:r w:rsidR="008E31F0">
          <w:t>proposals</w:t>
        </w:r>
      </w:ins>
      <w:ins w:id="142" w:author="Adam Dennett" w:date="2026-08-19T17:20:00Z" w16du:dateUtc="2026-08-19T16:20:00Z">
        <w:r w:rsidR="008E31F0">
          <w:t xml:space="preserve"> in 2025/</w:t>
        </w:r>
      </w:ins>
      <w:ins w:id="143" w:author="Adam Dennett" w:date="2026-08-19T17:21:00Z" w16du:dateUtc="2026-08-19T16:21:00Z">
        <w:r w:rsidR="008E31F0">
          <w:t xml:space="preserve">26 around the ordering of over-subscription priorities around </w:t>
        </w:r>
      </w:ins>
      <w:ins w:id="144" w:author="Adam Dennett" w:date="2026-08-19T17:22:00Z" w16du:dateUtc="2026-08-19T16:22:00Z">
        <w:r w:rsidR="008E31F0">
          <w:t>sibling links</w:t>
        </w:r>
      </w:ins>
      <w:r>
        <w:t>.</w:t>
      </w:r>
    </w:p>
    <w:p w14:paraId="0FB42A73" w14:textId="25E3E290" w:rsidR="00316D27" w:rsidRPr="00316D27" w:rsidRDefault="00000000" w:rsidP="00316D27">
      <w:pPr>
        <w:pStyle w:val="Heading2"/>
        <w:rPr>
          <w:ins w:id="145" w:author="Adam Dennett" w:date="2026-08-19T17:56:00Z"/>
        </w:rPr>
      </w:pPr>
      <w:bookmarkStart w:id="146" w:name="Xe702bd681683f111ef0a20a6f3096e42cc57ffb"/>
      <w:bookmarkEnd w:id="137"/>
      <w:r>
        <w:t xml:space="preserve">6.5 </w:t>
      </w:r>
      <w:ins w:id="147" w:author="Adam Dennett" w:date="2026-08-19T17:56:00Z">
        <w:r w:rsidR="00316D27" w:rsidRPr="00316D27">
          <w:t>Conditional performance and the cost of absence</w:t>
        </w:r>
      </w:ins>
    </w:p>
    <w:p w14:paraId="6ED60E4E" w14:textId="0DCD3F7E" w:rsidR="00660CA6" w:rsidRDefault="00000000" w:rsidP="00302154">
      <w:pPr>
        <w:pStyle w:val="Heading2"/>
      </w:pPr>
      <w:del w:id="148" w:author="Adam Dennett" w:date="2026-08-19T17:56:00Z" w16du:dateUtc="2026-08-19T16:56:00Z">
        <w:r w:rsidDel="00316D27">
          <w:delText>What is driving Brighton and Hove’s over-achievement? And what we don’t yet know</w:delText>
        </w:r>
      </w:del>
    </w:p>
    <w:p w14:paraId="2FE7FAC2" w14:textId="56F4C24D" w:rsidR="00316D27" w:rsidRDefault="00316D27" w:rsidP="00316D27">
      <w:pPr>
        <w:pStyle w:val="FirstParagraph"/>
        <w:rPr>
          <w:ins w:id="149" w:author="Adam Dennett" w:date="2026-08-19T18:00:00Z" w16du:dateUtc="2026-08-19T17:00:00Z"/>
        </w:rPr>
      </w:pPr>
      <w:ins w:id="150" w:author="Adam Dennett" w:date="2026-08-19T17:57:00Z" w16du:dateUtc="2026-08-19T16:57:00Z">
        <w:r>
          <w:t xml:space="preserve">The LEA random effect for Brighton and Hove is positive and, in the main model, statistically significant across all three attainment groups. As section 5.2 set out, however, this result is conditional on how the model treats absence, and the city’s attendance problem is so extreme that the conditioning does most of the work. Controlling for absence, the city’s schools rank 7th </w:t>
        </w:r>
        <w:r>
          <w:lastRenderedPageBreak/>
          <w:t xml:space="preserve">of 151 for disadvantaged attainment; without that control they rank 46th and are statistically ordinary. </w:t>
        </w:r>
      </w:ins>
      <w:ins w:id="151" w:author="Adam Dennett" w:date="2026-08-19T17:58:00Z" w16du:dateUtc="2026-08-19T16:58:00Z">
        <w:r>
          <w:t>As with any model, it’s important not to take either</w:t>
        </w:r>
      </w:ins>
      <w:ins w:id="152" w:author="Adam Dennett" w:date="2026-08-19T17:57:00Z" w16du:dateUtc="2026-08-19T16:57:00Z">
        <w:r>
          <w:t xml:space="preserve"> number as the whole truth</w:t>
        </w:r>
      </w:ins>
      <w:ins w:id="153" w:author="Adam Dennett" w:date="2026-08-19T17:59:00Z" w16du:dateUtc="2026-08-19T16:59:00Z">
        <w:r>
          <w:t>, rather interrogate what both numbers are telling us</w:t>
        </w:r>
      </w:ins>
      <w:ins w:id="154" w:author="Adam Dennett" w:date="2026-08-19T17:57:00Z" w16du:dateUtc="2026-08-19T16:57:00Z">
        <w:r>
          <w:t xml:space="preserve">. </w:t>
        </w:r>
      </w:ins>
      <w:ins w:id="155" w:author="Adam Dennett" w:date="2026-08-19T17:59:00Z" w16du:dateUtc="2026-08-19T16:59:00Z">
        <w:r>
          <w:t>Here, t</w:t>
        </w:r>
      </w:ins>
      <w:ins w:id="156" w:author="Adam Dennett" w:date="2026-08-19T17:57:00Z" w16du:dateUtc="2026-08-19T16:57:00Z">
        <w:r>
          <w:t xml:space="preserve">ogether they say something more useful than either </w:t>
        </w:r>
      </w:ins>
      <w:ins w:id="157" w:author="Adam Dennett" w:date="2026-08-19T17:59:00Z" w16du:dateUtc="2026-08-19T16:59:00Z">
        <w:r>
          <w:t xml:space="preserve">number </w:t>
        </w:r>
      </w:ins>
      <w:ins w:id="158" w:author="Adam Dennett" w:date="2026-08-19T17:57:00Z" w16du:dateUtc="2026-08-19T16:57:00Z">
        <w:r>
          <w:t>alone: Brighton and Hove’s schools appear to be genuinely effective for the pupils who attend them, and the city’s attendance problem is large enough to erase that advantage in the aggregate.</w:t>
        </w:r>
      </w:ins>
    </w:p>
    <w:p w14:paraId="405D1D94" w14:textId="77777777" w:rsidR="00316D27" w:rsidRDefault="00316D27" w:rsidP="00316D27">
      <w:pPr>
        <w:pStyle w:val="BodyText"/>
        <w:rPr>
          <w:ins w:id="159" w:author="Adam Dennett" w:date="2026-08-19T18:00:00Z" w16du:dateUtc="2026-08-19T17:00:00Z"/>
        </w:rPr>
      </w:pPr>
      <w:ins w:id="160" w:author="Adam Dennett" w:date="2026-08-19T18:00:00Z" w16du:dateUtc="2026-08-19T17:00:00Z">
        <w:r>
          <w:t>The distance between the two rankings has a concrete interpretation. It is roughly 1.3 Attainment 8 points per disadvantaged pupil - the difference between what the city’s disadvantaged children achieve and what they might achieve if their schools’ underlying effectiveness were not being drained by absence. Read this way, the city’s attendance is not a caveat to a good-news story; it is the story.</w:t>
        </w:r>
      </w:ins>
    </w:p>
    <w:p w14:paraId="7007E693" w14:textId="59F06725" w:rsidR="00316D27" w:rsidRPr="00316D27" w:rsidRDefault="00316D27">
      <w:pPr>
        <w:pStyle w:val="BodyText"/>
        <w:rPr>
          <w:ins w:id="161" w:author="Adam Dennett" w:date="2026-08-19T17:57:00Z" w16du:dateUtc="2026-08-19T16:57:00Z"/>
        </w:rPr>
        <w:pPrChange w:id="162" w:author="Adam Dennett" w:date="2026-08-19T18:00:00Z" w16du:dateUtc="2026-08-19T17:00:00Z">
          <w:pPr>
            <w:pStyle w:val="FirstParagraph"/>
          </w:pPr>
        </w:pPrChange>
      </w:pPr>
      <w:ins w:id="163" w:author="Adam Dennett" w:date="2026-08-19T18:01:00Z" w16du:dateUtc="2026-08-19T17:01:00Z">
        <w:r>
          <w:t>This reframes what the 2024 consultation got right and what it got wrong. The council was not wrong that Brighton and Hove has a problem: unconditionally, its disadvantaged pupils do no better than the national average, and the raw attainment gap that motivated the consultation is real. What the consultation got wrong was the diagnosis. Presented with an attainment gap, it reached for the social composition of schools - one of the weakest levers our modelling identifies, and for disadvantaged pupils a lever that may point the wrong way (section 4.3, section 5.3) - while the factor that actually separates the city’s conditional standing from its unconditional standing, attendance, was absent from the consultation entirely. The more accurate account is not that a high-performing city was mistaken for a failing one, but that a city with one specific, severe, addressable problem was prescribed a treatment for a different problem it did not have.</w:t>
        </w:r>
      </w:ins>
    </w:p>
    <w:p w14:paraId="24EFC68A" w14:textId="7D6BE974" w:rsidR="00660CA6" w:rsidDel="00316D27" w:rsidRDefault="00000000" w:rsidP="00302154">
      <w:pPr>
        <w:pStyle w:val="Paragraph"/>
        <w:rPr>
          <w:del w:id="164" w:author="Adam Dennett" w:date="2026-08-19T17:57:00Z" w16du:dateUtc="2026-08-19T16:57:00Z"/>
        </w:rPr>
      </w:pPr>
      <w:del w:id="165" w:author="Adam Dennett" w:date="2026-08-19T17:57:00Z" w16du:dateUtc="2026-08-19T16:57:00Z">
        <w:r w:rsidDel="00316D27">
          <w:lastRenderedPageBreak/>
          <w:delText xml:space="preserve">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w:delText>
        </w:r>
      </w:del>
      <w:del w:id="166" w:author="Adam Dennett" w:date="2026-08-19T17:23:00Z" w16du:dateUtc="2026-08-19T16:23:00Z">
        <w:r w:rsidDel="008E31F0">
          <w:delText>F</w:delText>
        </w:r>
      </w:del>
      <w:del w:id="167" w:author="Adam Dennett" w:date="2026-08-19T17:57:00Z" w16du:dateUtc="2026-08-19T16:57:00Z">
        <w:r w:rsidDel="00316D27">
          <w:delText>or disadvantaged pupils, the city ranks 7th; for non-disadvantaged pupils, 5th; for all pupils, 4th in England.</w:delText>
        </w:r>
      </w:del>
    </w:p>
    <w:p w14:paraId="1DA06DE2" w14:textId="415EB15A" w:rsidR="00660CA6" w:rsidDel="00316D27" w:rsidRDefault="00000000" w:rsidP="00302154">
      <w:pPr>
        <w:pStyle w:val="Paragraph"/>
        <w:rPr>
          <w:del w:id="168" w:author="Adam Dennett" w:date="2026-08-19T18:02:00Z" w16du:dateUtc="2026-08-19T17:02:00Z"/>
        </w:rPr>
      </w:pPr>
      <w:del w:id="169" w:author="Adam Dennett" w:date="2026-08-19T18:02:00Z" w16du:dateUtc="2026-08-19T17:02:00Z">
        <w:r w:rsidDel="00316D27">
          <w:delText>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delText>
        </w:r>
      </w:del>
    </w:p>
    <w:p w14:paraId="2EA43119" w14:textId="5D6E8058" w:rsidR="00660CA6" w:rsidRDefault="00000000" w:rsidP="00302154">
      <w:pPr>
        <w:pStyle w:val="Paragraph"/>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all of these hypotheses show, however, it that identifying the sources of this </w:t>
      </w:r>
      <w:ins w:id="170" w:author="Adam Dennett" w:date="2026-08-19T18:03:00Z" w16du:dateUtc="2026-08-19T17:03:00Z">
        <w:r w:rsidR="00316D27">
          <w:t xml:space="preserve">conditional </w:t>
        </w:r>
      </w:ins>
      <w:r>
        <w:t>over-performance is an important research question in its own right, and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p w14:paraId="6BFC562F" w14:textId="77777777" w:rsidR="00660CA6" w:rsidRDefault="00000000" w:rsidP="00302154">
      <w:pPr>
        <w:pStyle w:val="Heading2"/>
      </w:pPr>
      <w:bookmarkStart w:id="171" w:name="implications-for-national-policy"/>
      <w:bookmarkEnd w:id="146"/>
      <w:r>
        <w:t>6.6 Implications for national policy</w:t>
      </w:r>
    </w:p>
    <w:p w14:paraId="4A833B90" w14:textId="77777777" w:rsidR="00660CA6" w:rsidRDefault="00000000" w:rsidP="00302154">
      <w:pPr>
        <w:pStyle w:val="Paragraph"/>
        <w:rPr>
          <w:ins w:id="172" w:author="Adam Dennett" w:date="2026-08-19T18:04:00Z" w16du:dateUtc="2026-08-19T17:04:00Z"/>
        </w:rPr>
      </w:pPr>
      <w:r>
        <w:t>The DfE (2026) 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42362800" w14:textId="77777777" w:rsidR="00FF22BE" w:rsidRDefault="00316D27" w:rsidP="00316D27">
      <w:pPr>
        <w:pStyle w:val="BodyText"/>
        <w:rPr>
          <w:ins w:id="173" w:author="Adam Dennett" w:date="2026-08-19T18:11:00Z" w16du:dateUtc="2026-08-19T17:11:00Z"/>
        </w:rPr>
      </w:pPr>
      <w:ins w:id="174" w:author="Adam Dennett" w:date="2026-08-19T18:04:00Z" w16du:dateUtc="2026-08-19T17:04:00Z">
        <w:r>
          <w:lastRenderedPageBreak/>
          <w:t xml:space="preserve">We should be candid that this gap is, in part, a structural consequence of policy since 2010. Academisation and sustained real-terms reductions in local authority central-services funding have substantially eroded the analytical capacity that once sat within LEAs, so a recommendation simply to ‘invest locally’ sits uneasily with the fiscal reality most authorities face. Multi-academy trusts have absorbed some of this function, but only for their own constituent schools; no actor now has both the remit and the capacity for the </w:t>
        </w:r>
        <w:r>
          <w:rPr>
            <w:i/>
            <w:iCs/>
          </w:rPr>
          <w:t>locality-wide</w:t>
        </w:r>
        <w:r>
          <w:t xml:space="preserve"> analysis that spans maintained schools, academies across different trusts, and church schools within a single place. Brighton and Hove illustrates the gap </w:t>
        </w:r>
      </w:ins>
      <w:ins w:id="175" w:author="Adam Dennett" w:date="2026-08-19T18:06:00Z" w16du:dateUtc="2026-08-19T17:06:00Z">
        <w:r w:rsidR="00FF22BE">
          <w:t xml:space="preserve">to some extent – although to a lesser extent than some LEAs where it still has </w:t>
        </w:r>
      </w:ins>
      <w:ins w:id="176" w:author="Adam Dennett" w:date="2026-08-19T18:07:00Z" w16du:dateUtc="2026-08-19T17:07:00Z">
        <w:r w:rsidR="00FF22BE">
          <w:t>direct control of 6 out of 10 community secondary schools and academisation has not (yet) had the same impact as it has elsewhere</w:t>
        </w:r>
      </w:ins>
      <w:ins w:id="177" w:author="Adam Dennett" w:date="2026-08-19T18:09:00Z" w16du:dateUtc="2026-08-19T17:09:00Z">
        <w:r w:rsidR="00FF22BE">
          <w:t>. C</w:t>
        </w:r>
      </w:ins>
      <w:ins w:id="178" w:author="Adam Dennett" w:date="2026-08-19T18:04:00Z" w16du:dateUtc="2026-08-19T17:04:00Z">
        <w:r>
          <w:t>ouncil</w:t>
        </w:r>
      </w:ins>
      <w:ins w:id="179" w:author="Adam Dennett" w:date="2026-08-19T18:09:00Z" w16du:dateUtc="2026-08-19T17:09:00Z">
        <w:r w:rsidR="00FF22BE">
          <w:t>’s</w:t>
        </w:r>
      </w:ins>
      <w:ins w:id="180" w:author="Adam Dennett" w:date="2026-08-19T18:04:00Z" w16du:dateUtc="2026-08-19T17:04:00Z">
        <w:r>
          <w:t xml:space="preserve"> </w:t>
        </w:r>
      </w:ins>
      <w:ins w:id="181" w:author="Adam Dennett" w:date="2026-08-19T18:09:00Z" w16du:dateUtc="2026-08-19T17:09:00Z">
        <w:r w:rsidR="00FF22BE">
          <w:t xml:space="preserve">frequently </w:t>
        </w:r>
      </w:ins>
      <w:ins w:id="182" w:author="Adam Dennett" w:date="2026-08-19T18:04:00Z" w16du:dateUtc="2026-08-19T17:04:00Z">
        <w:r>
          <w:t>remain the admissions authority for system</w:t>
        </w:r>
      </w:ins>
      <w:ins w:id="183" w:author="Adam Dennett" w:date="2026-08-19T18:10:00Z" w16du:dateUtc="2026-08-19T17:10:00Z">
        <w:r w:rsidR="00FF22BE">
          <w:t>s</w:t>
        </w:r>
      </w:ins>
      <w:ins w:id="184" w:author="Adam Dennett" w:date="2026-08-19T18:04:00Z" w16du:dateUtc="2026-08-19T17:04:00Z">
        <w:r>
          <w:t xml:space="preserve"> </w:t>
        </w:r>
      </w:ins>
      <w:ins w:id="185" w:author="Adam Dennett" w:date="2026-08-19T18:10:00Z" w16du:dateUtc="2026-08-19T17:10:00Z">
        <w:r w:rsidR="00FF22BE">
          <w:t>that funding cuts and academisation mean they</w:t>
        </w:r>
      </w:ins>
      <w:ins w:id="186" w:author="Adam Dennett" w:date="2026-08-19T18:04:00Z" w16du:dateUtc="2026-08-19T17:04:00Z">
        <w:r>
          <w:t xml:space="preserve"> ha</w:t>
        </w:r>
      </w:ins>
      <w:ins w:id="187" w:author="Adam Dennett" w:date="2026-08-19T18:10:00Z" w16du:dateUtc="2026-08-19T17:10:00Z">
        <w:r w:rsidR="00FF22BE">
          <w:t>ve</w:t>
        </w:r>
      </w:ins>
      <w:ins w:id="188" w:author="Adam Dennett" w:date="2026-08-19T18:04:00Z" w16du:dateUtc="2026-08-19T17:04:00Z">
        <w:r>
          <w:t xml:space="preserve"> limited capacity to analyse as a whole</w:t>
        </w:r>
      </w:ins>
      <w:ins w:id="189" w:author="Adam Dennett" w:date="2026-08-19T18:11:00Z" w16du:dateUtc="2026-08-19T17:11:00Z">
        <w:r w:rsidR="00FF22BE">
          <w:t>.</w:t>
        </w:r>
      </w:ins>
    </w:p>
    <w:p w14:paraId="2790F222" w14:textId="42C1DA4B" w:rsidR="00660CA6" w:rsidRDefault="00316D27">
      <w:pPr>
        <w:pStyle w:val="BodyText"/>
        <w:pPrChange w:id="190" w:author="Adam Dennett" w:date="2026-08-19T18:13:00Z" w16du:dateUtc="2026-08-19T17:13:00Z">
          <w:pPr>
            <w:pStyle w:val="Paragraph"/>
          </w:pPr>
        </w:pPrChange>
      </w:pPr>
      <w:ins w:id="191" w:author="Adam Dennett" w:date="2026-08-19T18:04:00Z" w16du:dateUtc="2026-08-19T17:04:00Z">
        <w:r>
          <w:t xml:space="preserve">The need, then, is less for every council to rebuild bespoke capacity than for the </w:t>
        </w:r>
        <w:r>
          <w:rPr>
            <w:i/>
            <w:iCs/>
          </w:rPr>
          <w:t>system</w:t>
        </w:r>
        <w:r>
          <w:t xml:space="preserve"> to close a locality-level analytical gap, whether through central funding for local capacity or nationally maintained benchmarking tools that any locality can use.</w:t>
        </w:r>
      </w:ins>
      <w:ins w:id="192" w:author="Adam Dennett" w:date="2026-08-19T18:12:00Z" w16du:dateUtc="2026-08-19T17:12:00Z">
        <w:r w:rsidR="00FF22BE">
          <w:t xml:space="preserve"> </w:t>
        </w:r>
      </w:ins>
      <w:ins w:id="193" w:author="Adam Dennett" w:date="2026-08-19T18:14:00Z" w16du:dateUtc="2026-08-19T17:14:00Z">
        <w:r w:rsidR="00FF22BE">
          <w:t xml:space="preserve">LEAs can also do much more to help themselves </w:t>
        </w:r>
      </w:ins>
      <w:ins w:id="194" w:author="Adam Dennett" w:date="2026-08-19T18:24:00Z" w16du:dateUtc="2026-08-19T17:24:00Z">
        <w:r w:rsidR="00756D31">
          <w:t>where capacity and funding prevent them from doing more and this starts with sharing and being more ope</w:t>
        </w:r>
      </w:ins>
      <w:ins w:id="195" w:author="Adam Dennett" w:date="2026-08-19T18:25:00Z" w16du:dateUtc="2026-08-19T17:25:00Z">
        <w:r w:rsidR="00756D31">
          <w:t>n with data and analyses they do carry out</w:t>
        </w:r>
      </w:ins>
      <w:ins w:id="196" w:author="Adam Dennett" w:date="2026-08-19T18:14:00Z" w16du:dateUtc="2026-08-19T17:14:00Z">
        <w:r w:rsidR="00FF22BE">
          <w:t>. Whi</w:t>
        </w:r>
      </w:ins>
      <w:ins w:id="197" w:author="Adam Dennett" w:date="2026-08-19T18:15:00Z" w16du:dateUtc="2026-08-19T17:15:00Z">
        <w:r w:rsidR="00FF22BE">
          <w:t xml:space="preserve">le we have pieced together a national analysis here from DfE data and applied it to a local context, </w:t>
        </w:r>
        <w:r w:rsidR="00756D31">
          <w:t>LEAs have much mo</w:t>
        </w:r>
      </w:ins>
      <w:ins w:id="198" w:author="Adam Dennett" w:date="2026-08-19T18:16:00Z" w16du:dateUtc="2026-08-19T17:16:00Z">
        <w:r w:rsidR="00756D31">
          <w:t>re data of their own that they could put into the public domain and make accessible</w:t>
        </w:r>
      </w:ins>
      <w:ins w:id="199" w:author="Adam Dennett" w:date="2026-08-19T18:25:00Z" w16du:dateUtc="2026-08-19T17:25:00Z">
        <w:r w:rsidR="00756D31">
          <w:t xml:space="preserve"> so that </w:t>
        </w:r>
      </w:ins>
      <w:ins w:id="200" w:author="Adam Dennett" w:date="2026-08-19T18:26:00Z" w16du:dateUtc="2026-08-19T17:26:00Z">
        <w:r w:rsidR="000E7E8F">
          <w:t>those in the wider community can help through donating their time and expertise</w:t>
        </w:r>
      </w:ins>
      <w:ins w:id="201" w:author="Adam Dennett" w:date="2026-08-19T18:16:00Z" w16du:dateUtc="2026-08-19T17:16:00Z">
        <w:r w:rsidR="00756D31">
          <w:t>. H</w:t>
        </w:r>
      </w:ins>
      <w:ins w:id="202" w:author="Adam Dennett" w:date="2026-08-19T18:17:00Z" w16du:dateUtc="2026-08-19T17:17:00Z">
        <w:r w:rsidR="00756D31">
          <w:t>iding</w:t>
        </w:r>
      </w:ins>
      <w:ins w:id="203" w:author="Adam Dennett" w:date="2026-08-19T18:26:00Z" w16du:dateUtc="2026-08-19T17:26:00Z">
        <w:r w:rsidR="000E7E8F">
          <w:t xml:space="preserve"> data</w:t>
        </w:r>
      </w:ins>
      <w:ins w:id="204" w:author="Adam Dennett" w:date="2026-08-19T18:19:00Z" w16du:dateUtc="2026-08-19T17:19:00Z">
        <w:r w:rsidR="00756D31">
          <w:t xml:space="preserve"> away either completely or in inaccessible PDFs tucked away in committee meeting appendices</w:t>
        </w:r>
      </w:ins>
      <w:ins w:id="205" w:author="Adam Dennett" w:date="2026-08-19T18:20:00Z" w16du:dateUtc="2026-08-19T17:20:00Z">
        <w:r w:rsidR="00756D31">
          <w:t>, rather than publishing openly in machine-readable formats</w:t>
        </w:r>
      </w:ins>
      <w:ins w:id="206" w:author="Adam Dennett" w:date="2026-08-19T18:26:00Z" w16du:dateUtc="2026-08-19T17:26:00Z">
        <w:r w:rsidR="000E7E8F">
          <w:t xml:space="preserve"> does not help</w:t>
        </w:r>
      </w:ins>
      <w:ins w:id="207" w:author="Adam Dennett" w:date="2026-08-19T18:27:00Z" w16du:dateUtc="2026-08-19T17:27:00Z">
        <w:r w:rsidR="000E7E8F">
          <w:t xml:space="preserve"> anyone. D</w:t>
        </w:r>
      </w:ins>
      <w:ins w:id="208" w:author="Adam Dennett" w:date="2026-08-19T18:21:00Z" w16du:dateUtc="2026-08-19T17:21:00Z">
        <w:r w:rsidR="00756D31">
          <w:t>ata such as</w:t>
        </w:r>
      </w:ins>
      <w:ins w:id="209" w:author="Adam Dennett" w:date="2026-08-19T18:20:00Z" w16du:dateUtc="2026-08-19T17:20:00Z">
        <w:r w:rsidR="00756D31">
          <w:t xml:space="preserve"> </w:t>
        </w:r>
      </w:ins>
      <w:ins w:id="210" w:author="Adam Dennett" w:date="2026-08-19T18:18:00Z" w16du:dateUtc="2026-08-19T17:18:00Z">
        <w:r w:rsidR="00756D31">
          <w:t xml:space="preserve">aggregate </w:t>
        </w:r>
      </w:ins>
      <w:ins w:id="211" w:author="Adam Dennett" w:date="2026-08-19T18:17:00Z" w16du:dateUtc="2026-08-19T17:17:00Z">
        <w:r w:rsidR="00756D31">
          <w:t>pupil projections</w:t>
        </w:r>
      </w:ins>
      <w:ins w:id="212" w:author="Adam Dennett" w:date="2026-08-19T18:18:00Z" w16du:dateUtc="2026-08-19T17:18:00Z">
        <w:r w:rsidR="00756D31">
          <w:t xml:space="preserve"> for schools and neighbourhoods</w:t>
        </w:r>
      </w:ins>
      <w:ins w:id="213" w:author="Adam Dennett" w:date="2026-08-19T18:17:00Z" w16du:dateUtc="2026-08-19T17:17:00Z">
        <w:r w:rsidR="00756D31">
          <w:t xml:space="preserve">, time series preference </w:t>
        </w:r>
        <w:r w:rsidR="00756D31">
          <w:lastRenderedPageBreak/>
          <w:t>data,</w:t>
        </w:r>
      </w:ins>
      <w:ins w:id="214" w:author="Adam Dennett" w:date="2026-08-19T18:18:00Z" w16du:dateUtc="2026-08-19T17:18:00Z">
        <w:r w:rsidR="00756D31">
          <w:t xml:space="preserve"> distances travelled</w:t>
        </w:r>
      </w:ins>
      <w:ins w:id="215" w:author="Adam Dennett" w:date="2026-08-19T18:19:00Z" w16du:dateUtc="2026-08-19T17:19:00Z">
        <w:r w:rsidR="00756D31">
          <w:t xml:space="preserve"> to school</w:t>
        </w:r>
      </w:ins>
      <w:ins w:id="216" w:author="Adam Dennett" w:date="2026-08-19T18:21:00Z" w16du:dateUtc="2026-08-19T17:21:00Z">
        <w:r w:rsidR="00756D31">
          <w:t>, off</w:t>
        </w:r>
      </w:ins>
      <w:ins w:id="217" w:author="Adam Dennett" w:date="2026-08-19T18:22:00Z" w16du:dateUtc="2026-08-19T17:22:00Z">
        <w:r w:rsidR="00756D31">
          <w:t>ers by school and home neighbourhood deprivation band, Free School Meal eligibility by neighbourhood, appeals and their outcomes</w:t>
        </w:r>
      </w:ins>
      <w:ins w:id="218" w:author="Adam Dennett" w:date="2026-08-19T18:27:00Z" w16du:dateUtc="2026-08-19T17:27:00Z">
        <w:r w:rsidR="000E7E8F">
          <w:t xml:space="preserve"> – these are all held by LEAs but rarely published as a matter of course. </w:t>
        </w:r>
      </w:ins>
      <w:ins w:id="219" w:author="Adam Dennett" w:date="2026-08-19T18:28:00Z" w16du:dateUtc="2026-08-19T17:28:00Z">
        <w:r w:rsidR="000E7E8F">
          <w:t>In an effort to demonstrate how our collective intelligence could be enhanced</w:t>
        </w:r>
      </w:ins>
      <w:ins w:id="220" w:author="Adam Dennett" w:date="2026-08-19T18:29:00Z" w16du:dateUtc="2026-08-19T17:29:00Z">
        <w:r w:rsidR="000E7E8F">
          <w:t xml:space="preserve"> through better data analytics</w:t>
        </w:r>
      </w:ins>
      <w:ins w:id="221" w:author="Adam Dennett" w:date="2026-08-19T18:13:00Z" w16du:dateUtc="2026-08-19T17:13:00Z">
        <w:r w:rsidR="00FF22BE">
          <w:t xml:space="preserve"> w</w:t>
        </w:r>
      </w:ins>
      <w:r>
        <w:t>e have developed an interactive Policy Simulator tool,</w:t>
      </w:r>
      <w:r>
        <w:rPr>
          <w:rStyle w:val="FootnoteReference"/>
        </w:rPr>
        <w:footnoteReference w:id="22"/>
      </w:r>
      <w:r>
        <w:t xml:space="preserve"> underpinned by the </w:t>
      </w:r>
      <w:ins w:id="222" w:author="Adam Dennett" w:date="2026-08-19T18:29:00Z" w16du:dateUtc="2026-08-19T17:29:00Z">
        <w:r w:rsidR="000E7E8F">
          <w:t xml:space="preserve">data and </w:t>
        </w:r>
      </w:ins>
      <w:r>
        <w:t>models in this paper</w:t>
      </w:r>
      <w:del w:id="223" w:author="Adam Dennett" w:date="2026-08-19T18:29:00Z" w16du:dateUtc="2026-08-19T17:29:00Z">
        <w:r w:rsidDel="000E7E8F">
          <w:delText>, to begin bridging that gap</w:delText>
        </w:r>
      </w:del>
      <w:r>
        <w:t>. The tool allows users to explore any school in England, compare against contextual expectations, and model the indicative impact of changes to key variables.</w:t>
      </w:r>
      <w:ins w:id="224" w:author="Adam Dennett" w:date="2026-08-19T18:28:00Z" w16du:dateUtc="2026-08-19T17:28:00Z">
        <w:r w:rsidR="000E7E8F">
          <w:t xml:space="preserve"> </w:t>
        </w:r>
      </w:ins>
      <w:ins w:id="225" w:author="Adam Dennett" w:date="2026-08-19T18:30:00Z" w16du:dateUtc="2026-08-19T17:30:00Z">
        <w:r w:rsidR="000E7E8F">
          <w:t>T</w:t>
        </w:r>
      </w:ins>
      <w:ins w:id="226" w:author="Adam Dennett" w:date="2026-08-19T18:28:00Z" w16du:dateUtc="2026-08-19T17:28:00Z">
        <w:r w:rsidR="000E7E8F">
          <w:t>his is only a start</w:t>
        </w:r>
      </w:ins>
      <w:ins w:id="227" w:author="Adam Dennett" w:date="2026-08-19T18:29:00Z" w16du:dateUtc="2026-08-19T17:29:00Z">
        <w:r w:rsidR="000E7E8F">
          <w:t>ing point</w:t>
        </w:r>
      </w:ins>
      <w:ins w:id="228" w:author="Adam Dennett" w:date="2026-08-19T18:30:00Z" w16du:dateUtc="2026-08-19T17:30:00Z">
        <w:r w:rsidR="000E7E8F">
          <w:t xml:space="preserve"> and more bespoke intelligence systems could be built for local situations.</w:t>
        </w:r>
      </w:ins>
    </w:p>
    <w:p w14:paraId="7EA5CEA0" w14:textId="77777777" w:rsidR="00660CA6" w:rsidRDefault="00000000" w:rsidP="00302154">
      <w:pPr>
        <w:pStyle w:val="Paragraph"/>
      </w:pPr>
      <w:bookmarkStart w:id="229" w:name="limitations"/>
      <w:bookmarkEnd w:id="171"/>
      <w:r>
        <w:t>6.7 Limitations</w:t>
      </w:r>
    </w:p>
    <w:p w14:paraId="39F4CCE2" w14:textId="77777777" w:rsidR="00660CA6" w:rsidRDefault="00000000" w:rsidP="00302154">
      <w:pPr>
        <w:pStyle w:val="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7F64BE35" w14:textId="77777777" w:rsidR="00660CA6" w:rsidRDefault="00000000" w:rsidP="00302154">
      <w:pPr>
        <w:pStyle w:val="Heading1"/>
      </w:pPr>
      <w:bookmarkStart w:id="230" w:name="conclusion"/>
      <w:bookmarkEnd w:id="109"/>
      <w:bookmarkEnd w:id="229"/>
      <w:r>
        <w:lastRenderedPageBreak/>
        <w:t>7. Conclusion</w:t>
      </w:r>
    </w:p>
    <w:p w14:paraId="56E1FBBA" w14:textId="77777777" w:rsidR="00660CA6" w:rsidRDefault="00000000" w:rsidP="00302154">
      <w:pPr>
        <w:pStyle w:val="Paragraph"/>
      </w:pPr>
      <w:r>
        <w:t>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14:paraId="3682EDCE" w14:textId="77777777" w:rsidR="00660CA6" w:rsidRDefault="00000000" w:rsidP="00302154">
      <w:pPr>
        <w:pStyle w:val="Paragraph"/>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57E9CC81" w14:textId="4185B13C" w:rsidR="00660CA6" w:rsidRDefault="00000000" w:rsidP="00302154">
      <w:pPr>
        <w:pStyle w:val="Paragraph"/>
      </w:pPr>
      <w:r>
        <w:t xml:space="preserve">Second, the single most consequential lever available to Brighton and Hove for raising disadvantaged attainment is </w:t>
      </w:r>
      <w:r w:rsidRPr="00E600DB">
        <w:rPr>
          <w:rPrChange w:id="231" w:author="Adam Dennett" w:date="2026-08-19T16:30:00Z" w16du:dateUtc="2026-08-19T15:30:00Z">
            <w:rPr>
              <w:b/>
              <w:bCs/>
            </w:rPr>
          </w:rPrChange>
        </w:rPr>
        <w:t>attendance</w:t>
      </w:r>
      <w:r>
        <w:t xml:space="preserve">. The city has the second-worst absence rate </w:t>
      </w:r>
      <w:ins w:id="232" w:author="Adam Dennett" w:date="2026-08-19T18:32:00Z" w16du:dateUtc="2026-08-19T17:32:00Z">
        <w:r w:rsidR="00664A43">
          <w:t xml:space="preserve">in England in 2024-25 - and its absence has failed to fall while it fell almost everywhere else - </w:t>
        </w:r>
      </w:ins>
      <w:del w:id="233" w:author="Adam Dennett" w:date="2026-08-19T18:32:00Z" w16du:dateUtc="2026-08-19T17:32:00Z">
        <w:r w:rsidDel="00664A43">
          <w:delText xml:space="preserve">in England, </w:delText>
        </w:r>
      </w:del>
      <w:r>
        <w:t xml:space="preserve">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 </w:t>
      </w:r>
      <w:r>
        <w:rPr>
          <w:i/>
          <w:iCs/>
        </w:rPr>
        <w:t>structural</w:t>
      </w:r>
      <w:r>
        <w:t xml:space="preserve"> component of school-level absence inherited from intake, </w:t>
      </w:r>
      <w:r>
        <w:lastRenderedPageBreak/>
        <w:t xml:space="preserve">area health, deprivation and family circumstances — which schools cannot themselves change — and a smaller </w:t>
      </w:r>
      <w:r>
        <w:rPr>
          <w:i/>
          <w:iCs/>
        </w:rPr>
        <w:t>school-controllable</w:t>
      </w:r>
      <w:r>
        <w:t xml:space="preserve"> 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14:paraId="3F575471" w14:textId="77777777" w:rsidR="00660CA6" w:rsidRDefault="00000000" w:rsidP="00302154">
      <w:pPr>
        <w:pStyle w:val="Paragraph"/>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 </w:t>
      </w:r>
      <w:r>
        <w:rPr>
          <w:i/>
          <w:iCs/>
        </w:rPr>
        <w:t>and</w:t>
      </w:r>
      <w:r>
        <w:t xml:space="preserve"> preserve the benefits of local schooling.</w:t>
      </w:r>
    </w:p>
    <w:p w14:paraId="144F5C41" w14:textId="74CF730F" w:rsidR="000F697D" w:rsidRDefault="00000000" w:rsidP="00302154">
      <w:pPr>
        <w:pStyle w:val="Paragraph"/>
      </w:pPr>
      <w:r>
        <w:t>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w:t>
      </w:r>
      <w:ins w:id="234" w:author="Adam Dennett" w:date="2026-08-19T18:33:00Z" w16du:dateUtc="2026-08-19T17:33:00Z">
        <w:r w:rsidR="00664A43">
          <w:t xml:space="preserve"> And in the absence of </w:t>
        </w:r>
      </w:ins>
      <w:ins w:id="235" w:author="Adam Dennett" w:date="2026-08-19T18:34:00Z" w16du:dateUtc="2026-08-19T17:34:00Z">
        <w:r w:rsidR="00664A43">
          <w:t xml:space="preserve">analytical capacity, the regular publication of open aggregate data about </w:t>
        </w:r>
      </w:ins>
      <w:ins w:id="236" w:author="Adam Dennett" w:date="2026-08-19T18:35:00Z" w16du:dateUtc="2026-08-19T17:35:00Z">
        <w:r w:rsidR="00664A43">
          <w:t>all aspects of the local school system is a low-cost but potentially high-impact route to</w:t>
        </w:r>
        <w:r w:rsidR="00AC5B51">
          <w:t xml:space="preserve"> harnessing </w:t>
        </w:r>
      </w:ins>
      <w:ins w:id="237" w:author="Adam Dennett" w:date="2026-08-19T18:36:00Z" w16du:dateUtc="2026-08-19T17:36:00Z">
        <w:r w:rsidR="00AC5B51">
          <w:t xml:space="preserve">community </w:t>
        </w:r>
        <w:r w:rsidR="00AC5B51">
          <w:lastRenderedPageBreak/>
          <w:t>collective intelligence.</w:t>
        </w:r>
      </w:ins>
      <w:r>
        <w:t xml:space="preserve">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ins w:id="238" w:author="Adam Dennett" w:date="2026-08-19T18:37:00Z" w16du:dateUtc="2026-08-19T17:37:00Z">
        <w:r w:rsidR="00AC5B51">
          <w:t xml:space="preserve"> and pressure should be put on Local Education Authori</w:t>
        </w:r>
      </w:ins>
      <w:ins w:id="239" w:author="Adam Dennett" w:date="2026-08-19T18:38:00Z" w16du:dateUtc="2026-08-19T17:38:00Z">
        <w:r w:rsidR="00AC5B51">
          <w:t>ties who are not providing this view, to do so using tools like the ones we have introduced here</w:t>
        </w:r>
      </w:ins>
      <w:r>
        <w:t>.</w:t>
      </w:r>
    </w:p>
    <w:p w14:paraId="3DB516FA" w14:textId="77777777" w:rsidR="000F697D" w:rsidRDefault="000F697D">
      <w:pPr>
        <w:spacing w:after="200" w:line="240" w:lineRule="auto"/>
      </w:pPr>
      <w:r>
        <w:br w:type="page"/>
      </w:r>
    </w:p>
    <w:p w14:paraId="63D4159E" w14:textId="77777777" w:rsidR="00660CA6" w:rsidRDefault="00000000" w:rsidP="00B8250B">
      <w:pPr>
        <w:pStyle w:val="Heading1"/>
      </w:pPr>
      <w:bookmarkStart w:id="240" w:name="declaration-of-generative-ai-use"/>
      <w:bookmarkEnd w:id="230"/>
      <w:r>
        <w:lastRenderedPageBreak/>
        <w:t>Declaration of generative AI use</w:t>
      </w:r>
    </w:p>
    <w:p w14:paraId="5A4E478E" w14:textId="77777777" w:rsidR="00660CA6" w:rsidRDefault="00000000" w:rsidP="007C4687">
      <w:pPr>
        <w:pStyle w:val="Acknowledgements"/>
      </w:pPr>
      <w:r>
        <w:t>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1205A18D" w14:textId="1B6774B4" w:rsidR="00660CA6" w:rsidRDefault="00000000" w:rsidP="00B8250B">
      <w:pPr>
        <w:pStyle w:val="Heading1"/>
      </w:pPr>
      <w:bookmarkStart w:id="241" w:name="declaration-of-interest"/>
      <w:bookmarkEnd w:id="240"/>
      <w:r>
        <w:t>D</w:t>
      </w:r>
      <w:r w:rsidR="000F697D">
        <w:t>isclosure Statement</w:t>
      </w:r>
    </w:p>
    <w:p w14:paraId="36724BCE" w14:textId="77777777" w:rsidR="007C4687" w:rsidRDefault="00000000" w:rsidP="00B8250B">
      <w:pPr>
        <w:pStyle w:val="Acknowledgements"/>
        <w:sectPr w:rsidR="007C4687">
          <w:footnotePr>
            <w:numRestart w:val="eachSect"/>
          </w:footnotePr>
          <w:pgSz w:w="12240" w:h="15840"/>
          <w:pgMar w:top="1440" w:right="1440" w:bottom="1440" w:left="1440" w:header="720" w:footer="720" w:gutter="0"/>
          <w:cols w:space="720"/>
        </w:sectPr>
      </w:pPr>
      <w:r>
        <w:t>Some of the authors are residents of Brighton and Hove with school aged children and lived experience of the effects of the admissions policy process described. No financial conflicts of interest exist.</w:t>
      </w:r>
    </w:p>
    <w:p w14:paraId="6AB3405E" w14:textId="77777777" w:rsidR="00660CA6" w:rsidRDefault="00000000">
      <w:pPr>
        <w:pStyle w:val="Heading1"/>
      </w:pPr>
      <w:bookmarkStart w:id="242" w:name="references"/>
      <w:bookmarkEnd w:id="241"/>
      <w:r>
        <w:lastRenderedPageBreak/>
        <w:t>References</w:t>
      </w:r>
    </w:p>
    <w:p w14:paraId="79B946C3" w14:textId="77777777" w:rsidR="00660CA6" w:rsidRDefault="00000000" w:rsidP="00856D00">
      <w:pPr>
        <w:pStyle w:val="References"/>
      </w:pPr>
      <w:bookmarkStart w:id="243" w:name="ref-Allen2018"/>
      <w:bookmarkStart w:id="244"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12">
        <w:r w:rsidR="00660CA6">
          <w:rPr>
            <w:rStyle w:val="Hyperlink"/>
          </w:rPr>
          <w:t>https://doi.org/10.1080/09645292.2017.1366425</w:t>
        </w:r>
      </w:hyperlink>
      <w:r>
        <w:t>.</w:t>
      </w:r>
    </w:p>
    <w:p w14:paraId="53DCA744" w14:textId="77777777" w:rsidR="00660CA6" w:rsidRDefault="00000000" w:rsidP="00856D00">
      <w:pPr>
        <w:pStyle w:val="References"/>
      </w:pPr>
      <w:bookmarkStart w:id="245" w:name="ref-Allen2013"/>
      <w:bookmarkEnd w:id="243"/>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13">
        <w:r w:rsidR="00660CA6">
          <w:rPr>
            <w:rStyle w:val="Hyperlink"/>
          </w:rPr>
          <w:t>https://doi.org/10.1111/j.1475-5661.2012.00511.x</w:t>
        </w:r>
      </w:hyperlink>
      <w:r>
        <w:t>.</w:t>
      </w:r>
    </w:p>
    <w:p w14:paraId="5309C26E" w14:textId="77777777" w:rsidR="00660CA6" w:rsidRDefault="00000000" w:rsidP="00856D00">
      <w:pPr>
        <w:pStyle w:val="References"/>
      </w:pPr>
      <w:bookmarkStart w:id="246" w:name="ref-Anders2024"/>
      <w:bookmarkEnd w:id="245"/>
      <w:r>
        <w:t xml:space="preserve">Anders, Jake, Francis Green, Morag Henderson, and Golo Henseke. 2024. “Private School Pupils’ Performance in GCSEs (and IGCSEs).” </w:t>
      </w:r>
      <w:r>
        <w:rPr>
          <w:i/>
          <w:iCs/>
        </w:rPr>
        <w:t>Cambridge Journal of Education</w:t>
      </w:r>
      <w:r>
        <w:t xml:space="preserve"> 54 (6): 795–813. </w:t>
      </w:r>
      <w:hyperlink r:id="rId14">
        <w:r w:rsidR="00660CA6">
          <w:rPr>
            <w:rStyle w:val="Hyperlink"/>
          </w:rPr>
          <w:t>https://doi.org/10.1080/0305764X.2024.2420611</w:t>
        </w:r>
      </w:hyperlink>
      <w:r>
        <w:t>.</w:t>
      </w:r>
    </w:p>
    <w:p w14:paraId="3874D0ED" w14:textId="77777777" w:rsidR="00660CA6" w:rsidRDefault="00000000" w:rsidP="00856D00">
      <w:pPr>
        <w:pStyle w:val="References"/>
      </w:pPr>
      <w:bookmarkStart w:id="247" w:name="ref-Blagg2018"/>
      <w:bookmarkEnd w:id="246"/>
      <w:r>
        <w:t xml:space="preserve">Blagg, Kristin, Victoria Rosenboom, and Matthew M. Chingos. 2018. </w:t>
      </w:r>
      <w:r>
        <w:rPr>
          <w:i/>
          <w:iCs/>
        </w:rPr>
        <w:t>The Extra Mile: Time to School and Student Outcomes in Washington, DC</w:t>
      </w:r>
      <w:r>
        <w:t xml:space="preserve">. Urban Institute. </w:t>
      </w:r>
      <w:hyperlink r:id="rId15">
        <w:r w:rsidR="00660CA6">
          <w:rPr>
            <w:rStyle w:val="Hyperlink"/>
          </w:rPr>
          <w:t>https://www.urban.org/sites/default/files/publication/99027/time_to_school_and_student_outcomes_in_dc_1.pdf</w:t>
        </w:r>
      </w:hyperlink>
      <w:r>
        <w:t>.</w:t>
      </w:r>
    </w:p>
    <w:p w14:paraId="747FDB34" w14:textId="77777777" w:rsidR="00660CA6" w:rsidRDefault="00000000" w:rsidP="00856D00">
      <w:pPr>
        <w:pStyle w:val="References"/>
      </w:pPr>
      <w:bookmarkStart w:id="248" w:name="ref-Burgess2018"/>
      <w:bookmarkEnd w:id="247"/>
      <w:r>
        <w:t xml:space="preserve">Burgess, Simon, Claire Crawford, and Lindsey Macmillan. 2018. “Access to Grammar Schools by Socio-Economic Status.” </w:t>
      </w:r>
      <w:r>
        <w:rPr>
          <w:i/>
          <w:iCs/>
        </w:rPr>
        <w:t>Environment and Planning A: Economy and Space</w:t>
      </w:r>
      <w:r>
        <w:t xml:space="preserve"> 50 (7): 1381–85. </w:t>
      </w:r>
      <w:hyperlink r:id="rId16">
        <w:r w:rsidR="00660CA6">
          <w:rPr>
            <w:rStyle w:val="Hyperlink"/>
          </w:rPr>
          <w:t>https://doi.org/10.1177/0308518X18787820</w:t>
        </w:r>
      </w:hyperlink>
      <w:r>
        <w:t>.</w:t>
      </w:r>
    </w:p>
    <w:p w14:paraId="68094230" w14:textId="77777777" w:rsidR="00660CA6" w:rsidRDefault="00000000" w:rsidP="00856D00">
      <w:pPr>
        <w:pStyle w:val="References"/>
      </w:pPr>
      <w:bookmarkStart w:id="249" w:name="ref-Burgess2023"/>
      <w:bookmarkEnd w:id="248"/>
      <w:r>
        <w:t xml:space="preserve">Burgess, Simon, Shenila Rawal, and Eric S. Taylor. 2023. “Teachers’ Use of Class Time and Student Achievement.” </w:t>
      </w:r>
      <w:r>
        <w:rPr>
          <w:i/>
          <w:iCs/>
        </w:rPr>
        <w:t>Economics of Education Review</w:t>
      </w:r>
      <w:r>
        <w:t xml:space="preserve"> 94 (June): 102405. </w:t>
      </w:r>
      <w:hyperlink r:id="rId17">
        <w:r w:rsidR="00660CA6">
          <w:rPr>
            <w:rStyle w:val="Hyperlink"/>
          </w:rPr>
          <w:t>https://doi.org/10.1016/j.econedurev.2023.102405</w:t>
        </w:r>
      </w:hyperlink>
      <w:r>
        <w:t>.</w:t>
      </w:r>
    </w:p>
    <w:p w14:paraId="463D25A5" w14:textId="77777777" w:rsidR="00660CA6" w:rsidRDefault="00000000" w:rsidP="00856D00">
      <w:pPr>
        <w:pStyle w:val="References"/>
      </w:pPr>
      <w:bookmarkStart w:id="250" w:name="ref-Burgess2022"/>
      <w:bookmarkEnd w:id="249"/>
      <w:r>
        <w:t xml:space="preserve">Burgess, S., S. Rawal, and E. Taylor. 2022. </w:t>
      </w:r>
      <w:r>
        <w:rPr>
          <w:i/>
          <w:iCs/>
        </w:rPr>
        <w:t>Characterising Effective Teaching</w:t>
      </w:r>
      <w:r>
        <w:t xml:space="preserve">. Nuffield Foundation. </w:t>
      </w:r>
      <w:hyperlink r:id="rId18">
        <w:r w:rsidR="00660CA6">
          <w:rPr>
            <w:rStyle w:val="Hyperlink"/>
          </w:rPr>
          <w:t>https://www.nuffieldfoundation.org/project/characterising-effective-teaching-2</w:t>
        </w:r>
      </w:hyperlink>
      <w:r>
        <w:t>.</w:t>
      </w:r>
    </w:p>
    <w:p w14:paraId="32DA0E99" w14:textId="77777777" w:rsidR="00660CA6" w:rsidRDefault="00000000" w:rsidP="00856D00">
      <w:pPr>
        <w:pStyle w:val="References"/>
      </w:pPr>
      <w:bookmarkStart w:id="251" w:name="ref-Chairassamee2024"/>
      <w:bookmarkEnd w:id="250"/>
      <w:r>
        <w:t xml:space="preserve">Chairassamee, Nattanicha, Kanokwan Chancharoenchai, and Wuthiya Saraithong. 2024. “Getting There: How Commuting Time and Distance Impact Students’ Health.” </w:t>
      </w:r>
      <w:r>
        <w:rPr>
          <w:i/>
          <w:iCs/>
        </w:rPr>
        <w:t>PLoS One</w:t>
      </w:r>
      <w:r>
        <w:t xml:space="preserve"> 19 (12): e0314687. </w:t>
      </w:r>
      <w:hyperlink r:id="rId19">
        <w:r w:rsidR="00660CA6">
          <w:rPr>
            <w:rStyle w:val="Hyperlink"/>
          </w:rPr>
          <w:t>https://doi.org/10.1371/journal.pone.0314687</w:t>
        </w:r>
      </w:hyperlink>
      <w:r>
        <w:t>.</w:t>
      </w:r>
    </w:p>
    <w:p w14:paraId="726ECD62" w14:textId="77777777" w:rsidR="00660CA6" w:rsidRDefault="00000000" w:rsidP="00856D00">
      <w:pPr>
        <w:pStyle w:val="References"/>
      </w:pPr>
      <w:bookmarkStart w:id="252" w:name="ref-HouseofCommons2021"/>
      <w:bookmarkEnd w:id="251"/>
      <w:r>
        <w:t xml:space="preserve">Commons Education Committee, House of. 2021. </w:t>
      </w:r>
      <w:r>
        <w:rPr>
          <w:i/>
          <w:iCs/>
        </w:rPr>
        <w:t>“Forgotten” White Working-Class Pupils Let down by Decades of Neglect, MPs Say - Committees - UK Parliament</w:t>
      </w:r>
      <w:r>
        <w:t xml:space="preserve">. UK Parliament. </w:t>
      </w:r>
      <w:hyperlink r:id="rId20">
        <w:r w:rsidR="00660CA6">
          <w:rPr>
            <w:rStyle w:val="Hyperlink"/>
          </w:rPr>
          <w:t>https://committees.parliament.uk/committee/203/education-</w:t>
        </w:r>
        <w:r w:rsidR="00660CA6">
          <w:rPr>
            <w:rStyle w:val="Hyperlink"/>
          </w:rPr>
          <w:lastRenderedPageBreak/>
          <w:t>committee/news/156024/forgotten-white-workingclass-pupils-let-down-by-decades-of-neglect-mps-say/</w:t>
        </w:r>
      </w:hyperlink>
      <w:r>
        <w:t>.</w:t>
      </w:r>
    </w:p>
    <w:p w14:paraId="1FCA2596" w14:textId="77777777" w:rsidR="00660CA6" w:rsidRDefault="00000000" w:rsidP="00856D00">
      <w:pPr>
        <w:pStyle w:val="References"/>
      </w:pPr>
      <w:bookmarkStart w:id="253" w:name="ref-Cordes2022"/>
      <w:bookmarkEnd w:id="252"/>
      <w:r>
        <w:t xml:space="preserve">Cordes, Sarah A., Christopher Rick, and Amy Ellen Schwartz. 2022. “Do Long Bus Rides Drive down Academic Outcomes?” </w:t>
      </w:r>
      <w:r>
        <w:rPr>
          <w:i/>
          <w:iCs/>
        </w:rPr>
        <w:t>Educational Evaluation and Policy Analysis</w:t>
      </w:r>
      <w:r>
        <w:t xml:space="preserve"> 44 (4): 689–716. </w:t>
      </w:r>
      <w:hyperlink r:id="rId21">
        <w:r w:rsidR="00660CA6">
          <w:rPr>
            <w:rStyle w:val="Hyperlink"/>
          </w:rPr>
          <w:t>https://doi.org/10.3102/01623737221092450</w:t>
        </w:r>
      </w:hyperlink>
      <w:r>
        <w:t>.</w:t>
      </w:r>
    </w:p>
    <w:p w14:paraId="29109E12" w14:textId="77777777" w:rsidR="00660CA6" w:rsidRDefault="00000000" w:rsidP="00856D00">
      <w:pPr>
        <w:pStyle w:val="References"/>
      </w:pPr>
      <w:bookmarkStart w:id="254" w:name="ref-DfE2022"/>
      <w:bookmarkEnd w:id="253"/>
      <w:r>
        <w:t xml:space="preserve">DfE. 2022. </w:t>
      </w:r>
      <w:r>
        <w:rPr>
          <w:i/>
          <w:iCs/>
        </w:rPr>
        <w:t>The Link Between Absence and Attainment at KS2 and KS4, Academic Year 2018/19</w:t>
      </w:r>
      <w:r>
        <w:t xml:space="preserve">. </w:t>
      </w:r>
      <w:hyperlink r:id="rId22">
        <w:r w:rsidR="00660CA6">
          <w:rPr>
            <w:rStyle w:val="Hyperlink"/>
          </w:rPr>
          <w:t>https://explore-education-statistics.service.gov.uk/find-statistics/the-link-between-absence-and-attainment-at-ks2-and-ks4/2018-19</w:t>
        </w:r>
      </w:hyperlink>
      <w:r>
        <w:t>.</w:t>
      </w:r>
    </w:p>
    <w:p w14:paraId="7D8CE350" w14:textId="77777777" w:rsidR="00660CA6" w:rsidRDefault="00000000" w:rsidP="00856D00">
      <w:pPr>
        <w:pStyle w:val="References"/>
      </w:pPr>
      <w:bookmarkStart w:id="255" w:name="ref-DfE2025a"/>
      <w:bookmarkEnd w:id="254"/>
      <w:r>
        <w:t xml:space="preserve">DfE. 2025a. </w:t>
      </w:r>
      <w:r>
        <w:rPr>
          <w:i/>
          <w:iCs/>
        </w:rPr>
        <w:t>Link Between Attendance and Attainment</w:t>
      </w:r>
      <w:r>
        <w:t xml:space="preserve">. Department for Education. </w:t>
      </w:r>
      <w:hyperlink r:id="rId23">
        <w:r w:rsidR="00660CA6">
          <w:rPr>
            <w:rStyle w:val="Hyperlink"/>
          </w:rPr>
          <w:t>https://www.gov.uk/government/publications/link-between-attendance-and-attainment</w:t>
        </w:r>
      </w:hyperlink>
      <w:r>
        <w:t>.</w:t>
      </w:r>
    </w:p>
    <w:p w14:paraId="20F97EE8" w14:textId="77777777" w:rsidR="00660CA6" w:rsidRDefault="00000000" w:rsidP="00856D00">
      <w:pPr>
        <w:pStyle w:val="References"/>
      </w:pPr>
      <w:bookmarkStart w:id="256" w:name="ref-DfE2025b"/>
      <w:bookmarkEnd w:id="255"/>
      <w:r>
        <w:t xml:space="preserve">DfE. 2025b. </w:t>
      </w:r>
      <w:r>
        <w:rPr>
          <w:i/>
          <w:iCs/>
        </w:rPr>
        <w:t>Pupil Absence in Schools in England, Autumn and Spring Term 2024/25</w:t>
      </w:r>
      <w:r>
        <w:t xml:space="preserve">. Department for Education. </w:t>
      </w:r>
      <w:hyperlink r:id="rId24">
        <w:r w:rsidR="00660CA6">
          <w:rPr>
            <w:rStyle w:val="Hyperlink"/>
          </w:rPr>
          <w:t>https://explore-education-statistics.service.gov.uk/find-statistics/pupil-absence-in-schools-in-england/2024-25-autumn-and-spring-term</w:t>
        </w:r>
      </w:hyperlink>
      <w:r>
        <w:t>.</w:t>
      </w:r>
    </w:p>
    <w:p w14:paraId="1E865417" w14:textId="77777777" w:rsidR="00660CA6" w:rsidRDefault="00000000" w:rsidP="00856D00">
      <w:pPr>
        <w:pStyle w:val="References"/>
      </w:pPr>
      <w:bookmarkStart w:id="257" w:name="ref-dfe_every_2026"/>
      <w:bookmarkEnd w:id="256"/>
      <w:r>
        <w:t xml:space="preserve">DfE. 2026. </w:t>
      </w:r>
      <w:r>
        <w:rPr>
          <w:i/>
          <w:iCs/>
        </w:rPr>
        <w:t>Every Child Achieving and Thriving</w:t>
      </w:r>
      <w:r>
        <w:t xml:space="preserve">. Policy {Paper}. Department for Education. </w:t>
      </w:r>
      <w:hyperlink r:id="rId25">
        <w:r w:rsidR="00660CA6">
          <w:rPr>
            <w:rStyle w:val="Hyperlink"/>
          </w:rPr>
          <w:t>https://www.gov.uk/government/publications/every-child-achieving-and-thriving/every-child-achieving-and-thriving-html-version</w:t>
        </w:r>
      </w:hyperlink>
      <w:r>
        <w:t>.</w:t>
      </w:r>
    </w:p>
    <w:p w14:paraId="2254A69D" w14:textId="77777777" w:rsidR="00660CA6" w:rsidRDefault="00000000" w:rsidP="00856D00">
      <w:pPr>
        <w:pStyle w:val="References"/>
      </w:pPr>
      <w:bookmarkStart w:id="258" w:name="ref-Ding2023"/>
      <w:bookmarkEnd w:id="257"/>
      <w:r>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6">
        <w:r w:rsidR="00660CA6">
          <w:rPr>
            <w:rStyle w:val="Hyperlink"/>
          </w:rPr>
          <w:t>https://doi.org/10.1016/j.jth.2023.101605</w:t>
        </w:r>
      </w:hyperlink>
      <w:r>
        <w:t>.</w:t>
      </w:r>
    </w:p>
    <w:p w14:paraId="2488879D" w14:textId="77777777" w:rsidR="00660CA6" w:rsidRDefault="00000000" w:rsidP="00856D00">
      <w:pPr>
        <w:pStyle w:val="References"/>
      </w:pPr>
      <w:bookmarkStart w:id="259" w:name="ref-Drager2024"/>
      <w:bookmarkEnd w:id="258"/>
      <w:r>
        <w:t xml:space="preserve">Dräger, Jascha, Markus Klein, and Edward Sosu. 2024. “The Long-Term Consequences of Early School Absences for Educational Attainment and Labour Market Outcomes.” </w:t>
      </w:r>
      <w:r>
        <w:rPr>
          <w:i/>
          <w:iCs/>
        </w:rPr>
        <w:t>British Educational Research Journal</w:t>
      </w:r>
      <w:r>
        <w:t xml:space="preserve"> 50 (4): 1636–54. </w:t>
      </w:r>
      <w:hyperlink r:id="rId27">
        <w:r w:rsidR="00660CA6">
          <w:rPr>
            <w:rStyle w:val="Hyperlink"/>
          </w:rPr>
          <w:t>https://doi.org/10.1002/berj.3992</w:t>
        </w:r>
      </w:hyperlink>
      <w:r>
        <w:t>.</w:t>
      </w:r>
    </w:p>
    <w:p w14:paraId="24C75CD1" w14:textId="77777777" w:rsidR="00660CA6" w:rsidRDefault="00000000" w:rsidP="00856D00">
      <w:pPr>
        <w:pStyle w:val="References"/>
      </w:pPr>
      <w:bookmarkStart w:id="260" w:name="ref-Farquharson2024"/>
      <w:bookmarkEnd w:id="259"/>
      <w:r>
        <w:t xml:space="preserve">Farquharson, Christine, Sandra McNally, and Imran Tahir. 2024. “Education Inequalities.” </w:t>
      </w:r>
      <w:r>
        <w:rPr>
          <w:i/>
          <w:iCs/>
        </w:rPr>
        <w:t>Oxford Open Economics</w:t>
      </w:r>
      <w:r>
        <w:t xml:space="preserve"> 3 (Supplement_1): i760–820. </w:t>
      </w:r>
      <w:hyperlink r:id="rId28">
        <w:r w:rsidR="00660CA6">
          <w:rPr>
            <w:rStyle w:val="Hyperlink"/>
          </w:rPr>
          <w:t>https://doi.org/10.1093/ooec/odad029</w:t>
        </w:r>
      </w:hyperlink>
      <w:r>
        <w:t>.</w:t>
      </w:r>
    </w:p>
    <w:p w14:paraId="0F407C0B" w14:textId="77777777" w:rsidR="00660CA6" w:rsidRDefault="00000000" w:rsidP="00856D00">
      <w:pPr>
        <w:pStyle w:val="References"/>
      </w:pPr>
      <w:bookmarkStart w:id="261" w:name="ref-Faulkner2013"/>
      <w:bookmarkEnd w:id="260"/>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9">
        <w:r w:rsidR="00660CA6">
          <w:rPr>
            <w:rStyle w:val="Hyperlink"/>
          </w:rPr>
          <w:t>https://doi.org/10.1186/1471-2458-13-1166</w:t>
        </w:r>
      </w:hyperlink>
      <w:r>
        <w:t>.</w:t>
      </w:r>
    </w:p>
    <w:p w14:paraId="37E37BBA" w14:textId="77777777" w:rsidR="00660CA6" w:rsidRDefault="00000000" w:rsidP="00856D00">
      <w:pPr>
        <w:pStyle w:val="References"/>
      </w:pPr>
      <w:bookmarkStart w:id="262" w:name="ref-Fredriksen2004"/>
      <w:bookmarkEnd w:id="261"/>
      <w:r>
        <w:t xml:space="preserve">Fredriksen, Katia, Jean Rhodes, Ranjini Reddy, and Niobe Way. 2004. “Sleepless in Chicago: Tracking the Effects of Adolescent Sleep Loss During the Middle School Years.” </w:t>
      </w:r>
      <w:r>
        <w:rPr>
          <w:i/>
          <w:iCs/>
        </w:rPr>
        <w:t xml:space="preserve">Child </w:t>
      </w:r>
      <w:r>
        <w:rPr>
          <w:i/>
          <w:iCs/>
        </w:rPr>
        <w:lastRenderedPageBreak/>
        <w:t>Development</w:t>
      </w:r>
      <w:r>
        <w:t xml:space="preserve"> 75 (1): 84–95. https://doi.org/</w:t>
      </w:r>
      <w:hyperlink r:id="rId30">
        <w:r w:rsidR="00660CA6">
          <w:rPr>
            <w:rStyle w:val="Hyperlink"/>
          </w:rPr>
          <w:t>https://doi.org/10.1111/j.1467-8624.2004.00655.x</w:t>
        </w:r>
      </w:hyperlink>
      <w:r>
        <w:t>.</w:t>
      </w:r>
    </w:p>
    <w:p w14:paraId="2D0E5E38" w14:textId="77777777" w:rsidR="00660CA6" w:rsidRDefault="00000000" w:rsidP="00856D00">
      <w:pPr>
        <w:pStyle w:val="References"/>
      </w:pPr>
      <w:bookmarkStart w:id="263" w:name="ref-Gibbons2018"/>
      <w:bookmarkEnd w:id="262"/>
      <w:r>
        <w:t xml:space="preserve">Gibbons, Stephen, Vincenzo Scrutinio, and Shqiponja Telhaj. 2018. </w:t>
      </w:r>
      <w:r>
        <w:rPr>
          <w:i/>
          <w:iCs/>
        </w:rPr>
        <w:t>Teacher Turnover: Does It Matter for Pupil Achievement?</w:t>
      </w:r>
      <w:r>
        <w:t xml:space="preserve"> CEPDP1530. Centre for Economic Performance, LSE. </w:t>
      </w:r>
      <w:hyperlink r:id="rId31">
        <w:r w:rsidR="00660CA6">
          <w:rPr>
            <w:rStyle w:val="Hyperlink"/>
          </w:rPr>
          <w:t>https://cep.lse.ac.uk/_new/publications/abstract.asp?index=5752</w:t>
        </w:r>
      </w:hyperlink>
      <w:r>
        <w:t>.</w:t>
      </w:r>
    </w:p>
    <w:p w14:paraId="1B416768" w14:textId="77777777" w:rsidR="00660CA6" w:rsidRDefault="00000000" w:rsidP="00856D00">
      <w:pPr>
        <w:pStyle w:val="References"/>
      </w:pPr>
      <w:bookmarkStart w:id="264" w:name="ref-Gillborn2017"/>
      <w:bookmarkEnd w:id="263"/>
      <w:r>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32">
        <w:r w:rsidR="00660CA6">
          <w:rPr>
            <w:rStyle w:val="Hyperlink"/>
          </w:rPr>
          <w:t>https://doi.org/10.1002/berj.3297</w:t>
        </w:r>
      </w:hyperlink>
      <w:r>
        <w:t>.</w:t>
      </w:r>
    </w:p>
    <w:p w14:paraId="3728CB30" w14:textId="77777777" w:rsidR="00660CA6" w:rsidRDefault="00000000" w:rsidP="00856D00">
      <w:pPr>
        <w:pStyle w:val="References"/>
      </w:pPr>
      <w:bookmarkStart w:id="265" w:name="ref-gorard_how_2019"/>
      <w:bookmarkEnd w:id="264"/>
      <w:r>
        <w:t xml:space="preserve">Gorard, Stephen, and Nadia Siddiqui. 2019. “How Trajectories of Disadvantage Help Explain School Attainment.” </w:t>
      </w:r>
      <w:r>
        <w:rPr>
          <w:i/>
          <w:iCs/>
        </w:rPr>
        <w:t>Sage Open</w:t>
      </w:r>
      <w:r>
        <w:t xml:space="preserve"> 9 (1): 2158244018825171. </w:t>
      </w:r>
      <w:hyperlink r:id="rId33">
        <w:r w:rsidR="00660CA6">
          <w:rPr>
            <w:rStyle w:val="Hyperlink"/>
          </w:rPr>
          <w:t>https://doi.org/10.1177/2158244018825171</w:t>
        </w:r>
      </w:hyperlink>
      <w:r>
        <w:t>.</w:t>
      </w:r>
    </w:p>
    <w:p w14:paraId="3307B213" w14:textId="77777777" w:rsidR="00660CA6" w:rsidRDefault="00000000" w:rsidP="00856D00">
      <w:pPr>
        <w:pStyle w:val="References"/>
      </w:pPr>
      <w:bookmarkStart w:id="266" w:name="ref-gorard_school_2025"/>
      <w:bookmarkEnd w:id="265"/>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4">
        <w:r w:rsidR="00660CA6">
          <w:rPr>
            <w:rStyle w:val="Hyperlink"/>
          </w:rPr>
          <w:t>https://doi.org/10.3390/educsci15010006</w:t>
        </w:r>
      </w:hyperlink>
      <w:r>
        <w:t>.</w:t>
      </w:r>
    </w:p>
    <w:p w14:paraId="4947613D" w14:textId="77777777" w:rsidR="00660CA6" w:rsidRDefault="00000000" w:rsidP="00856D00">
      <w:pPr>
        <w:pStyle w:val="References"/>
      </w:pPr>
      <w:bookmarkStart w:id="267" w:name="ref-Grant2017"/>
      <w:bookmarkEnd w:id="266"/>
      <w:r>
        <w:t xml:space="preserve">Grant, Catherine. 2017. </w:t>
      </w:r>
      <w:r>
        <w:rPr>
          <w:i/>
          <w:iCs/>
        </w:rPr>
        <w:t>The Contribution of Education to Economic Growth</w:t>
      </w:r>
      <w:r>
        <w:t xml:space="preserve">. Report. The Institute of Development Studies; Partner Organisations. </w:t>
      </w:r>
      <w:hyperlink r:id="rId35">
        <w:r w:rsidR="00660CA6">
          <w:rPr>
            <w:rStyle w:val="Hyperlink"/>
          </w:rPr>
          <w:t>https://opendocs.ids.ac.uk/articles/report/The_Contribution_of_Education_to_Economic_Growth/26453986/1</w:t>
        </w:r>
      </w:hyperlink>
      <w:r>
        <w:t>.</w:t>
      </w:r>
    </w:p>
    <w:p w14:paraId="526A2EEF" w14:textId="77777777" w:rsidR="00660CA6" w:rsidRDefault="00000000" w:rsidP="00856D00">
      <w:pPr>
        <w:pStyle w:val="References"/>
      </w:pPr>
      <w:bookmarkStart w:id="268" w:name="ref-Guan2025"/>
      <w:bookmarkEnd w:id="267"/>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6">
        <w:r w:rsidR="00660CA6">
          <w:rPr>
            <w:rStyle w:val="Hyperlink"/>
          </w:rPr>
          <w:t>https://doi.org/10.1186/s12889-025-22861-7</w:t>
        </w:r>
      </w:hyperlink>
      <w:r>
        <w:t>.</w:t>
      </w:r>
    </w:p>
    <w:p w14:paraId="4E97757E" w14:textId="77777777" w:rsidR="00660CA6" w:rsidRDefault="00000000" w:rsidP="00856D00">
      <w:pPr>
        <w:pStyle w:val="References"/>
      </w:pPr>
      <w:bookmarkStart w:id="269" w:name="ref-Karan2021"/>
      <w:bookmarkEnd w:id="268"/>
      <w:r>
        <w:t xml:space="preserve">Karan, Maira, Danny Rahal, David M. Almeida, et al. 2021. “School Commute Time, Chronotype, and Altered HPA Axis Functioning During Adolescence.” </w:t>
      </w:r>
      <w:r>
        <w:rPr>
          <w:i/>
          <w:iCs/>
        </w:rPr>
        <w:t>Psychoneuroendocrinology</w:t>
      </w:r>
      <w:r>
        <w:t xml:space="preserve"> 133: 105371. </w:t>
      </w:r>
      <w:hyperlink r:id="rId37">
        <w:r w:rsidR="00660CA6">
          <w:rPr>
            <w:rStyle w:val="Hyperlink"/>
          </w:rPr>
          <w:t>https://doi.org/10.1016/j.psyneuen.2021.105371</w:t>
        </w:r>
      </w:hyperlink>
      <w:r>
        <w:t>.</w:t>
      </w:r>
    </w:p>
    <w:p w14:paraId="2383477B" w14:textId="77777777" w:rsidR="00660CA6" w:rsidRDefault="00000000" w:rsidP="00856D00">
      <w:pPr>
        <w:pStyle w:val="References"/>
      </w:pPr>
      <w:bookmarkStart w:id="270" w:name="ref-macleod_supporting_2015"/>
      <w:bookmarkEnd w:id="269"/>
      <w:r>
        <w:t xml:space="preserve">Macleod, S., C. Sharp, D. Bernardinelli, A. Skipp, and S. Higgins. 2015. </w:t>
      </w:r>
      <w:r>
        <w:rPr>
          <w:i/>
          <w:iCs/>
        </w:rPr>
        <w:t>Supporting the Attainment of Disadvantaged Pupils: Articulating Success and Good Practice</w:t>
      </w:r>
      <w:r>
        <w:t xml:space="preserve">. Department for Education. </w:t>
      </w:r>
      <w:hyperlink r:id="rId38">
        <w:r w:rsidR="00660CA6">
          <w:rPr>
            <w:rStyle w:val="Hyperlink"/>
          </w:rPr>
          <w:t>https://www.nfer.ac.uk/publications/supporting-the-attainment-of-disadvantaged-pupils-articulating-success-and-good-practice/</w:t>
        </w:r>
      </w:hyperlink>
      <w:r>
        <w:t>.</w:t>
      </w:r>
    </w:p>
    <w:p w14:paraId="7E59F1F4" w14:textId="77777777" w:rsidR="00660CA6" w:rsidRDefault="00000000" w:rsidP="00856D00">
      <w:pPr>
        <w:pStyle w:val="References"/>
        <w:rPr>
          <w:ins w:id="271" w:author="Adam Dennett" w:date="2026-08-19T15:56:00Z" w16du:dateUtc="2026-08-19T14:56:00Z"/>
        </w:rPr>
      </w:pPr>
      <w:bookmarkStart w:id="272" w:name="ref-Menzies2023"/>
      <w:bookmarkEnd w:id="270"/>
      <w:r>
        <w:lastRenderedPageBreak/>
        <w:t xml:space="preserve">Menzies, Loic. 2023. “Continuity and Churn: Understanding and Responding to the Impact of Teacher Turnover.” </w:t>
      </w:r>
      <w:r>
        <w:rPr>
          <w:i/>
          <w:iCs/>
        </w:rPr>
        <w:t>London Review of Education</w:t>
      </w:r>
      <w:r>
        <w:t xml:space="preserve"> 21 (1). </w:t>
      </w:r>
      <w:hyperlink r:id="rId39">
        <w:r w:rsidR="00660CA6">
          <w:rPr>
            <w:rStyle w:val="Hyperlink"/>
          </w:rPr>
          <w:t>https://doi.org/10.14324/LRE.21.1.20</w:t>
        </w:r>
      </w:hyperlink>
      <w:r>
        <w:t>.</w:t>
      </w:r>
    </w:p>
    <w:p w14:paraId="729B1B5B" w14:textId="4BFB2E5F" w:rsidR="00D254E0" w:rsidRDefault="004B7F79" w:rsidP="00856D00">
      <w:pPr>
        <w:pStyle w:val="References"/>
      </w:pPr>
      <w:ins w:id="273" w:author="Adam Dennett" w:date="2026-08-19T16:23:00Z">
        <w:r w:rsidRPr="004B7F79">
          <w:t xml:space="preserve">Moore, Emma, Juan Manuel Del Pozo Segura, and Jenna Julius. 2026. </w:t>
        </w:r>
        <w:r w:rsidRPr="004B7F79">
          <w:rPr>
            <w:i/>
            <w:iCs/>
          </w:rPr>
          <w:t>Understanding the Relationship Between Attendance, Wellbeing and Sense of Belonging</w:t>
        </w:r>
        <w:r w:rsidRPr="004B7F79">
          <w:t xml:space="preserve">. National Foundation for Educational Research. </w:t>
        </w:r>
        <w:r w:rsidRPr="004B7F79">
          <w:fldChar w:fldCharType="begin"/>
        </w:r>
        <w:r w:rsidRPr="004B7F79">
          <w:instrText>HYPERLINK "https://www.nfer.ac.uk/publications/understanding-the-relationship-between-attendance-wellbeing-and-sense-of-belonging/" \h</w:instrText>
        </w:r>
        <w:r w:rsidRPr="004B7F79">
          <w:fldChar w:fldCharType="separate"/>
        </w:r>
        <w:r w:rsidRPr="004B7F79">
          <w:rPr>
            <w:rStyle w:val="Hyperlink"/>
          </w:rPr>
          <w:t>https://www.nfer.ac.uk/publications/understanding-the-relationship-between-attendance-wellbeing-and-sense-of-belonging/</w:t>
        </w:r>
      </w:ins>
      <w:ins w:id="274" w:author="Adam Dennett" w:date="2026-08-19T16:23:00Z" w16du:dateUtc="2026-08-19T15:23:00Z">
        <w:r w:rsidRPr="004B7F79">
          <w:fldChar w:fldCharType="end"/>
        </w:r>
      </w:ins>
    </w:p>
    <w:p w14:paraId="5BA4074A" w14:textId="77777777" w:rsidR="00660CA6" w:rsidRDefault="00000000" w:rsidP="00856D00">
      <w:pPr>
        <w:pStyle w:val="References"/>
      </w:pPr>
      <w:bookmarkStart w:id="275" w:name="ref-nakagawa_coefficient_2017"/>
      <w:bookmarkEnd w:id="272"/>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40">
        <w:r w:rsidR="00660CA6">
          <w:rPr>
            <w:rStyle w:val="Hyperlink"/>
          </w:rPr>
          <w:t>https://doi.org/10.1098/rsif.2017.0213</w:t>
        </w:r>
      </w:hyperlink>
      <w:r>
        <w:t>.</w:t>
      </w:r>
    </w:p>
    <w:p w14:paraId="3EB88038" w14:textId="77777777" w:rsidR="00660CA6" w:rsidRDefault="00000000" w:rsidP="00856D00">
      <w:pPr>
        <w:pStyle w:val="References"/>
      </w:pPr>
      <w:bookmarkStart w:id="276" w:name="ref-nakagawa_general_2013"/>
      <w:bookmarkEnd w:id="275"/>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41">
        <w:r w:rsidR="00660CA6">
          <w:rPr>
            <w:rStyle w:val="Hyperlink"/>
          </w:rPr>
          <w:t>https://doi.org/10.1111/j.2041-210x.2012.00261.x</w:t>
        </w:r>
      </w:hyperlink>
      <w:r>
        <w:t>.</w:t>
      </w:r>
    </w:p>
    <w:p w14:paraId="471BB21F" w14:textId="77777777" w:rsidR="00660CA6" w:rsidRDefault="00000000" w:rsidP="00856D00">
      <w:pPr>
        <w:pStyle w:val="References"/>
      </w:pPr>
      <w:bookmarkStart w:id="277" w:name="ref-Nakajima2024"/>
      <w:bookmarkEnd w:id="276"/>
      <w:r>
        <w:t xml:space="preserve">Nakajima, Sakurako, Yuichiro Otsuka, Osamu Itani, Yoshifumi Kaneko, Masato Suzuki, and Yoshitaka Kaneita. 2024. “Association Between Commuting and Mental Health Among Japanese Adolescents.” </w:t>
      </w:r>
      <w:r>
        <w:rPr>
          <w:i/>
          <w:iCs/>
        </w:rPr>
        <w:t>Psychiatry and Clinical Neurosciences</w:t>
      </w:r>
      <w:r>
        <w:t xml:space="preserve"> 78 (10): 588–94. </w:t>
      </w:r>
      <w:hyperlink r:id="rId42">
        <w:r w:rsidR="00660CA6">
          <w:rPr>
            <w:rStyle w:val="Hyperlink"/>
          </w:rPr>
          <w:t>https://doi.org/10.1111/pcn.13714</w:t>
        </w:r>
      </w:hyperlink>
      <w:r>
        <w:t>.</w:t>
      </w:r>
    </w:p>
    <w:p w14:paraId="0C8D1792" w14:textId="77777777" w:rsidR="00660CA6" w:rsidRDefault="00000000" w:rsidP="00856D00">
      <w:pPr>
        <w:pStyle w:val="References"/>
      </w:pPr>
      <w:bookmarkStart w:id="278" w:name="ref-Otsuka2025"/>
      <w:bookmarkEnd w:id="277"/>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43">
        <w:r w:rsidR="00660CA6">
          <w:rPr>
            <w:rStyle w:val="Hyperlink"/>
          </w:rPr>
          <w:t>https://doi.org/10.1265/ehpm.25-00290</w:t>
        </w:r>
      </w:hyperlink>
      <w:r>
        <w:t>.</w:t>
      </w:r>
    </w:p>
    <w:p w14:paraId="1BCDFA62" w14:textId="77777777" w:rsidR="00660CA6" w:rsidRDefault="00000000" w:rsidP="00856D00">
      <w:pPr>
        <w:pStyle w:val="References"/>
      </w:pPr>
      <w:bookmarkStart w:id="279" w:name="ref-Pereira2014"/>
      <w:bookmarkEnd w:id="278"/>
      <w:r>
        <w:t xml:space="preserve">Pereira, Erico F., Claudia Moreno, and Fernando M. Louzada. 2014. “Increased Commuting to School Time Reduces Sleep Duration in Adolescents.” </w:t>
      </w:r>
      <w:r>
        <w:rPr>
          <w:i/>
          <w:iCs/>
        </w:rPr>
        <w:t>Chronobiology International</w:t>
      </w:r>
      <w:r>
        <w:t xml:space="preserve"> 31 (1): 87–94. </w:t>
      </w:r>
      <w:hyperlink r:id="rId44">
        <w:r w:rsidR="00660CA6">
          <w:rPr>
            <w:rStyle w:val="Hyperlink"/>
          </w:rPr>
          <w:t>https://doi.org/10.3109/07420528.2013.826238</w:t>
        </w:r>
      </w:hyperlink>
      <w:r>
        <w:t>.</w:t>
      </w:r>
    </w:p>
    <w:p w14:paraId="480B39DF" w14:textId="77777777" w:rsidR="00660CA6" w:rsidRDefault="00000000" w:rsidP="00856D00">
      <w:pPr>
        <w:pStyle w:val="References"/>
      </w:pPr>
      <w:bookmarkStart w:id="280" w:name="ref-Pradhan2017"/>
      <w:bookmarkEnd w:id="279"/>
      <w:r>
        <w:t xml:space="preserve">Pradhan, Rajesh Kumar, and Nandita Sinha. 2017. “Impact of Commuting Distance and School Timing on Sleep of School Students.” </w:t>
      </w:r>
      <w:r>
        <w:rPr>
          <w:i/>
          <w:iCs/>
        </w:rPr>
        <w:t>Sleep and Biological Rhythms</w:t>
      </w:r>
      <w:r>
        <w:t xml:space="preserve"> 15 (2): 153–58. </w:t>
      </w:r>
      <w:hyperlink r:id="rId45">
        <w:r w:rsidR="00660CA6">
          <w:rPr>
            <w:rStyle w:val="Hyperlink"/>
          </w:rPr>
          <w:t>https://doi.org/10.1007/s41105-017-0091-0</w:t>
        </w:r>
      </w:hyperlink>
      <w:r>
        <w:t>.</w:t>
      </w:r>
    </w:p>
    <w:p w14:paraId="71B809A8" w14:textId="77777777" w:rsidR="00660CA6" w:rsidRDefault="00000000" w:rsidP="00856D00">
      <w:pPr>
        <w:pStyle w:val="References"/>
      </w:pPr>
      <w:bookmarkStart w:id="281" w:name="ref-Riordan2021"/>
      <w:bookmarkEnd w:id="280"/>
      <w:r>
        <w:lastRenderedPageBreak/>
        <w:t xml:space="preserve">Riordan, S., M. Jopling, and S. Starr. 2021. </w:t>
      </w:r>
      <w:r>
        <w:rPr>
          <w:i/>
          <w:iCs/>
        </w:rPr>
        <w:t>Against the Odds: Achieving Greater Progress for Secondary Students Facing Socio-Economic Disadvantage</w:t>
      </w:r>
      <w:r>
        <w:t xml:space="preserve">. Social Mobility Commission. </w:t>
      </w:r>
      <w:hyperlink r:id="rId46">
        <w:r w:rsidR="00660CA6">
          <w:rPr>
            <w:rStyle w:val="Hyperlink"/>
          </w:rPr>
          <w:t>https://www.gov.uk/government/publications/against-the-odds</w:t>
        </w:r>
      </w:hyperlink>
      <w:r>
        <w:t>.</w:t>
      </w:r>
    </w:p>
    <w:p w14:paraId="3C577694" w14:textId="77777777" w:rsidR="00660CA6" w:rsidRDefault="00000000" w:rsidP="00856D00">
      <w:pPr>
        <w:pStyle w:val="References"/>
      </w:pPr>
      <w:bookmarkStart w:id="282" w:name="ref-Ross2020"/>
      <w:bookmarkEnd w:id="281"/>
      <w:r>
        <w:t xml:space="preserve">Ross, A., C. Lessof, R. Brind-Kantar, R. Khandker, and D. Aitken. 2020. </w:t>
      </w:r>
      <w:r>
        <w:rPr>
          <w:i/>
          <w:iCs/>
        </w:rPr>
        <w:t>Examining the London Advantage in Attainment: Evidence from LSYPE</w:t>
      </w:r>
      <w:r>
        <w:t xml:space="preserve">. Department for Education. </w:t>
      </w:r>
      <w:hyperlink r:id="rId47">
        <w:r w:rsidR="00660CA6">
          <w:rPr>
            <w:rStyle w:val="Hyperlink"/>
          </w:rPr>
          <w:t>https://www.gov.uk/government/publications/examining-the-london-advantage-in-attainment-evidence-from-lsype</w:t>
        </w:r>
      </w:hyperlink>
      <w:r>
        <w:t>.</w:t>
      </w:r>
    </w:p>
    <w:p w14:paraId="026CF20C" w14:textId="77777777" w:rsidR="00660CA6" w:rsidRDefault="00000000" w:rsidP="00856D00">
      <w:pPr>
        <w:pStyle w:val="References"/>
      </w:pPr>
      <w:bookmarkStart w:id="283" w:name="ref-Shah2023"/>
      <w:bookmarkEnd w:id="282"/>
      <w:r>
        <w:t xml:space="preserve">Shah, Kajal B. 2023. “Traversing the City: Examining the Impacts of Extended Commute on Student Wellbeing &amp; High School Experience in Chicago.” Master’s thesis, University of Chicago. </w:t>
      </w:r>
      <w:hyperlink r:id="rId48">
        <w:r w:rsidR="00660CA6">
          <w:rPr>
            <w:rStyle w:val="Hyperlink"/>
          </w:rPr>
          <w:t>https://knowledge.uchicago.edu/record/7216</w:t>
        </w:r>
      </w:hyperlink>
      <w:r>
        <w:t>.</w:t>
      </w:r>
    </w:p>
    <w:p w14:paraId="288E6784" w14:textId="77777777" w:rsidR="00660CA6" w:rsidRDefault="00000000" w:rsidP="00856D00">
      <w:pPr>
        <w:pStyle w:val="References"/>
      </w:pPr>
      <w:bookmarkStart w:id="284" w:name="ref-Snijders2012"/>
      <w:bookmarkEnd w:id="283"/>
      <w:r>
        <w:t xml:space="preserve">Snijders, T. A. B. 2012. </w:t>
      </w:r>
      <w:r>
        <w:rPr>
          <w:i/>
          <w:iCs/>
        </w:rPr>
        <w:t>Multilevel Analysis: An Introduction to Basic and Advanced Multilevel Modeling</w:t>
      </w:r>
      <w:r>
        <w:t>. 2nd ed. SAGE.</w:t>
      </w:r>
    </w:p>
    <w:p w14:paraId="7A25EC6C" w14:textId="77777777" w:rsidR="00660CA6" w:rsidRDefault="00000000" w:rsidP="00856D00">
      <w:pPr>
        <w:pStyle w:val="References"/>
      </w:pPr>
      <w:bookmarkStart w:id="285" w:name="ref-Stein2021"/>
      <w:bookmarkEnd w:id="284"/>
      <w:r>
        <w:t xml:space="preserve">Stein, Marc L., Julia Burdick-Will, and Jeffrey Grigg. 2021. “A Choice Too Far: Transit Difficulty and Early High School Transfer.” </w:t>
      </w:r>
      <w:r>
        <w:rPr>
          <w:i/>
          <w:iCs/>
        </w:rPr>
        <w:t>Educational Researcher</w:t>
      </w:r>
      <w:r>
        <w:t xml:space="preserve"> 50 (3): 137–44. </w:t>
      </w:r>
      <w:hyperlink r:id="rId49">
        <w:r w:rsidR="00660CA6">
          <w:rPr>
            <w:rStyle w:val="Hyperlink"/>
          </w:rPr>
          <w:t>https://doi.org/10.3102/0013189X20949504</w:t>
        </w:r>
      </w:hyperlink>
      <w:r>
        <w:t>.</w:t>
      </w:r>
    </w:p>
    <w:p w14:paraId="1BEBE84B" w14:textId="77777777" w:rsidR="00660CA6" w:rsidRDefault="00000000" w:rsidP="00856D00">
      <w:pPr>
        <w:pStyle w:val="References"/>
      </w:pPr>
      <w:bookmarkStart w:id="286" w:name="ref-StopforthGayle2025"/>
      <w:bookmarkEnd w:id="285"/>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50">
        <w:r w:rsidR="00660CA6">
          <w:rPr>
            <w:rStyle w:val="Hyperlink"/>
          </w:rPr>
          <w:t>https://doi.org/10.1080/01425692.2025.2474040</w:t>
        </w:r>
      </w:hyperlink>
      <w:r>
        <w:t>.</w:t>
      </w:r>
    </w:p>
    <w:p w14:paraId="443B3EDE" w14:textId="77777777" w:rsidR="00660CA6" w:rsidRDefault="00000000" w:rsidP="00856D00">
      <w:pPr>
        <w:pStyle w:val="References"/>
      </w:pPr>
      <w:bookmarkStart w:id="287" w:name="ref-Strand2021"/>
      <w:bookmarkEnd w:id="286"/>
      <w:r>
        <w:t xml:space="preserve">Strand, S. 2021. </w:t>
      </w:r>
      <w:r>
        <w:rPr>
          <w:i/>
          <w:iCs/>
        </w:rPr>
        <w:t>Ethnic, Socio-Economic and Sex Inequalities in Educational Achievement at Age 16, by Professor Steve Strand</w:t>
      </w:r>
      <w:r>
        <w:t xml:space="preserve">. Commission on Ethnic; Racial Disparities. </w:t>
      </w:r>
      <w:hyperlink r:id="rId51">
        <w:r w:rsidR="00660CA6">
          <w:rPr>
            <w:rStyle w:val="Hyperlink"/>
          </w:rPr>
          <w:t>https://www.gov.uk/government/publications/the-report-of-the-commission-on-race-and-ethnic-disparities-supporting-research/ethnic-socio-economic-and-sex-inequalities-in-educational-achievement-at-age-16-by-professor-steve-strand</w:t>
        </w:r>
      </w:hyperlink>
      <w:r>
        <w:t>.</w:t>
      </w:r>
    </w:p>
    <w:p w14:paraId="2FE79847" w14:textId="77777777" w:rsidR="00660CA6" w:rsidRDefault="00000000" w:rsidP="00856D00">
      <w:pPr>
        <w:pStyle w:val="References"/>
      </w:pPr>
      <w:bookmarkStart w:id="288" w:name="ref-tan_good_2025"/>
      <w:bookmarkEnd w:id="287"/>
      <w:r>
        <w:t xml:space="preserve">Tan, Josiah, and Adam Dennett. 2025. “Do Good Schools Influence Property Prices? Disentangling School and Neighbourhood Effects with Empirical Evidence from Brighton.” In </w:t>
      </w:r>
      <w:r>
        <w:rPr>
          <w:i/>
          <w:iCs/>
        </w:rPr>
        <w:t>Digital-Era Urban Transformations</w:t>
      </w:r>
      <w:r>
        <w:t xml:space="preserve">, edited by Robert Goodspeed, Esra Suel, Huanfa Chen, Joana Barros, and Christopher Pettit. Springer Nature Switzerland. </w:t>
      </w:r>
      <w:hyperlink r:id="rId52">
        <w:r w:rsidR="00660CA6">
          <w:rPr>
            <w:rStyle w:val="Hyperlink"/>
          </w:rPr>
          <w:t>https://doi.org/10.1007/978-3-031-98300-9_17</w:t>
        </w:r>
      </w:hyperlink>
      <w:r>
        <w:t>.</w:t>
      </w:r>
    </w:p>
    <w:p w14:paraId="62C99629" w14:textId="77777777" w:rsidR="00660CA6" w:rsidRDefault="00000000" w:rsidP="00856D00">
      <w:pPr>
        <w:pStyle w:val="References"/>
      </w:pPr>
      <w:bookmarkStart w:id="289" w:name="ref-Thomson2023"/>
      <w:bookmarkEnd w:id="288"/>
      <w:r>
        <w:lastRenderedPageBreak/>
        <w:t xml:space="preserve">Thomson, Dave. 2023. “Are Pupils Who Live Further Away from Their School Absent More Often?” In </w:t>
      </w:r>
      <w:r>
        <w:rPr>
          <w:i/>
          <w:iCs/>
        </w:rPr>
        <w:t>FFT Education Datalab</w:t>
      </w:r>
      <w:r>
        <w:t xml:space="preserve">. </w:t>
      </w:r>
      <w:hyperlink r:id="rId53">
        <w:r w:rsidR="00660CA6">
          <w:rPr>
            <w:rStyle w:val="Hyperlink"/>
          </w:rPr>
          <w:t>https://ffteducationdatalab.org.uk/2023/11/are-pupils-who-live-further-away-from-their-school-absent-more-often/</w:t>
        </w:r>
      </w:hyperlink>
      <w:r>
        <w:t>.</w:t>
      </w:r>
    </w:p>
    <w:p w14:paraId="6A928FD7" w14:textId="77777777" w:rsidR="00660CA6" w:rsidRDefault="00000000" w:rsidP="00856D00">
      <w:pPr>
        <w:pStyle w:val="References"/>
      </w:pPr>
      <w:bookmarkStart w:id="290" w:name="ref-Tuckett2023"/>
      <w:bookmarkEnd w:id="289"/>
      <w:r>
        <w:t xml:space="preserve">Tuckett, S., E. Hunt, D. Robinson, and N. Babbini. 2023. </w:t>
      </w:r>
      <w:r>
        <w:rPr>
          <w:i/>
          <w:iCs/>
        </w:rPr>
        <w:t>EPI Annual Report 2023</w:t>
      </w:r>
      <w:r>
        <w:t xml:space="preserve">. Education Policy Institute. </w:t>
      </w:r>
      <w:hyperlink r:id="rId54">
        <w:r w:rsidR="00660CA6">
          <w:rPr>
            <w:rStyle w:val="Hyperlink"/>
          </w:rPr>
          <w:t>https://epi.org.uk/annual-report-2023/</w:t>
        </w:r>
      </w:hyperlink>
      <w:r>
        <w:t>.</w:t>
      </w:r>
    </w:p>
    <w:p w14:paraId="13A508FE" w14:textId="77777777" w:rsidR="00660CA6" w:rsidRDefault="00000000" w:rsidP="00856D00">
      <w:pPr>
        <w:pStyle w:val="References"/>
      </w:pPr>
      <w:bookmarkStart w:id="291" w:name="ref-Voulgaris2019"/>
      <w:bookmarkEnd w:id="290"/>
      <w:r>
        <w:t xml:space="preserve">Voulgaris, Carole Turley, Michael J. Smart, and Brian D. Taylor. 2019. “Tired of Commuting? Relationships Among Journeys to School, Sleep, and Exercise Among American Teenagers.” </w:t>
      </w:r>
      <w:r>
        <w:rPr>
          <w:i/>
          <w:iCs/>
        </w:rPr>
        <w:t>Journal of Planning Education and Research</w:t>
      </w:r>
      <w:r>
        <w:t xml:space="preserve"> 39 (2): 142–54. </w:t>
      </w:r>
      <w:hyperlink r:id="rId55">
        <w:r w:rsidR="00660CA6">
          <w:rPr>
            <w:rStyle w:val="Hyperlink"/>
          </w:rPr>
          <w:t>https://doi.org/10.1177/0739456X17725148</w:t>
        </w:r>
      </w:hyperlink>
      <w:r>
        <w:t>.</w:t>
      </w:r>
    </w:p>
    <w:p w14:paraId="3D56C29A" w14:textId="77777777" w:rsidR="00660CA6" w:rsidRDefault="00000000" w:rsidP="00856D00">
      <w:pPr>
        <w:pStyle w:val="References"/>
      </w:pPr>
      <w:bookmarkStart w:id="292" w:name="ref-Yeo2019"/>
      <w:bookmarkEnd w:id="291"/>
      <w:r>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6">
        <w:r w:rsidR="00660CA6">
          <w:rPr>
            <w:rStyle w:val="Hyperlink"/>
          </w:rPr>
          <w:t>https://doi.org/10.1016/j.sleep.2018.10.041</w:t>
        </w:r>
      </w:hyperlink>
      <w:r>
        <w:t>.</w:t>
      </w:r>
    </w:p>
    <w:p w14:paraId="44746EFA" w14:textId="77777777" w:rsidR="00660CA6" w:rsidRDefault="00000000" w:rsidP="00856D00">
      <w:pPr>
        <w:pStyle w:val="References"/>
      </w:pPr>
      <w:bookmarkStart w:id="293" w:name="ref-Zuccollo2023"/>
      <w:bookmarkEnd w:id="292"/>
      <w:r>
        <w:t xml:space="preserve">Zuccollo, J., J. Cardim Dias, E. Jimenez, and N. Braakmann. 2023. </w:t>
      </w:r>
      <w:r>
        <w:rPr>
          <w:i/>
          <w:iCs/>
        </w:rPr>
        <w:t>The Influence of Headteachers on Their Schools</w:t>
      </w:r>
      <w:r>
        <w:t xml:space="preserve">. Education Policy Institute. </w:t>
      </w:r>
      <w:hyperlink r:id="rId57">
        <w:r w:rsidR="00660CA6">
          <w:rPr>
            <w:rStyle w:val="Hyperlink"/>
          </w:rPr>
          <w:t>https://epi.org.uk/publications-and-research/the-influence-of-headteachers-on-their-schools/</w:t>
        </w:r>
      </w:hyperlink>
      <w:r>
        <w:t>.</w:t>
      </w:r>
    </w:p>
    <w:p w14:paraId="4B7A7EF0" w14:textId="77777777" w:rsidR="006B1EF0" w:rsidRDefault="006B1EF0" w:rsidP="00856D00">
      <w:pPr>
        <w:pStyle w:val="References"/>
        <w:sectPr w:rsidR="006B1EF0">
          <w:footnotePr>
            <w:numRestart w:val="eachSect"/>
          </w:footnotePr>
          <w:pgSz w:w="12240" w:h="15840"/>
          <w:pgMar w:top="1440" w:right="1440" w:bottom="1440" w:left="1440" w:header="720" w:footer="720" w:gutter="0"/>
          <w:cols w:space="720"/>
        </w:sectPr>
      </w:pPr>
    </w:p>
    <w:p w14:paraId="53037DCC" w14:textId="77777777" w:rsidR="00856D00" w:rsidRDefault="00856D00" w:rsidP="00B8250B">
      <w:pPr>
        <w:pStyle w:val="Tabletitle"/>
      </w:pPr>
      <w:r>
        <w:lastRenderedPageBreak/>
        <w:t>Table 1: Stepwise progression to the full multilevel model for overall Attainment 8.</w:t>
      </w:r>
    </w:p>
    <w:tbl>
      <w:tblPr>
        <w:tblStyle w:val="TableGridLight"/>
        <w:tblW w:w="5000" w:type="pct"/>
        <w:tblLayout w:type="fixed"/>
        <w:tblLook w:val="0020" w:firstRow="1" w:lastRow="0" w:firstColumn="0" w:lastColumn="0" w:noHBand="0" w:noVBand="0"/>
      </w:tblPr>
      <w:tblGrid>
        <w:gridCol w:w="2413"/>
        <w:gridCol w:w="716"/>
        <w:gridCol w:w="716"/>
        <w:gridCol w:w="716"/>
        <w:gridCol w:w="717"/>
        <w:gridCol w:w="716"/>
        <w:gridCol w:w="716"/>
        <w:gridCol w:w="717"/>
        <w:gridCol w:w="716"/>
        <w:gridCol w:w="716"/>
        <w:gridCol w:w="717"/>
      </w:tblGrid>
      <w:tr w:rsidR="003E124A" w:rsidRPr="003E124A" w14:paraId="08653AC3" w14:textId="77777777" w:rsidTr="00440721">
        <w:trPr>
          <w:trHeight w:val="20"/>
        </w:trPr>
        <w:tc>
          <w:tcPr>
            <w:tcW w:w="2413" w:type="dxa"/>
          </w:tcPr>
          <w:p w14:paraId="28FBB799" w14:textId="77777777" w:rsidR="003E124A" w:rsidRPr="00440721" w:rsidRDefault="003E124A" w:rsidP="00440721">
            <w:pPr>
              <w:pStyle w:val="Compact"/>
              <w:spacing w:before="0" w:after="0" w:line="360" w:lineRule="auto"/>
              <w:contextualSpacing/>
              <w:jc w:val="center"/>
              <w:rPr>
                <w:b/>
                <w:bCs/>
                <w:sz w:val="16"/>
                <w:szCs w:val="16"/>
              </w:rPr>
            </w:pPr>
          </w:p>
        </w:tc>
        <w:tc>
          <w:tcPr>
            <w:tcW w:w="1432" w:type="dxa"/>
            <w:gridSpan w:val="2"/>
          </w:tcPr>
          <w:p w14:paraId="50983B1C" w14:textId="67442ED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M1</w:t>
            </w:r>
            <w:r w:rsidR="00440721" w:rsidRPr="00440721">
              <w:rPr>
                <w:b/>
                <w:bCs/>
                <w:sz w:val="16"/>
                <w:szCs w:val="16"/>
              </w:rPr>
              <w:t>:</w:t>
            </w:r>
            <w:r w:rsidRPr="00440721">
              <w:rPr>
                <w:b/>
                <w:bCs/>
                <w:sz w:val="16"/>
                <w:szCs w:val="16"/>
              </w:rPr>
              <w:t xml:space="preserve"> FSM</w:t>
            </w:r>
          </w:p>
        </w:tc>
        <w:tc>
          <w:tcPr>
            <w:tcW w:w="1433" w:type="dxa"/>
            <w:gridSpan w:val="2"/>
          </w:tcPr>
          <w:p w14:paraId="2697E539" w14:textId="3DC6A8A8"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M2</w:t>
            </w:r>
            <w:r w:rsidR="00440721" w:rsidRPr="00440721">
              <w:rPr>
                <w:b/>
                <w:bCs/>
                <w:sz w:val="16"/>
                <w:szCs w:val="16"/>
              </w:rPr>
              <w:t>:</w:t>
            </w:r>
            <w:r w:rsidRPr="00440721">
              <w:rPr>
                <w:b/>
                <w:bCs/>
                <w:sz w:val="16"/>
                <w:szCs w:val="16"/>
              </w:rPr>
              <w:t xml:space="preserve"> + Absence</w:t>
            </w:r>
          </w:p>
        </w:tc>
        <w:tc>
          <w:tcPr>
            <w:tcW w:w="1432" w:type="dxa"/>
            <w:gridSpan w:val="2"/>
          </w:tcPr>
          <w:p w14:paraId="68278F27" w14:textId="0940FCBE"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M3</w:t>
            </w:r>
            <w:r w:rsidR="00440721" w:rsidRPr="00440721">
              <w:rPr>
                <w:b/>
                <w:bCs/>
                <w:sz w:val="16"/>
                <w:szCs w:val="16"/>
              </w:rPr>
              <w:t>:</w:t>
            </w:r>
            <w:r w:rsidRPr="00440721">
              <w:rPr>
                <w:b/>
                <w:bCs/>
                <w:sz w:val="16"/>
                <w:szCs w:val="16"/>
              </w:rPr>
              <w:t xml:space="preserve"> +Prior</w:t>
            </w:r>
          </w:p>
        </w:tc>
        <w:tc>
          <w:tcPr>
            <w:tcW w:w="1433" w:type="dxa"/>
            <w:gridSpan w:val="2"/>
          </w:tcPr>
          <w:p w14:paraId="692D129D" w14:textId="1D2CB1F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M4</w:t>
            </w:r>
            <w:r w:rsidR="00440721" w:rsidRPr="00440721">
              <w:rPr>
                <w:b/>
                <w:bCs/>
                <w:sz w:val="16"/>
                <w:szCs w:val="16"/>
              </w:rPr>
              <w:t>:</w:t>
            </w:r>
            <w:r w:rsidRPr="00440721">
              <w:rPr>
                <w:b/>
                <w:bCs/>
                <w:sz w:val="16"/>
                <w:szCs w:val="16"/>
              </w:rPr>
              <w:t xml:space="preserve"> All Fixed</w:t>
            </w:r>
          </w:p>
        </w:tc>
        <w:tc>
          <w:tcPr>
            <w:tcW w:w="1433" w:type="dxa"/>
            <w:gridSpan w:val="2"/>
          </w:tcPr>
          <w:p w14:paraId="293243F1" w14:textId="56B4C36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M5</w:t>
            </w:r>
            <w:r w:rsidR="00440721" w:rsidRPr="00440721">
              <w:rPr>
                <w:b/>
                <w:bCs/>
                <w:sz w:val="16"/>
                <w:szCs w:val="16"/>
              </w:rPr>
              <w:t>:</w:t>
            </w:r>
            <w:r w:rsidRPr="00440721">
              <w:rPr>
                <w:b/>
                <w:bCs/>
                <w:sz w:val="16"/>
                <w:szCs w:val="16"/>
              </w:rPr>
              <w:t xml:space="preserve"> Full LME</w:t>
            </w:r>
          </w:p>
        </w:tc>
      </w:tr>
      <w:tr w:rsidR="00856D00" w:rsidRPr="003E124A" w14:paraId="256BC8A6" w14:textId="77777777" w:rsidTr="00440721">
        <w:trPr>
          <w:trHeight w:val="20"/>
        </w:trPr>
        <w:tc>
          <w:tcPr>
            <w:tcW w:w="2413" w:type="dxa"/>
          </w:tcPr>
          <w:p w14:paraId="47FDCD2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Variable</w:t>
            </w:r>
          </w:p>
        </w:tc>
        <w:tc>
          <w:tcPr>
            <w:tcW w:w="716" w:type="dxa"/>
          </w:tcPr>
          <w:p w14:paraId="6EB44D6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160A22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1DC8A75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35C84F9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0A1C99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9BF841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7" w:type="dxa"/>
          </w:tcPr>
          <w:p w14:paraId="033C3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87EA12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CFA46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585DE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r>
      <w:tr w:rsidR="00856D00" w:rsidRPr="003E124A" w14:paraId="496A93B9" w14:textId="77777777" w:rsidTr="00440721">
        <w:trPr>
          <w:trHeight w:val="20"/>
        </w:trPr>
        <w:tc>
          <w:tcPr>
            <w:tcW w:w="2413" w:type="dxa"/>
          </w:tcPr>
          <w:p w14:paraId="32FD460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(Intercept)</w:t>
            </w:r>
          </w:p>
        </w:tc>
        <w:tc>
          <w:tcPr>
            <w:tcW w:w="716" w:type="dxa"/>
          </w:tcPr>
          <w:p w14:paraId="3975079C" w14:textId="0581F078" w:rsidR="00856D00" w:rsidRPr="003E124A" w:rsidRDefault="00856D00" w:rsidP="00440721">
            <w:pPr>
              <w:pStyle w:val="Compact"/>
              <w:spacing w:before="0" w:after="0" w:line="360" w:lineRule="auto"/>
              <w:contextualSpacing/>
              <w:jc w:val="center"/>
              <w:rPr>
                <w:sz w:val="16"/>
                <w:szCs w:val="16"/>
              </w:rPr>
            </w:pPr>
            <w:r w:rsidRPr="003E124A">
              <w:rPr>
                <w:sz w:val="16"/>
                <w:szCs w:val="16"/>
              </w:rPr>
              <w:t>4.473</w:t>
            </w:r>
            <w:r w:rsidR="003E124A">
              <w:rPr>
                <w:sz w:val="16"/>
                <w:szCs w:val="16"/>
              </w:rPr>
              <w:t xml:space="preserve"> </w:t>
            </w:r>
            <w:r w:rsidRPr="003E124A">
              <w:rPr>
                <w:sz w:val="16"/>
                <w:szCs w:val="16"/>
              </w:rPr>
              <w:t>***</w:t>
            </w:r>
          </w:p>
        </w:tc>
        <w:tc>
          <w:tcPr>
            <w:tcW w:w="716" w:type="dxa"/>
          </w:tcPr>
          <w:p w14:paraId="59B1CFE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621.25</w:t>
            </w:r>
          </w:p>
        </w:tc>
        <w:tc>
          <w:tcPr>
            <w:tcW w:w="716" w:type="dxa"/>
          </w:tcPr>
          <w:p w14:paraId="1582924A" w14:textId="19810C3D" w:rsidR="00856D00" w:rsidRPr="003E124A" w:rsidRDefault="00856D00" w:rsidP="00440721">
            <w:pPr>
              <w:pStyle w:val="Compact"/>
              <w:spacing w:before="0" w:after="0" w:line="360" w:lineRule="auto"/>
              <w:contextualSpacing/>
              <w:jc w:val="center"/>
              <w:rPr>
                <w:sz w:val="16"/>
                <w:szCs w:val="16"/>
              </w:rPr>
            </w:pPr>
            <w:r w:rsidRPr="003E124A">
              <w:rPr>
                <w:sz w:val="16"/>
                <w:szCs w:val="16"/>
              </w:rPr>
              <w:t>5.006</w:t>
            </w:r>
            <w:r w:rsidR="003E124A">
              <w:rPr>
                <w:sz w:val="16"/>
                <w:szCs w:val="16"/>
              </w:rPr>
              <w:t xml:space="preserve"> </w:t>
            </w:r>
            <w:r w:rsidRPr="003E124A">
              <w:rPr>
                <w:sz w:val="16"/>
                <w:szCs w:val="16"/>
              </w:rPr>
              <w:t>***</w:t>
            </w:r>
          </w:p>
        </w:tc>
        <w:tc>
          <w:tcPr>
            <w:tcW w:w="717" w:type="dxa"/>
          </w:tcPr>
          <w:p w14:paraId="4D32D68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579.97</w:t>
            </w:r>
          </w:p>
        </w:tc>
        <w:tc>
          <w:tcPr>
            <w:tcW w:w="716" w:type="dxa"/>
          </w:tcPr>
          <w:p w14:paraId="325CFB58" w14:textId="71325A1E" w:rsidR="00856D00" w:rsidRPr="003E124A" w:rsidRDefault="00856D00" w:rsidP="00440721">
            <w:pPr>
              <w:pStyle w:val="Compact"/>
              <w:spacing w:before="0" w:after="0" w:line="360" w:lineRule="auto"/>
              <w:contextualSpacing/>
              <w:jc w:val="center"/>
              <w:rPr>
                <w:sz w:val="16"/>
                <w:szCs w:val="16"/>
              </w:rPr>
            </w:pPr>
            <w:r w:rsidRPr="003E124A">
              <w:rPr>
                <w:sz w:val="16"/>
                <w:szCs w:val="16"/>
              </w:rPr>
              <w:t>4.833</w:t>
            </w:r>
            <w:r w:rsidR="003E124A">
              <w:rPr>
                <w:sz w:val="16"/>
                <w:szCs w:val="16"/>
              </w:rPr>
              <w:t xml:space="preserve"> </w:t>
            </w:r>
            <w:r w:rsidRPr="003E124A">
              <w:rPr>
                <w:sz w:val="16"/>
                <w:szCs w:val="16"/>
              </w:rPr>
              <w:t>***</w:t>
            </w:r>
          </w:p>
        </w:tc>
        <w:tc>
          <w:tcPr>
            <w:tcW w:w="716" w:type="dxa"/>
          </w:tcPr>
          <w:p w14:paraId="342333F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547.18</w:t>
            </w:r>
          </w:p>
        </w:tc>
        <w:tc>
          <w:tcPr>
            <w:tcW w:w="717" w:type="dxa"/>
          </w:tcPr>
          <w:p w14:paraId="458C5747" w14:textId="33B812E8" w:rsidR="00856D00" w:rsidRPr="003E124A" w:rsidRDefault="00856D00" w:rsidP="00440721">
            <w:pPr>
              <w:pStyle w:val="Compact"/>
              <w:spacing w:before="0" w:after="0" w:line="360" w:lineRule="auto"/>
              <w:contextualSpacing/>
              <w:jc w:val="center"/>
              <w:rPr>
                <w:sz w:val="16"/>
                <w:szCs w:val="16"/>
              </w:rPr>
            </w:pPr>
            <w:r w:rsidRPr="003E124A">
              <w:rPr>
                <w:sz w:val="16"/>
                <w:szCs w:val="16"/>
              </w:rPr>
              <w:t>4.628</w:t>
            </w:r>
            <w:r w:rsidR="003E124A">
              <w:rPr>
                <w:sz w:val="16"/>
                <w:szCs w:val="16"/>
              </w:rPr>
              <w:t xml:space="preserve"> </w:t>
            </w:r>
            <w:r w:rsidRPr="003E124A">
              <w:rPr>
                <w:sz w:val="16"/>
                <w:szCs w:val="16"/>
              </w:rPr>
              <w:t>***</w:t>
            </w:r>
          </w:p>
        </w:tc>
        <w:tc>
          <w:tcPr>
            <w:tcW w:w="716" w:type="dxa"/>
          </w:tcPr>
          <w:p w14:paraId="33FD1782"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319.11</w:t>
            </w:r>
          </w:p>
        </w:tc>
        <w:tc>
          <w:tcPr>
            <w:tcW w:w="716" w:type="dxa"/>
          </w:tcPr>
          <w:p w14:paraId="0F7BB277" w14:textId="23182EFF" w:rsidR="00856D00" w:rsidRPr="003E124A" w:rsidRDefault="00856D00" w:rsidP="00440721">
            <w:pPr>
              <w:pStyle w:val="Compact"/>
              <w:spacing w:before="0" w:after="0" w:line="360" w:lineRule="auto"/>
              <w:contextualSpacing/>
              <w:jc w:val="center"/>
              <w:rPr>
                <w:sz w:val="16"/>
                <w:szCs w:val="16"/>
              </w:rPr>
            </w:pPr>
            <w:r w:rsidRPr="003E124A">
              <w:rPr>
                <w:sz w:val="16"/>
                <w:szCs w:val="16"/>
              </w:rPr>
              <w:t>4.633</w:t>
            </w:r>
            <w:r w:rsidR="003E124A">
              <w:rPr>
                <w:sz w:val="16"/>
                <w:szCs w:val="16"/>
              </w:rPr>
              <w:t xml:space="preserve"> </w:t>
            </w:r>
            <w:r w:rsidRPr="003E124A">
              <w:rPr>
                <w:sz w:val="16"/>
                <w:szCs w:val="16"/>
              </w:rPr>
              <w:t>***</w:t>
            </w:r>
          </w:p>
        </w:tc>
        <w:tc>
          <w:tcPr>
            <w:tcW w:w="717" w:type="dxa"/>
          </w:tcPr>
          <w:p w14:paraId="177A4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125.61</w:t>
            </w:r>
          </w:p>
        </w:tc>
      </w:tr>
      <w:tr w:rsidR="00856D00" w:rsidRPr="003E124A" w14:paraId="14F3BFEB" w14:textId="77777777" w:rsidTr="00440721">
        <w:trPr>
          <w:trHeight w:val="20"/>
        </w:trPr>
        <w:tc>
          <w:tcPr>
            <w:tcW w:w="2413" w:type="dxa"/>
          </w:tcPr>
          <w:p w14:paraId="18B1FA6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FSM)</w:t>
            </w:r>
          </w:p>
        </w:tc>
        <w:tc>
          <w:tcPr>
            <w:tcW w:w="716" w:type="dxa"/>
          </w:tcPr>
          <w:p w14:paraId="7EE0CF62" w14:textId="64F2F219" w:rsidR="00856D00" w:rsidRPr="003E124A" w:rsidRDefault="00856D00" w:rsidP="00440721">
            <w:pPr>
              <w:pStyle w:val="Compact"/>
              <w:spacing w:before="0" w:after="0" w:line="360" w:lineRule="auto"/>
              <w:contextualSpacing/>
              <w:jc w:val="center"/>
              <w:rPr>
                <w:sz w:val="16"/>
                <w:szCs w:val="16"/>
              </w:rPr>
            </w:pPr>
            <w:r w:rsidRPr="003E124A">
              <w:rPr>
                <w:sz w:val="16"/>
                <w:szCs w:val="16"/>
              </w:rPr>
              <w:t>-0.201</w:t>
            </w:r>
            <w:r w:rsidR="003E124A">
              <w:rPr>
                <w:sz w:val="16"/>
                <w:szCs w:val="16"/>
              </w:rPr>
              <w:t xml:space="preserve"> </w:t>
            </w:r>
            <w:r w:rsidRPr="003E124A">
              <w:rPr>
                <w:sz w:val="16"/>
                <w:szCs w:val="16"/>
              </w:rPr>
              <w:t>***</w:t>
            </w:r>
          </w:p>
        </w:tc>
        <w:tc>
          <w:tcPr>
            <w:tcW w:w="716" w:type="dxa"/>
          </w:tcPr>
          <w:p w14:paraId="1180CDC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-88.94</w:t>
            </w:r>
          </w:p>
        </w:tc>
        <w:tc>
          <w:tcPr>
            <w:tcW w:w="716" w:type="dxa"/>
          </w:tcPr>
          <w:p w14:paraId="15620F00" w14:textId="573EA65C" w:rsidR="00856D00" w:rsidRPr="003E124A" w:rsidRDefault="00856D00" w:rsidP="00440721">
            <w:pPr>
              <w:pStyle w:val="Compact"/>
              <w:spacing w:before="0" w:after="0" w:line="360" w:lineRule="auto"/>
              <w:contextualSpacing/>
              <w:jc w:val="center"/>
              <w:rPr>
                <w:sz w:val="16"/>
                <w:szCs w:val="16"/>
              </w:rPr>
            </w:pPr>
            <w:r w:rsidRPr="003E124A">
              <w:rPr>
                <w:sz w:val="16"/>
                <w:szCs w:val="16"/>
              </w:rPr>
              <w:t>-0.122</w:t>
            </w:r>
            <w:r w:rsidR="003E124A">
              <w:rPr>
                <w:sz w:val="16"/>
                <w:szCs w:val="16"/>
              </w:rPr>
              <w:t xml:space="preserve"> </w:t>
            </w:r>
            <w:r w:rsidRPr="003E124A">
              <w:rPr>
                <w:sz w:val="16"/>
                <w:szCs w:val="16"/>
              </w:rPr>
              <w:t>***</w:t>
            </w:r>
          </w:p>
        </w:tc>
        <w:tc>
          <w:tcPr>
            <w:tcW w:w="717" w:type="dxa"/>
          </w:tcPr>
          <w:p w14:paraId="6DE63B1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-59.66</w:t>
            </w:r>
          </w:p>
        </w:tc>
        <w:tc>
          <w:tcPr>
            <w:tcW w:w="716" w:type="dxa"/>
          </w:tcPr>
          <w:p w14:paraId="3475646E" w14:textId="79409A59" w:rsidR="00856D00" w:rsidRPr="003E124A" w:rsidRDefault="00856D00" w:rsidP="00440721">
            <w:pPr>
              <w:pStyle w:val="Compact"/>
              <w:spacing w:before="0" w:after="0" w:line="360" w:lineRule="auto"/>
              <w:contextualSpacing/>
              <w:jc w:val="center"/>
              <w:rPr>
                <w:sz w:val="16"/>
                <w:szCs w:val="16"/>
              </w:rPr>
            </w:pPr>
            <w:r w:rsidRPr="003E124A">
              <w:rPr>
                <w:sz w:val="16"/>
                <w:szCs w:val="16"/>
              </w:rPr>
              <w:t>-0.073</w:t>
            </w:r>
            <w:r w:rsidR="003E124A">
              <w:rPr>
                <w:sz w:val="16"/>
                <w:szCs w:val="16"/>
              </w:rPr>
              <w:t xml:space="preserve"> </w:t>
            </w:r>
            <w:r w:rsidRPr="003E124A">
              <w:rPr>
                <w:sz w:val="16"/>
                <w:szCs w:val="16"/>
              </w:rPr>
              <w:t>***</w:t>
            </w:r>
          </w:p>
        </w:tc>
        <w:tc>
          <w:tcPr>
            <w:tcW w:w="716" w:type="dxa"/>
          </w:tcPr>
          <w:p w14:paraId="169A94A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-33.46</w:t>
            </w:r>
          </w:p>
        </w:tc>
        <w:tc>
          <w:tcPr>
            <w:tcW w:w="717" w:type="dxa"/>
          </w:tcPr>
          <w:p w14:paraId="4346539D" w14:textId="37BA183C" w:rsidR="00856D00" w:rsidRPr="003E124A" w:rsidRDefault="00856D00" w:rsidP="00440721">
            <w:pPr>
              <w:pStyle w:val="Compact"/>
              <w:spacing w:before="0" w:after="0" w:line="360" w:lineRule="auto"/>
              <w:contextualSpacing/>
              <w:jc w:val="center"/>
              <w:rPr>
                <w:sz w:val="16"/>
                <w:szCs w:val="16"/>
              </w:rPr>
            </w:pPr>
            <w:r w:rsidRPr="003E124A">
              <w:rPr>
                <w:sz w:val="16"/>
                <w:szCs w:val="16"/>
              </w:rPr>
              <w:t>-0.071</w:t>
            </w:r>
            <w:r w:rsidR="003E124A">
              <w:rPr>
                <w:sz w:val="16"/>
                <w:szCs w:val="16"/>
              </w:rPr>
              <w:t xml:space="preserve"> </w:t>
            </w:r>
            <w:r w:rsidRPr="003E124A">
              <w:rPr>
                <w:sz w:val="16"/>
                <w:szCs w:val="16"/>
              </w:rPr>
              <w:t>***</w:t>
            </w:r>
          </w:p>
        </w:tc>
        <w:tc>
          <w:tcPr>
            <w:tcW w:w="716" w:type="dxa"/>
          </w:tcPr>
          <w:p w14:paraId="7C0292A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-28.60</w:t>
            </w:r>
          </w:p>
        </w:tc>
        <w:tc>
          <w:tcPr>
            <w:tcW w:w="716" w:type="dxa"/>
          </w:tcPr>
          <w:p w14:paraId="09C15B6D" w14:textId="171941D4" w:rsidR="00856D00" w:rsidRPr="003E124A" w:rsidRDefault="00856D00" w:rsidP="00440721">
            <w:pPr>
              <w:pStyle w:val="Compact"/>
              <w:spacing w:before="0" w:after="0" w:line="360" w:lineRule="auto"/>
              <w:contextualSpacing/>
              <w:jc w:val="center"/>
              <w:rPr>
                <w:sz w:val="16"/>
                <w:szCs w:val="16"/>
              </w:rPr>
            </w:pPr>
            <w:r w:rsidRPr="003E124A">
              <w:rPr>
                <w:sz w:val="16"/>
                <w:szCs w:val="16"/>
              </w:rPr>
              <w:t>-0.067</w:t>
            </w:r>
            <w:r w:rsidR="003E124A">
              <w:rPr>
                <w:sz w:val="16"/>
                <w:szCs w:val="16"/>
              </w:rPr>
              <w:t xml:space="preserve"> </w:t>
            </w:r>
            <w:r w:rsidRPr="003E124A">
              <w:rPr>
                <w:sz w:val="16"/>
                <w:szCs w:val="16"/>
              </w:rPr>
              <w:t>***</w:t>
            </w:r>
          </w:p>
        </w:tc>
        <w:tc>
          <w:tcPr>
            <w:tcW w:w="717" w:type="dxa"/>
          </w:tcPr>
          <w:p w14:paraId="59DD2C2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-24.90</w:t>
            </w:r>
          </w:p>
        </w:tc>
      </w:tr>
      <w:tr w:rsidR="00856D00" w:rsidRPr="003E124A" w14:paraId="1E96C46B" w14:textId="77777777" w:rsidTr="00440721">
        <w:trPr>
          <w:trHeight w:val="20"/>
        </w:trPr>
        <w:tc>
          <w:tcPr>
            <w:tcW w:w="2413" w:type="dxa"/>
          </w:tcPr>
          <w:p w14:paraId="6616557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Absence)</w:t>
            </w:r>
          </w:p>
        </w:tc>
        <w:tc>
          <w:tcPr>
            <w:tcW w:w="716" w:type="dxa"/>
          </w:tcPr>
          <w:p w14:paraId="01DA8251" w14:textId="77777777" w:rsidR="00856D00" w:rsidRPr="003E124A" w:rsidRDefault="00856D00" w:rsidP="00440721">
            <w:pPr>
              <w:pStyle w:val="Compact"/>
              <w:spacing w:before="0" w:after="0" w:line="360" w:lineRule="auto"/>
              <w:contextualSpacing/>
              <w:rPr>
                <w:sz w:val="16"/>
                <w:szCs w:val="16"/>
              </w:rPr>
            </w:pPr>
          </w:p>
        </w:tc>
        <w:tc>
          <w:tcPr>
            <w:tcW w:w="716" w:type="dxa"/>
          </w:tcPr>
          <w:p w14:paraId="36C6121A" w14:textId="77777777" w:rsidR="00856D00" w:rsidRPr="003E124A" w:rsidRDefault="00856D00" w:rsidP="00440721">
            <w:pPr>
              <w:pStyle w:val="Compact"/>
              <w:spacing w:before="0" w:after="0" w:line="360" w:lineRule="auto"/>
              <w:contextualSpacing/>
              <w:rPr>
                <w:sz w:val="16"/>
                <w:szCs w:val="16"/>
              </w:rPr>
            </w:pPr>
          </w:p>
        </w:tc>
        <w:tc>
          <w:tcPr>
            <w:tcW w:w="716" w:type="dxa"/>
          </w:tcPr>
          <w:p w14:paraId="67B13D85" w14:textId="06BF3A75" w:rsidR="00856D00" w:rsidRPr="003E124A" w:rsidRDefault="00856D00" w:rsidP="00440721">
            <w:pPr>
              <w:pStyle w:val="Compact"/>
              <w:spacing w:before="0" w:after="0" w:line="360" w:lineRule="auto"/>
              <w:contextualSpacing/>
              <w:jc w:val="center"/>
              <w:rPr>
                <w:sz w:val="16"/>
                <w:szCs w:val="16"/>
              </w:rPr>
            </w:pPr>
            <w:r w:rsidRPr="003E124A">
              <w:rPr>
                <w:sz w:val="16"/>
                <w:szCs w:val="16"/>
              </w:rPr>
              <w:t>-0.364</w:t>
            </w:r>
            <w:r w:rsidR="003E124A">
              <w:rPr>
                <w:sz w:val="16"/>
                <w:szCs w:val="16"/>
              </w:rPr>
              <w:t xml:space="preserve"> </w:t>
            </w:r>
            <w:r w:rsidRPr="003E124A">
              <w:rPr>
                <w:sz w:val="16"/>
                <w:szCs w:val="16"/>
              </w:rPr>
              <w:t>***</w:t>
            </w:r>
          </w:p>
        </w:tc>
        <w:tc>
          <w:tcPr>
            <w:tcW w:w="717" w:type="dxa"/>
          </w:tcPr>
          <w:p w14:paraId="1592128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-82.87</w:t>
            </w:r>
          </w:p>
        </w:tc>
        <w:tc>
          <w:tcPr>
            <w:tcW w:w="716" w:type="dxa"/>
          </w:tcPr>
          <w:p w14:paraId="1FDC83A8" w14:textId="3E6E3F65" w:rsidR="00856D00" w:rsidRPr="003E124A" w:rsidRDefault="00856D00" w:rsidP="00440721">
            <w:pPr>
              <w:pStyle w:val="Compact"/>
              <w:spacing w:before="0" w:after="0" w:line="360" w:lineRule="auto"/>
              <w:contextualSpacing/>
              <w:jc w:val="center"/>
              <w:rPr>
                <w:sz w:val="16"/>
                <w:szCs w:val="16"/>
              </w:rPr>
            </w:pPr>
            <w:r w:rsidRPr="003E124A">
              <w:rPr>
                <w:sz w:val="16"/>
                <w:szCs w:val="16"/>
              </w:rPr>
              <w:t>-0.287</w:t>
            </w:r>
            <w:r w:rsidR="003E124A">
              <w:rPr>
                <w:sz w:val="16"/>
                <w:szCs w:val="16"/>
              </w:rPr>
              <w:t xml:space="preserve"> </w:t>
            </w:r>
            <w:r w:rsidRPr="003E124A">
              <w:rPr>
                <w:sz w:val="16"/>
                <w:szCs w:val="16"/>
              </w:rPr>
              <w:t>***</w:t>
            </w:r>
          </w:p>
        </w:tc>
        <w:tc>
          <w:tcPr>
            <w:tcW w:w="716" w:type="dxa"/>
          </w:tcPr>
          <w:p w14:paraId="69B37E9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-65.28</w:t>
            </w:r>
          </w:p>
        </w:tc>
        <w:tc>
          <w:tcPr>
            <w:tcW w:w="717" w:type="dxa"/>
          </w:tcPr>
          <w:p w14:paraId="260D9B9D" w14:textId="03A40EA7" w:rsidR="00856D00" w:rsidRPr="003E124A" w:rsidRDefault="00856D00" w:rsidP="00440721">
            <w:pPr>
              <w:pStyle w:val="Compact"/>
              <w:spacing w:before="0" w:after="0" w:line="360" w:lineRule="auto"/>
              <w:contextualSpacing/>
              <w:jc w:val="center"/>
              <w:rPr>
                <w:sz w:val="16"/>
                <w:szCs w:val="16"/>
              </w:rPr>
            </w:pPr>
            <w:r w:rsidRPr="003E124A">
              <w:rPr>
                <w:sz w:val="16"/>
                <w:szCs w:val="16"/>
              </w:rPr>
              <w:t>-0.242</w:t>
            </w:r>
            <w:r w:rsidR="003E124A">
              <w:rPr>
                <w:sz w:val="16"/>
                <w:szCs w:val="16"/>
              </w:rPr>
              <w:t xml:space="preserve"> </w:t>
            </w:r>
            <w:r w:rsidRPr="003E124A">
              <w:rPr>
                <w:sz w:val="16"/>
                <w:szCs w:val="16"/>
              </w:rPr>
              <w:t>***</w:t>
            </w:r>
          </w:p>
        </w:tc>
        <w:tc>
          <w:tcPr>
            <w:tcW w:w="716" w:type="dxa"/>
          </w:tcPr>
          <w:p w14:paraId="7317A78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-51.65</w:t>
            </w:r>
          </w:p>
        </w:tc>
        <w:tc>
          <w:tcPr>
            <w:tcW w:w="716" w:type="dxa"/>
          </w:tcPr>
          <w:p w14:paraId="6D83E466" w14:textId="3EFF12DF" w:rsidR="00856D00" w:rsidRPr="003E124A" w:rsidRDefault="00856D00" w:rsidP="00440721">
            <w:pPr>
              <w:pStyle w:val="Compact"/>
              <w:spacing w:before="0" w:after="0" w:line="360" w:lineRule="auto"/>
              <w:contextualSpacing/>
              <w:jc w:val="center"/>
              <w:rPr>
                <w:sz w:val="16"/>
                <w:szCs w:val="16"/>
              </w:rPr>
            </w:pPr>
            <w:r w:rsidRPr="003E124A">
              <w:rPr>
                <w:sz w:val="16"/>
                <w:szCs w:val="16"/>
              </w:rPr>
              <w:t>-0.213</w:t>
            </w:r>
            <w:r w:rsidR="003E124A">
              <w:rPr>
                <w:sz w:val="16"/>
                <w:szCs w:val="16"/>
              </w:rPr>
              <w:t xml:space="preserve"> </w:t>
            </w:r>
            <w:r w:rsidRPr="003E124A">
              <w:rPr>
                <w:sz w:val="16"/>
                <w:szCs w:val="16"/>
              </w:rPr>
              <w:t>***</w:t>
            </w:r>
          </w:p>
        </w:tc>
        <w:tc>
          <w:tcPr>
            <w:tcW w:w="717" w:type="dxa"/>
          </w:tcPr>
          <w:p w14:paraId="77DE19F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-46.03</w:t>
            </w:r>
          </w:p>
        </w:tc>
      </w:tr>
      <w:tr w:rsidR="00856D00" w:rsidRPr="003E124A" w14:paraId="404C16B7" w14:textId="77777777" w:rsidTr="00440721">
        <w:trPr>
          <w:trHeight w:val="20"/>
        </w:trPr>
        <w:tc>
          <w:tcPr>
            <w:tcW w:w="2413" w:type="dxa"/>
          </w:tcPr>
          <w:p w14:paraId="18F9EC74"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EAL)</w:t>
            </w:r>
          </w:p>
        </w:tc>
        <w:tc>
          <w:tcPr>
            <w:tcW w:w="716" w:type="dxa"/>
          </w:tcPr>
          <w:p w14:paraId="46F0DEBB" w14:textId="77777777" w:rsidR="00856D00" w:rsidRPr="003E124A" w:rsidRDefault="00856D00" w:rsidP="00440721">
            <w:pPr>
              <w:pStyle w:val="Compact"/>
              <w:spacing w:before="0" w:after="0" w:line="360" w:lineRule="auto"/>
              <w:contextualSpacing/>
              <w:rPr>
                <w:sz w:val="16"/>
                <w:szCs w:val="16"/>
              </w:rPr>
            </w:pPr>
          </w:p>
        </w:tc>
        <w:tc>
          <w:tcPr>
            <w:tcW w:w="716" w:type="dxa"/>
          </w:tcPr>
          <w:p w14:paraId="219D7571" w14:textId="77777777" w:rsidR="00856D00" w:rsidRPr="003E124A" w:rsidRDefault="00856D00" w:rsidP="00440721">
            <w:pPr>
              <w:pStyle w:val="Compact"/>
              <w:spacing w:before="0" w:after="0" w:line="360" w:lineRule="auto"/>
              <w:contextualSpacing/>
              <w:rPr>
                <w:sz w:val="16"/>
                <w:szCs w:val="16"/>
              </w:rPr>
            </w:pPr>
          </w:p>
        </w:tc>
        <w:tc>
          <w:tcPr>
            <w:tcW w:w="716" w:type="dxa"/>
          </w:tcPr>
          <w:p w14:paraId="30AF2ACC" w14:textId="77777777" w:rsidR="00856D00" w:rsidRPr="003E124A" w:rsidRDefault="00856D00" w:rsidP="00440721">
            <w:pPr>
              <w:pStyle w:val="Compact"/>
              <w:spacing w:before="0" w:after="0" w:line="360" w:lineRule="auto"/>
              <w:contextualSpacing/>
              <w:rPr>
                <w:sz w:val="16"/>
                <w:szCs w:val="16"/>
              </w:rPr>
            </w:pPr>
          </w:p>
        </w:tc>
        <w:tc>
          <w:tcPr>
            <w:tcW w:w="717" w:type="dxa"/>
          </w:tcPr>
          <w:p w14:paraId="4B09972B" w14:textId="77777777" w:rsidR="00856D00" w:rsidRPr="003E124A" w:rsidRDefault="00856D00" w:rsidP="00440721">
            <w:pPr>
              <w:pStyle w:val="Compact"/>
              <w:spacing w:before="0" w:after="0" w:line="360" w:lineRule="auto"/>
              <w:contextualSpacing/>
              <w:rPr>
                <w:sz w:val="16"/>
                <w:szCs w:val="16"/>
              </w:rPr>
            </w:pPr>
          </w:p>
        </w:tc>
        <w:tc>
          <w:tcPr>
            <w:tcW w:w="716" w:type="dxa"/>
          </w:tcPr>
          <w:p w14:paraId="49F93C44" w14:textId="77777777" w:rsidR="00856D00" w:rsidRPr="003E124A" w:rsidRDefault="00856D00" w:rsidP="00440721">
            <w:pPr>
              <w:pStyle w:val="Compact"/>
              <w:spacing w:before="0" w:after="0" w:line="360" w:lineRule="auto"/>
              <w:contextualSpacing/>
              <w:rPr>
                <w:sz w:val="16"/>
                <w:szCs w:val="16"/>
              </w:rPr>
            </w:pPr>
          </w:p>
        </w:tc>
        <w:tc>
          <w:tcPr>
            <w:tcW w:w="716" w:type="dxa"/>
          </w:tcPr>
          <w:p w14:paraId="7989C8E7" w14:textId="77777777" w:rsidR="00856D00" w:rsidRPr="003E124A" w:rsidRDefault="00856D00" w:rsidP="00440721">
            <w:pPr>
              <w:pStyle w:val="Compact"/>
              <w:spacing w:before="0" w:after="0" w:line="360" w:lineRule="auto"/>
              <w:contextualSpacing/>
              <w:rPr>
                <w:sz w:val="16"/>
                <w:szCs w:val="16"/>
              </w:rPr>
            </w:pPr>
          </w:p>
        </w:tc>
        <w:tc>
          <w:tcPr>
            <w:tcW w:w="717" w:type="dxa"/>
          </w:tcPr>
          <w:p w14:paraId="35ED3BB5" w14:textId="47D2DF6E" w:rsidR="00856D00" w:rsidRPr="003E124A" w:rsidRDefault="00856D00" w:rsidP="00440721">
            <w:pPr>
              <w:pStyle w:val="Compact"/>
              <w:spacing w:before="0" w:after="0" w:line="360" w:lineRule="auto"/>
              <w:contextualSpacing/>
              <w:jc w:val="center"/>
              <w:rPr>
                <w:sz w:val="16"/>
                <w:szCs w:val="16"/>
              </w:rPr>
            </w:pPr>
            <w:r w:rsidRPr="003E124A">
              <w:rPr>
                <w:sz w:val="16"/>
                <w:szCs w:val="16"/>
              </w:rPr>
              <w:t>0.014</w:t>
            </w:r>
            <w:r w:rsidR="003E124A">
              <w:rPr>
                <w:sz w:val="16"/>
                <w:szCs w:val="16"/>
              </w:rPr>
              <w:t xml:space="preserve"> </w:t>
            </w:r>
            <w:r w:rsidRPr="003E124A">
              <w:rPr>
                <w:sz w:val="16"/>
                <w:szCs w:val="16"/>
              </w:rPr>
              <w:t>***</w:t>
            </w:r>
          </w:p>
        </w:tc>
        <w:tc>
          <w:tcPr>
            <w:tcW w:w="716" w:type="dxa"/>
          </w:tcPr>
          <w:p w14:paraId="691856E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13.69</w:t>
            </w:r>
          </w:p>
        </w:tc>
        <w:tc>
          <w:tcPr>
            <w:tcW w:w="716" w:type="dxa"/>
          </w:tcPr>
          <w:p w14:paraId="65CAFF69" w14:textId="5A83B8F8"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37B5460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4.92</w:t>
            </w:r>
          </w:p>
        </w:tc>
      </w:tr>
      <w:tr w:rsidR="00856D00" w:rsidRPr="003E124A" w14:paraId="50AEF47D" w14:textId="77777777" w:rsidTr="00440721">
        <w:trPr>
          <w:trHeight w:val="20"/>
        </w:trPr>
        <w:tc>
          <w:tcPr>
            <w:tcW w:w="2413" w:type="dxa"/>
          </w:tcPr>
          <w:p w14:paraId="42104FB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 Low Prior Attainment</w:t>
            </w:r>
          </w:p>
        </w:tc>
        <w:tc>
          <w:tcPr>
            <w:tcW w:w="716" w:type="dxa"/>
          </w:tcPr>
          <w:p w14:paraId="06CEBBCF" w14:textId="77777777" w:rsidR="00856D00" w:rsidRPr="003E124A" w:rsidRDefault="00856D00" w:rsidP="00440721">
            <w:pPr>
              <w:pStyle w:val="Compact"/>
              <w:spacing w:before="0" w:after="0" w:line="360" w:lineRule="auto"/>
              <w:contextualSpacing/>
              <w:rPr>
                <w:sz w:val="16"/>
                <w:szCs w:val="16"/>
              </w:rPr>
            </w:pPr>
          </w:p>
        </w:tc>
        <w:tc>
          <w:tcPr>
            <w:tcW w:w="716" w:type="dxa"/>
          </w:tcPr>
          <w:p w14:paraId="44079AA3" w14:textId="77777777" w:rsidR="00856D00" w:rsidRPr="003E124A" w:rsidRDefault="00856D00" w:rsidP="00440721">
            <w:pPr>
              <w:pStyle w:val="Compact"/>
              <w:spacing w:before="0" w:after="0" w:line="360" w:lineRule="auto"/>
              <w:contextualSpacing/>
              <w:rPr>
                <w:sz w:val="16"/>
                <w:szCs w:val="16"/>
              </w:rPr>
            </w:pPr>
          </w:p>
        </w:tc>
        <w:tc>
          <w:tcPr>
            <w:tcW w:w="716" w:type="dxa"/>
          </w:tcPr>
          <w:p w14:paraId="72C44005" w14:textId="77777777" w:rsidR="00856D00" w:rsidRPr="003E124A" w:rsidRDefault="00856D00" w:rsidP="00440721">
            <w:pPr>
              <w:pStyle w:val="Compact"/>
              <w:spacing w:before="0" w:after="0" w:line="360" w:lineRule="auto"/>
              <w:contextualSpacing/>
              <w:rPr>
                <w:sz w:val="16"/>
                <w:szCs w:val="16"/>
              </w:rPr>
            </w:pPr>
          </w:p>
        </w:tc>
        <w:tc>
          <w:tcPr>
            <w:tcW w:w="717" w:type="dxa"/>
          </w:tcPr>
          <w:p w14:paraId="6DD8F3BA" w14:textId="77777777" w:rsidR="00856D00" w:rsidRPr="003E124A" w:rsidRDefault="00856D00" w:rsidP="00440721">
            <w:pPr>
              <w:pStyle w:val="Compact"/>
              <w:spacing w:before="0" w:after="0" w:line="360" w:lineRule="auto"/>
              <w:contextualSpacing/>
              <w:rPr>
                <w:sz w:val="16"/>
                <w:szCs w:val="16"/>
              </w:rPr>
            </w:pPr>
          </w:p>
        </w:tc>
        <w:tc>
          <w:tcPr>
            <w:tcW w:w="716" w:type="dxa"/>
          </w:tcPr>
          <w:p w14:paraId="370B26C6" w14:textId="2682D14C"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6" w:type="dxa"/>
          </w:tcPr>
          <w:p w14:paraId="41DB4BA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-45.75</w:t>
            </w:r>
          </w:p>
        </w:tc>
        <w:tc>
          <w:tcPr>
            <w:tcW w:w="717" w:type="dxa"/>
          </w:tcPr>
          <w:p w14:paraId="14F30C35" w14:textId="7FD252BA" w:rsidR="00856D00" w:rsidRPr="003E124A" w:rsidRDefault="00856D00" w:rsidP="00440721">
            <w:pPr>
              <w:pStyle w:val="Compact"/>
              <w:spacing w:before="0" w:after="0" w:line="360" w:lineRule="auto"/>
              <w:contextualSpacing/>
              <w:jc w:val="center"/>
              <w:rPr>
                <w:sz w:val="16"/>
                <w:szCs w:val="16"/>
              </w:rPr>
            </w:pPr>
            <w:r w:rsidRPr="003E124A">
              <w:rPr>
                <w:sz w:val="16"/>
                <w:szCs w:val="16"/>
              </w:rPr>
              <w:t>-0.005</w:t>
            </w:r>
            <w:r w:rsidR="003E124A">
              <w:rPr>
                <w:sz w:val="16"/>
                <w:szCs w:val="16"/>
              </w:rPr>
              <w:t xml:space="preserve"> </w:t>
            </w:r>
            <w:r w:rsidRPr="003E124A">
              <w:rPr>
                <w:sz w:val="16"/>
                <w:szCs w:val="16"/>
              </w:rPr>
              <w:t>***</w:t>
            </w:r>
          </w:p>
        </w:tc>
        <w:tc>
          <w:tcPr>
            <w:tcW w:w="716" w:type="dxa"/>
          </w:tcPr>
          <w:p w14:paraId="4B28175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-37.59</w:t>
            </w:r>
          </w:p>
        </w:tc>
        <w:tc>
          <w:tcPr>
            <w:tcW w:w="716" w:type="dxa"/>
          </w:tcPr>
          <w:p w14:paraId="5C14F08C" w14:textId="0A5BF8A2"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2A5D19A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-41.35</w:t>
            </w:r>
          </w:p>
        </w:tc>
      </w:tr>
      <w:tr w:rsidR="00856D00" w:rsidRPr="003E124A" w14:paraId="1C1CBD02" w14:textId="77777777" w:rsidTr="00440721">
        <w:trPr>
          <w:trHeight w:val="20"/>
        </w:trPr>
        <w:tc>
          <w:tcPr>
            <w:tcW w:w="2413" w:type="dxa"/>
          </w:tcPr>
          <w:p w14:paraId="62E635C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Other non-selective</w:t>
            </w:r>
          </w:p>
        </w:tc>
        <w:tc>
          <w:tcPr>
            <w:tcW w:w="716" w:type="dxa"/>
          </w:tcPr>
          <w:p w14:paraId="34AAE3DF" w14:textId="77777777" w:rsidR="00856D00" w:rsidRPr="003E124A" w:rsidRDefault="00856D00" w:rsidP="00440721">
            <w:pPr>
              <w:pStyle w:val="Compact"/>
              <w:spacing w:before="0" w:after="0" w:line="360" w:lineRule="auto"/>
              <w:contextualSpacing/>
              <w:rPr>
                <w:sz w:val="16"/>
                <w:szCs w:val="16"/>
              </w:rPr>
            </w:pPr>
          </w:p>
        </w:tc>
        <w:tc>
          <w:tcPr>
            <w:tcW w:w="716" w:type="dxa"/>
          </w:tcPr>
          <w:p w14:paraId="1AF4B928" w14:textId="77777777" w:rsidR="00856D00" w:rsidRPr="003E124A" w:rsidRDefault="00856D00" w:rsidP="00440721">
            <w:pPr>
              <w:pStyle w:val="Compact"/>
              <w:spacing w:before="0" w:after="0" w:line="360" w:lineRule="auto"/>
              <w:contextualSpacing/>
              <w:rPr>
                <w:sz w:val="16"/>
                <w:szCs w:val="16"/>
              </w:rPr>
            </w:pPr>
          </w:p>
        </w:tc>
        <w:tc>
          <w:tcPr>
            <w:tcW w:w="716" w:type="dxa"/>
          </w:tcPr>
          <w:p w14:paraId="396FF086" w14:textId="77777777" w:rsidR="00856D00" w:rsidRPr="003E124A" w:rsidRDefault="00856D00" w:rsidP="00440721">
            <w:pPr>
              <w:pStyle w:val="Compact"/>
              <w:spacing w:before="0" w:after="0" w:line="360" w:lineRule="auto"/>
              <w:contextualSpacing/>
              <w:rPr>
                <w:sz w:val="16"/>
                <w:szCs w:val="16"/>
              </w:rPr>
            </w:pPr>
          </w:p>
        </w:tc>
        <w:tc>
          <w:tcPr>
            <w:tcW w:w="717" w:type="dxa"/>
          </w:tcPr>
          <w:p w14:paraId="166B18FA" w14:textId="77777777" w:rsidR="00856D00" w:rsidRPr="003E124A" w:rsidRDefault="00856D00" w:rsidP="00440721">
            <w:pPr>
              <w:pStyle w:val="Compact"/>
              <w:spacing w:before="0" w:after="0" w:line="360" w:lineRule="auto"/>
              <w:contextualSpacing/>
              <w:rPr>
                <w:sz w:val="16"/>
                <w:szCs w:val="16"/>
              </w:rPr>
            </w:pPr>
          </w:p>
        </w:tc>
        <w:tc>
          <w:tcPr>
            <w:tcW w:w="716" w:type="dxa"/>
          </w:tcPr>
          <w:p w14:paraId="25A9EF8F" w14:textId="77777777" w:rsidR="00856D00" w:rsidRPr="003E124A" w:rsidRDefault="00856D00" w:rsidP="00440721">
            <w:pPr>
              <w:pStyle w:val="Compact"/>
              <w:spacing w:before="0" w:after="0" w:line="360" w:lineRule="auto"/>
              <w:contextualSpacing/>
              <w:rPr>
                <w:sz w:val="16"/>
                <w:szCs w:val="16"/>
              </w:rPr>
            </w:pPr>
          </w:p>
        </w:tc>
        <w:tc>
          <w:tcPr>
            <w:tcW w:w="716" w:type="dxa"/>
          </w:tcPr>
          <w:p w14:paraId="03581865" w14:textId="77777777" w:rsidR="00856D00" w:rsidRPr="003E124A" w:rsidRDefault="00856D00" w:rsidP="00440721">
            <w:pPr>
              <w:pStyle w:val="Compact"/>
              <w:spacing w:before="0" w:after="0" w:line="360" w:lineRule="auto"/>
              <w:contextualSpacing/>
              <w:rPr>
                <w:sz w:val="16"/>
                <w:szCs w:val="16"/>
              </w:rPr>
            </w:pPr>
          </w:p>
        </w:tc>
        <w:tc>
          <w:tcPr>
            <w:tcW w:w="717" w:type="dxa"/>
          </w:tcPr>
          <w:p w14:paraId="65AC8D31" w14:textId="42BCAC9F" w:rsidR="00856D00" w:rsidRPr="003E124A" w:rsidRDefault="00856D00" w:rsidP="00440721">
            <w:pPr>
              <w:pStyle w:val="Compact"/>
              <w:spacing w:before="0" w:after="0" w:line="360" w:lineRule="auto"/>
              <w:contextualSpacing/>
              <w:jc w:val="center"/>
              <w:rPr>
                <w:sz w:val="16"/>
                <w:szCs w:val="16"/>
              </w:rPr>
            </w:pPr>
            <w:r w:rsidRPr="003E124A">
              <w:rPr>
                <w:sz w:val="16"/>
                <w:szCs w:val="16"/>
              </w:rPr>
              <w:t>0.051</w:t>
            </w:r>
            <w:r w:rsidR="003E124A">
              <w:rPr>
                <w:sz w:val="16"/>
                <w:szCs w:val="16"/>
              </w:rPr>
              <w:t xml:space="preserve"> </w:t>
            </w:r>
            <w:r w:rsidRPr="003E124A">
              <w:rPr>
                <w:sz w:val="16"/>
                <w:szCs w:val="16"/>
              </w:rPr>
              <w:t>***</w:t>
            </w:r>
          </w:p>
        </w:tc>
        <w:tc>
          <w:tcPr>
            <w:tcW w:w="716" w:type="dxa"/>
          </w:tcPr>
          <w:p w14:paraId="27B17AF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11.01</w:t>
            </w:r>
          </w:p>
        </w:tc>
        <w:tc>
          <w:tcPr>
            <w:tcW w:w="716" w:type="dxa"/>
          </w:tcPr>
          <w:p w14:paraId="5EC78B0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p>
        </w:tc>
        <w:tc>
          <w:tcPr>
            <w:tcW w:w="717" w:type="dxa"/>
          </w:tcPr>
          <w:p w14:paraId="282E87C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0.08</w:t>
            </w:r>
          </w:p>
        </w:tc>
      </w:tr>
      <w:tr w:rsidR="00856D00" w:rsidRPr="003E124A" w14:paraId="7FA1073C" w14:textId="77777777" w:rsidTr="00440721">
        <w:trPr>
          <w:trHeight w:val="20"/>
        </w:trPr>
        <w:tc>
          <w:tcPr>
            <w:tcW w:w="2413" w:type="dxa"/>
          </w:tcPr>
          <w:p w14:paraId="158BC10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Selective</w:t>
            </w:r>
          </w:p>
        </w:tc>
        <w:tc>
          <w:tcPr>
            <w:tcW w:w="716" w:type="dxa"/>
          </w:tcPr>
          <w:p w14:paraId="2D791870" w14:textId="77777777" w:rsidR="00856D00" w:rsidRPr="003E124A" w:rsidRDefault="00856D00" w:rsidP="00440721">
            <w:pPr>
              <w:pStyle w:val="Compact"/>
              <w:spacing w:before="0" w:after="0" w:line="360" w:lineRule="auto"/>
              <w:contextualSpacing/>
              <w:rPr>
                <w:sz w:val="16"/>
                <w:szCs w:val="16"/>
              </w:rPr>
            </w:pPr>
          </w:p>
        </w:tc>
        <w:tc>
          <w:tcPr>
            <w:tcW w:w="716" w:type="dxa"/>
          </w:tcPr>
          <w:p w14:paraId="19AB53EF" w14:textId="77777777" w:rsidR="00856D00" w:rsidRPr="003E124A" w:rsidRDefault="00856D00" w:rsidP="00440721">
            <w:pPr>
              <w:pStyle w:val="Compact"/>
              <w:spacing w:before="0" w:after="0" w:line="360" w:lineRule="auto"/>
              <w:contextualSpacing/>
              <w:rPr>
                <w:sz w:val="16"/>
                <w:szCs w:val="16"/>
              </w:rPr>
            </w:pPr>
          </w:p>
        </w:tc>
        <w:tc>
          <w:tcPr>
            <w:tcW w:w="716" w:type="dxa"/>
          </w:tcPr>
          <w:p w14:paraId="5CBFCA18" w14:textId="77777777" w:rsidR="00856D00" w:rsidRPr="003E124A" w:rsidRDefault="00856D00" w:rsidP="00440721">
            <w:pPr>
              <w:pStyle w:val="Compact"/>
              <w:spacing w:before="0" w:after="0" w:line="360" w:lineRule="auto"/>
              <w:contextualSpacing/>
              <w:rPr>
                <w:sz w:val="16"/>
                <w:szCs w:val="16"/>
              </w:rPr>
            </w:pPr>
          </w:p>
        </w:tc>
        <w:tc>
          <w:tcPr>
            <w:tcW w:w="717" w:type="dxa"/>
          </w:tcPr>
          <w:p w14:paraId="44B8E57E" w14:textId="77777777" w:rsidR="00856D00" w:rsidRPr="003E124A" w:rsidRDefault="00856D00" w:rsidP="00440721">
            <w:pPr>
              <w:pStyle w:val="Compact"/>
              <w:spacing w:before="0" w:after="0" w:line="360" w:lineRule="auto"/>
              <w:contextualSpacing/>
              <w:rPr>
                <w:sz w:val="16"/>
                <w:szCs w:val="16"/>
              </w:rPr>
            </w:pPr>
          </w:p>
        </w:tc>
        <w:tc>
          <w:tcPr>
            <w:tcW w:w="716" w:type="dxa"/>
          </w:tcPr>
          <w:p w14:paraId="0448E666" w14:textId="77777777" w:rsidR="00856D00" w:rsidRPr="003E124A" w:rsidRDefault="00856D00" w:rsidP="00440721">
            <w:pPr>
              <w:pStyle w:val="Compact"/>
              <w:spacing w:before="0" w:after="0" w:line="360" w:lineRule="auto"/>
              <w:contextualSpacing/>
              <w:rPr>
                <w:sz w:val="16"/>
                <w:szCs w:val="16"/>
              </w:rPr>
            </w:pPr>
          </w:p>
        </w:tc>
        <w:tc>
          <w:tcPr>
            <w:tcW w:w="716" w:type="dxa"/>
          </w:tcPr>
          <w:p w14:paraId="7BBB7F70" w14:textId="77777777" w:rsidR="00856D00" w:rsidRPr="003E124A" w:rsidRDefault="00856D00" w:rsidP="00440721">
            <w:pPr>
              <w:pStyle w:val="Compact"/>
              <w:spacing w:before="0" w:after="0" w:line="360" w:lineRule="auto"/>
              <w:contextualSpacing/>
              <w:rPr>
                <w:sz w:val="16"/>
                <w:szCs w:val="16"/>
              </w:rPr>
            </w:pPr>
          </w:p>
        </w:tc>
        <w:tc>
          <w:tcPr>
            <w:tcW w:w="717" w:type="dxa"/>
          </w:tcPr>
          <w:p w14:paraId="6314E837" w14:textId="5B371DC3" w:rsidR="00856D00" w:rsidRPr="003E124A" w:rsidRDefault="00856D00" w:rsidP="00440721">
            <w:pPr>
              <w:pStyle w:val="Compact"/>
              <w:spacing w:before="0" w:after="0" w:line="360" w:lineRule="auto"/>
              <w:contextualSpacing/>
              <w:jc w:val="center"/>
              <w:rPr>
                <w:sz w:val="16"/>
                <w:szCs w:val="16"/>
              </w:rPr>
            </w:pPr>
            <w:r w:rsidRPr="003E124A">
              <w:rPr>
                <w:sz w:val="16"/>
                <w:szCs w:val="16"/>
              </w:rPr>
              <w:t>0.140</w:t>
            </w:r>
            <w:r w:rsidR="003E124A">
              <w:rPr>
                <w:sz w:val="16"/>
                <w:szCs w:val="16"/>
              </w:rPr>
              <w:t xml:space="preserve"> </w:t>
            </w:r>
            <w:r w:rsidRPr="003E124A">
              <w:rPr>
                <w:sz w:val="16"/>
                <w:szCs w:val="16"/>
              </w:rPr>
              <w:t>***</w:t>
            </w:r>
          </w:p>
        </w:tc>
        <w:tc>
          <w:tcPr>
            <w:tcW w:w="716" w:type="dxa"/>
          </w:tcPr>
          <w:p w14:paraId="341D81F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19.96</w:t>
            </w:r>
          </w:p>
        </w:tc>
        <w:tc>
          <w:tcPr>
            <w:tcW w:w="716" w:type="dxa"/>
          </w:tcPr>
          <w:p w14:paraId="6B1091FC" w14:textId="055E1FF8" w:rsidR="00856D00" w:rsidRPr="003E124A" w:rsidRDefault="00856D00" w:rsidP="00440721">
            <w:pPr>
              <w:pStyle w:val="Compact"/>
              <w:spacing w:before="0" w:after="0" w:line="360" w:lineRule="auto"/>
              <w:contextualSpacing/>
              <w:jc w:val="center"/>
              <w:rPr>
                <w:sz w:val="16"/>
                <w:szCs w:val="16"/>
              </w:rPr>
            </w:pPr>
            <w:r w:rsidRPr="003E124A">
              <w:rPr>
                <w:sz w:val="16"/>
                <w:szCs w:val="16"/>
              </w:rPr>
              <w:t>0.108</w:t>
            </w:r>
            <w:r w:rsidR="003E124A">
              <w:rPr>
                <w:sz w:val="16"/>
                <w:szCs w:val="16"/>
              </w:rPr>
              <w:t xml:space="preserve"> </w:t>
            </w:r>
            <w:r w:rsidRPr="003E124A">
              <w:rPr>
                <w:sz w:val="16"/>
                <w:szCs w:val="16"/>
              </w:rPr>
              <w:t>***</w:t>
            </w:r>
          </w:p>
        </w:tc>
        <w:tc>
          <w:tcPr>
            <w:tcW w:w="717" w:type="dxa"/>
          </w:tcPr>
          <w:p w14:paraId="75BD70E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16.20</w:t>
            </w:r>
          </w:p>
        </w:tc>
      </w:tr>
      <w:tr w:rsidR="00856D00" w:rsidRPr="003E124A" w14:paraId="725D40B9" w14:textId="77777777" w:rsidTr="00440721">
        <w:trPr>
          <w:trHeight w:val="20"/>
        </w:trPr>
        <w:tc>
          <w:tcPr>
            <w:tcW w:w="2413" w:type="dxa"/>
          </w:tcPr>
          <w:p w14:paraId="5F9F875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Gorard Segregation</w:t>
            </w:r>
          </w:p>
        </w:tc>
        <w:tc>
          <w:tcPr>
            <w:tcW w:w="716" w:type="dxa"/>
          </w:tcPr>
          <w:p w14:paraId="06185999" w14:textId="77777777" w:rsidR="00856D00" w:rsidRPr="003E124A" w:rsidRDefault="00856D00" w:rsidP="00440721">
            <w:pPr>
              <w:pStyle w:val="Compact"/>
              <w:spacing w:before="0" w:after="0" w:line="360" w:lineRule="auto"/>
              <w:contextualSpacing/>
              <w:rPr>
                <w:sz w:val="16"/>
                <w:szCs w:val="16"/>
              </w:rPr>
            </w:pPr>
          </w:p>
        </w:tc>
        <w:tc>
          <w:tcPr>
            <w:tcW w:w="716" w:type="dxa"/>
          </w:tcPr>
          <w:p w14:paraId="6F31E426" w14:textId="77777777" w:rsidR="00856D00" w:rsidRPr="003E124A" w:rsidRDefault="00856D00" w:rsidP="00440721">
            <w:pPr>
              <w:pStyle w:val="Compact"/>
              <w:spacing w:before="0" w:after="0" w:line="360" w:lineRule="auto"/>
              <w:contextualSpacing/>
              <w:rPr>
                <w:sz w:val="16"/>
                <w:szCs w:val="16"/>
              </w:rPr>
            </w:pPr>
          </w:p>
        </w:tc>
        <w:tc>
          <w:tcPr>
            <w:tcW w:w="716" w:type="dxa"/>
          </w:tcPr>
          <w:p w14:paraId="680A6E07" w14:textId="77777777" w:rsidR="00856D00" w:rsidRPr="003E124A" w:rsidRDefault="00856D00" w:rsidP="00440721">
            <w:pPr>
              <w:pStyle w:val="Compact"/>
              <w:spacing w:before="0" w:after="0" w:line="360" w:lineRule="auto"/>
              <w:contextualSpacing/>
              <w:rPr>
                <w:sz w:val="16"/>
                <w:szCs w:val="16"/>
              </w:rPr>
            </w:pPr>
          </w:p>
        </w:tc>
        <w:tc>
          <w:tcPr>
            <w:tcW w:w="717" w:type="dxa"/>
          </w:tcPr>
          <w:p w14:paraId="732BF5DB" w14:textId="77777777" w:rsidR="00856D00" w:rsidRPr="003E124A" w:rsidRDefault="00856D00" w:rsidP="00440721">
            <w:pPr>
              <w:pStyle w:val="Compact"/>
              <w:spacing w:before="0" w:after="0" w:line="360" w:lineRule="auto"/>
              <w:contextualSpacing/>
              <w:rPr>
                <w:sz w:val="16"/>
                <w:szCs w:val="16"/>
              </w:rPr>
            </w:pPr>
          </w:p>
        </w:tc>
        <w:tc>
          <w:tcPr>
            <w:tcW w:w="716" w:type="dxa"/>
          </w:tcPr>
          <w:p w14:paraId="7883C14D" w14:textId="77777777" w:rsidR="00856D00" w:rsidRPr="003E124A" w:rsidRDefault="00856D00" w:rsidP="00440721">
            <w:pPr>
              <w:pStyle w:val="Compact"/>
              <w:spacing w:before="0" w:after="0" w:line="360" w:lineRule="auto"/>
              <w:contextualSpacing/>
              <w:rPr>
                <w:sz w:val="16"/>
                <w:szCs w:val="16"/>
              </w:rPr>
            </w:pPr>
          </w:p>
        </w:tc>
        <w:tc>
          <w:tcPr>
            <w:tcW w:w="716" w:type="dxa"/>
          </w:tcPr>
          <w:p w14:paraId="719B92CB" w14:textId="77777777" w:rsidR="00856D00" w:rsidRPr="003E124A" w:rsidRDefault="00856D00" w:rsidP="00440721">
            <w:pPr>
              <w:pStyle w:val="Compact"/>
              <w:spacing w:before="0" w:after="0" w:line="360" w:lineRule="auto"/>
              <w:contextualSpacing/>
              <w:rPr>
                <w:sz w:val="16"/>
                <w:szCs w:val="16"/>
              </w:rPr>
            </w:pPr>
          </w:p>
        </w:tc>
        <w:tc>
          <w:tcPr>
            <w:tcW w:w="717" w:type="dxa"/>
          </w:tcPr>
          <w:p w14:paraId="785B5E4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0.052</w:t>
            </w:r>
          </w:p>
        </w:tc>
        <w:tc>
          <w:tcPr>
            <w:tcW w:w="716" w:type="dxa"/>
          </w:tcPr>
          <w:p w14:paraId="643C65E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1.92</w:t>
            </w:r>
          </w:p>
        </w:tc>
        <w:tc>
          <w:tcPr>
            <w:tcW w:w="716" w:type="dxa"/>
          </w:tcPr>
          <w:p w14:paraId="7C1DBA2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-0.033</w:t>
            </w:r>
          </w:p>
        </w:tc>
        <w:tc>
          <w:tcPr>
            <w:tcW w:w="717" w:type="dxa"/>
          </w:tcPr>
          <w:p w14:paraId="1B7BAB0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w:t>
            </w:r>
          </w:p>
        </w:tc>
      </w:tr>
      <w:tr w:rsidR="00856D00" w:rsidRPr="003E124A" w14:paraId="04EF3470" w14:textId="77777777" w:rsidTr="00440721">
        <w:trPr>
          <w:trHeight w:val="20"/>
        </w:trPr>
        <w:tc>
          <w:tcPr>
            <w:tcW w:w="2413" w:type="dxa"/>
          </w:tcPr>
          <w:p w14:paraId="7E88EBD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Teacher Retention</w:t>
            </w:r>
          </w:p>
        </w:tc>
        <w:tc>
          <w:tcPr>
            <w:tcW w:w="716" w:type="dxa"/>
          </w:tcPr>
          <w:p w14:paraId="65CCBA5F" w14:textId="77777777" w:rsidR="00856D00" w:rsidRPr="003E124A" w:rsidRDefault="00856D00" w:rsidP="00440721">
            <w:pPr>
              <w:pStyle w:val="Compact"/>
              <w:spacing w:before="0" w:after="0" w:line="360" w:lineRule="auto"/>
              <w:contextualSpacing/>
              <w:rPr>
                <w:sz w:val="16"/>
                <w:szCs w:val="16"/>
              </w:rPr>
            </w:pPr>
          </w:p>
        </w:tc>
        <w:tc>
          <w:tcPr>
            <w:tcW w:w="716" w:type="dxa"/>
          </w:tcPr>
          <w:p w14:paraId="7A16C6EB" w14:textId="77777777" w:rsidR="00856D00" w:rsidRPr="003E124A" w:rsidRDefault="00856D00" w:rsidP="00440721">
            <w:pPr>
              <w:pStyle w:val="Compact"/>
              <w:spacing w:before="0" w:after="0" w:line="360" w:lineRule="auto"/>
              <w:contextualSpacing/>
              <w:rPr>
                <w:sz w:val="16"/>
                <w:szCs w:val="16"/>
              </w:rPr>
            </w:pPr>
          </w:p>
        </w:tc>
        <w:tc>
          <w:tcPr>
            <w:tcW w:w="716" w:type="dxa"/>
          </w:tcPr>
          <w:p w14:paraId="56DA219A" w14:textId="77777777" w:rsidR="00856D00" w:rsidRPr="003E124A" w:rsidRDefault="00856D00" w:rsidP="00440721">
            <w:pPr>
              <w:pStyle w:val="Compact"/>
              <w:spacing w:before="0" w:after="0" w:line="360" w:lineRule="auto"/>
              <w:contextualSpacing/>
              <w:rPr>
                <w:sz w:val="16"/>
                <w:szCs w:val="16"/>
              </w:rPr>
            </w:pPr>
          </w:p>
        </w:tc>
        <w:tc>
          <w:tcPr>
            <w:tcW w:w="717" w:type="dxa"/>
          </w:tcPr>
          <w:p w14:paraId="0947F115" w14:textId="77777777" w:rsidR="00856D00" w:rsidRPr="003E124A" w:rsidRDefault="00856D00" w:rsidP="00440721">
            <w:pPr>
              <w:pStyle w:val="Compact"/>
              <w:spacing w:before="0" w:after="0" w:line="360" w:lineRule="auto"/>
              <w:contextualSpacing/>
              <w:rPr>
                <w:sz w:val="16"/>
                <w:szCs w:val="16"/>
              </w:rPr>
            </w:pPr>
          </w:p>
        </w:tc>
        <w:tc>
          <w:tcPr>
            <w:tcW w:w="716" w:type="dxa"/>
          </w:tcPr>
          <w:p w14:paraId="27F867D4" w14:textId="77777777" w:rsidR="00856D00" w:rsidRPr="003E124A" w:rsidRDefault="00856D00" w:rsidP="00440721">
            <w:pPr>
              <w:pStyle w:val="Compact"/>
              <w:spacing w:before="0" w:after="0" w:line="360" w:lineRule="auto"/>
              <w:contextualSpacing/>
              <w:rPr>
                <w:sz w:val="16"/>
                <w:szCs w:val="16"/>
              </w:rPr>
            </w:pPr>
          </w:p>
        </w:tc>
        <w:tc>
          <w:tcPr>
            <w:tcW w:w="716" w:type="dxa"/>
          </w:tcPr>
          <w:p w14:paraId="7FB40881" w14:textId="77777777" w:rsidR="00856D00" w:rsidRPr="003E124A" w:rsidRDefault="00856D00" w:rsidP="00440721">
            <w:pPr>
              <w:pStyle w:val="Compact"/>
              <w:spacing w:before="0" w:after="0" w:line="360" w:lineRule="auto"/>
              <w:contextualSpacing/>
              <w:rPr>
                <w:sz w:val="16"/>
                <w:szCs w:val="16"/>
              </w:rPr>
            </w:pPr>
          </w:p>
        </w:tc>
        <w:tc>
          <w:tcPr>
            <w:tcW w:w="717" w:type="dxa"/>
          </w:tcPr>
          <w:p w14:paraId="38B72A8F" w14:textId="6C7D9F0C"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65E88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12.92</w:t>
            </w:r>
          </w:p>
        </w:tc>
        <w:tc>
          <w:tcPr>
            <w:tcW w:w="716" w:type="dxa"/>
          </w:tcPr>
          <w:p w14:paraId="2487E13B" w14:textId="06FD1AA7" w:rsidR="00856D00" w:rsidRPr="003E124A" w:rsidRDefault="00856D00" w:rsidP="00440721">
            <w:pPr>
              <w:pStyle w:val="Compact"/>
              <w:spacing w:before="0" w:after="0" w:line="360" w:lineRule="auto"/>
              <w:contextualSpacing/>
              <w:jc w:val="center"/>
              <w:rPr>
                <w:sz w:val="16"/>
                <w:szCs w:val="16"/>
              </w:rPr>
            </w:pPr>
            <w:r w:rsidRPr="003E124A">
              <w:rPr>
                <w:sz w:val="16"/>
                <w:szCs w:val="16"/>
              </w:rPr>
              <w:t>0.000</w:t>
            </w:r>
            <w:r w:rsidR="003E124A">
              <w:rPr>
                <w:sz w:val="16"/>
                <w:szCs w:val="16"/>
              </w:rPr>
              <w:t xml:space="preserve"> </w:t>
            </w:r>
            <w:r w:rsidRPr="003E124A">
              <w:rPr>
                <w:sz w:val="16"/>
                <w:szCs w:val="16"/>
              </w:rPr>
              <w:t>***</w:t>
            </w:r>
          </w:p>
        </w:tc>
        <w:tc>
          <w:tcPr>
            <w:tcW w:w="717" w:type="dxa"/>
          </w:tcPr>
          <w:p w14:paraId="0BD852D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10.20</w:t>
            </w:r>
          </w:p>
        </w:tc>
      </w:tr>
      <w:tr w:rsidR="00856D00" w:rsidRPr="003E124A" w14:paraId="5E49D545" w14:textId="77777777" w:rsidTr="00440721">
        <w:trPr>
          <w:trHeight w:val="20"/>
        </w:trPr>
        <w:tc>
          <w:tcPr>
            <w:tcW w:w="2413" w:type="dxa"/>
          </w:tcPr>
          <w:p w14:paraId="67BB6BD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Leadership Pay %</w:t>
            </w:r>
          </w:p>
        </w:tc>
        <w:tc>
          <w:tcPr>
            <w:tcW w:w="716" w:type="dxa"/>
          </w:tcPr>
          <w:p w14:paraId="1C2568C2" w14:textId="77777777" w:rsidR="00856D00" w:rsidRPr="003E124A" w:rsidRDefault="00856D00" w:rsidP="00440721">
            <w:pPr>
              <w:pStyle w:val="Compact"/>
              <w:spacing w:before="0" w:after="0" w:line="360" w:lineRule="auto"/>
              <w:contextualSpacing/>
              <w:rPr>
                <w:sz w:val="16"/>
                <w:szCs w:val="16"/>
              </w:rPr>
            </w:pPr>
          </w:p>
        </w:tc>
        <w:tc>
          <w:tcPr>
            <w:tcW w:w="716" w:type="dxa"/>
          </w:tcPr>
          <w:p w14:paraId="623096CB" w14:textId="77777777" w:rsidR="00856D00" w:rsidRPr="003E124A" w:rsidRDefault="00856D00" w:rsidP="00440721">
            <w:pPr>
              <w:pStyle w:val="Compact"/>
              <w:spacing w:before="0" w:after="0" w:line="360" w:lineRule="auto"/>
              <w:contextualSpacing/>
              <w:rPr>
                <w:sz w:val="16"/>
                <w:szCs w:val="16"/>
              </w:rPr>
            </w:pPr>
          </w:p>
        </w:tc>
        <w:tc>
          <w:tcPr>
            <w:tcW w:w="716" w:type="dxa"/>
          </w:tcPr>
          <w:p w14:paraId="7D15CC0C" w14:textId="77777777" w:rsidR="00856D00" w:rsidRPr="003E124A" w:rsidRDefault="00856D00" w:rsidP="00440721">
            <w:pPr>
              <w:pStyle w:val="Compact"/>
              <w:spacing w:before="0" w:after="0" w:line="360" w:lineRule="auto"/>
              <w:contextualSpacing/>
              <w:rPr>
                <w:sz w:val="16"/>
                <w:szCs w:val="16"/>
              </w:rPr>
            </w:pPr>
          </w:p>
        </w:tc>
        <w:tc>
          <w:tcPr>
            <w:tcW w:w="717" w:type="dxa"/>
          </w:tcPr>
          <w:p w14:paraId="4841F48D" w14:textId="77777777" w:rsidR="00856D00" w:rsidRPr="003E124A" w:rsidRDefault="00856D00" w:rsidP="00440721">
            <w:pPr>
              <w:pStyle w:val="Compact"/>
              <w:spacing w:before="0" w:after="0" w:line="360" w:lineRule="auto"/>
              <w:contextualSpacing/>
              <w:rPr>
                <w:sz w:val="16"/>
                <w:szCs w:val="16"/>
              </w:rPr>
            </w:pPr>
          </w:p>
        </w:tc>
        <w:tc>
          <w:tcPr>
            <w:tcW w:w="716" w:type="dxa"/>
          </w:tcPr>
          <w:p w14:paraId="254F995E" w14:textId="77777777" w:rsidR="00856D00" w:rsidRPr="003E124A" w:rsidRDefault="00856D00" w:rsidP="00440721">
            <w:pPr>
              <w:pStyle w:val="Compact"/>
              <w:spacing w:before="0" w:after="0" w:line="360" w:lineRule="auto"/>
              <w:contextualSpacing/>
              <w:rPr>
                <w:sz w:val="16"/>
                <w:szCs w:val="16"/>
              </w:rPr>
            </w:pPr>
          </w:p>
        </w:tc>
        <w:tc>
          <w:tcPr>
            <w:tcW w:w="716" w:type="dxa"/>
          </w:tcPr>
          <w:p w14:paraId="79BB844F" w14:textId="77777777" w:rsidR="00856D00" w:rsidRPr="003E124A" w:rsidRDefault="00856D00" w:rsidP="00440721">
            <w:pPr>
              <w:pStyle w:val="Compact"/>
              <w:spacing w:before="0" w:after="0" w:line="360" w:lineRule="auto"/>
              <w:contextualSpacing/>
              <w:rPr>
                <w:sz w:val="16"/>
                <w:szCs w:val="16"/>
              </w:rPr>
            </w:pPr>
          </w:p>
        </w:tc>
        <w:tc>
          <w:tcPr>
            <w:tcW w:w="717" w:type="dxa"/>
          </w:tcPr>
          <w:p w14:paraId="29CFD0BF" w14:textId="2A4B8E11"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2488079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-6.10</w:t>
            </w:r>
          </w:p>
        </w:tc>
        <w:tc>
          <w:tcPr>
            <w:tcW w:w="716" w:type="dxa"/>
          </w:tcPr>
          <w:p w14:paraId="11978A97" w14:textId="36F43CEE"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7" w:type="dxa"/>
          </w:tcPr>
          <w:p w14:paraId="7DAC83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-5.39</w:t>
            </w:r>
          </w:p>
        </w:tc>
      </w:tr>
      <w:tr w:rsidR="00856D00" w:rsidRPr="003E124A" w14:paraId="2CC91C37" w14:textId="77777777" w:rsidTr="00440721">
        <w:trPr>
          <w:trHeight w:val="20"/>
        </w:trPr>
        <w:tc>
          <w:tcPr>
            <w:tcW w:w="2413" w:type="dxa"/>
          </w:tcPr>
          <w:p w14:paraId="5187AB1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log(Teacher Sickness)</w:t>
            </w:r>
          </w:p>
        </w:tc>
        <w:tc>
          <w:tcPr>
            <w:tcW w:w="716" w:type="dxa"/>
          </w:tcPr>
          <w:p w14:paraId="5CBB1780" w14:textId="77777777" w:rsidR="00856D00" w:rsidRPr="003E124A" w:rsidRDefault="00856D00" w:rsidP="00440721">
            <w:pPr>
              <w:pStyle w:val="Compact"/>
              <w:spacing w:before="0" w:after="0" w:line="360" w:lineRule="auto"/>
              <w:contextualSpacing/>
              <w:rPr>
                <w:sz w:val="16"/>
                <w:szCs w:val="16"/>
              </w:rPr>
            </w:pPr>
          </w:p>
        </w:tc>
        <w:tc>
          <w:tcPr>
            <w:tcW w:w="716" w:type="dxa"/>
          </w:tcPr>
          <w:p w14:paraId="10815F4C" w14:textId="77777777" w:rsidR="00856D00" w:rsidRPr="003E124A" w:rsidRDefault="00856D00" w:rsidP="00440721">
            <w:pPr>
              <w:pStyle w:val="Compact"/>
              <w:spacing w:before="0" w:after="0" w:line="360" w:lineRule="auto"/>
              <w:contextualSpacing/>
              <w:rPr>
                <w:sz w:val="16"/>
                <w:szCs w:val="16"/>
              </w:rPr>
            </w:pPr>
          </w:p>
        </w:tc>
        <w:tc>
          <w:tcPr>
            <w:tcW w:w="716" w:type="dxa"/>
          </w:tcPr>
          <w:p w14:paraId="4E319943" w14:textId="77777777" w:rsidR="00856D00" w:rsidRPr="003E124A" w:rsidRDefault="00856D00" w:rsidP="00440721">
            <w:pPr>
              <w:pStyle w:val="Compact"/>
              <w:spacing w:before="0" w:after="0" w:line="360" w:lineRule="auto"/>
              <w:contextualSpacing/>
              <w:rPr>
                <w:sz w:val="16"/>
                <w:szCs w:val="16"/>
              </w:rPr>
            </w:pPr>
          </w:p>
        </w:tc>
        <w:tc>
          <w:tcPr>
            <w:tcW w:w="717" w:type="dxa"/>
          </w:tcPr>
          <w:p w14:paraId="5FD17116" w14:textId="77777777" w:rsidR="00856D00" w:rsidRPr="003E124A" w:rsidRDefault="00856D00" w:rsidP="00440721">
            <w:pPr>
              <w:pStyle w:val="Compact"/>
              <w:spacing w:before="0" w:after="0" w:line="360" w:lineRule="auto"/>
              <w:contextualSpacing/>
              <w:rPr>
                <w:sz w:val="16"/>
                <w:szCs w:val="16"/>
              </w:rPr>
            </w:pPr>
          </w:p>
        </w:tc>
        <w:tc>
          <w:tcPr>
            <w:tcW w:w="716" w:type="dxa"/>
          </w:tcPr>
          <w:p w14:paraId="00EC395B" w14:textId="77777777" w:rsidR="00856D00" w:rsidRPr="003E124A" w:rsidRDefault="00856D00" w:rsidP="00440721">
            <w:pPr>
              <w:pStyle w:val="Compact"/>
              <w:spacing w:before="0" w:after="0" w:line="360" w:lineRule="auto"/>
              <w:contextualSpacing/>
              <w:rPr>
                <w:sz w:val="16"/>
                <w:szCs w:val="16"/>
              </w:rPr>
            </w:pPr>
          </w:p>
        </w:tc>
        <w:tc>
          <w:tcPr>
            <w:tcW w:w="716" w:type="dxa"/>
          </w:tcPr>
          <w:p w14:paraId="0160FBCE" w14:textId="77777777" w:rsidR="00856D00" w:rsidRPr="003E124A" w:rsidRDefault="00856D00" w:rsidP="00440721">
            <w:pPr>
              <w:pStyle w:val="Compact"/>
              <w:spacing w:before="0" w:after="0" w:line="360" w:lineRule="auto"/>
              <w:contextualSpacing/>
              <w:rPr>
                <w:sz w:val="16"/>
                <w:szCs w:val="16"/>
              </w:rPr>
            </w:pPr>
          </w:p>
        </w:tc>
        <w:tc>
          <w:tcPr>
            <w:tcW w:w="717" w:type="dxa"/>
          </w:tcPr>
          <w:p w14:paraId="00A8B39B" w14:textId="2F95DBA6" w:rsidR="00856D00" w:rsidRPr="003E124A" w:rsidRDefault="00856D00" w:rsidP="00440721">
            <w:pPr>
              <w:pStyle w:val="Compact"/>
              <w:spacing w:before="0" w:after="0" w:line="360" w:lineRule="auto"/>
              <w:contextualSpacing/>
              <w:jc w:val="center"/>
              <w:rPr>
                <w:sz w:val="16"/>
                <w:szCs w:val="16"/>
              </w:rPr>
            </w:pPr>
            <w:r w:rsidRPr="003E124A">
              <w:rPr>
                <w:sz w:val="16"/>
                <w:szCs w:val="16"/>
              </w:rPr>
              <w:t>-0.016</w:t>
            </w:r>
            <w:r w:rsidR="003E124A">
              <w:rPr>
                <w:sz w:val="16"/>
                <w:szCs w:val="16"/>
              </w:rPr>
              <w:t xml:space="preserve"> </w:t>
            </w:r>
            <w:r w:rsidRPr="003E124A">
              <w:rPr>
                <w:sz w:val="16"/>
                <w:szCs w:val="16"/>
              </w:rPr>
              <w:t>***</w:t>
            </w:r>
          </w:p>
        </w:tc>
        <w:tc>
          <w:tcPr>
            <w:tcW w:w="716" w:type="dxa"/>
          </w:tcPr>
          <w:p w14:paraId="62FEEEE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-6.08</w:t>
            </w:r>
          </w:p>
        </w:tc>
        <w:tc>
          <w:tcPr>
            <w:tcW w:w="716" w:type="dxa"/>
          </w:tcPr>
          <w:p w14:paraId="691FD7D9" w14:textId="52D23C25" w:rsidR="00856D00" w:rsidRPr="003E124A" w:rsidRDefault="00856D00" w:rsidP="00440721">
            <w:pPr>
              <w:pStyle w:val="Compact"/>
              <w:spacing w:before="0" w:after="0" w:line="360" w:lineRule="auto"/>
              <w:contextualSpacing/>
              <w:jc w:val="center"/>
              <w:rPr>
                <w:sz w:val="16"/>
                <w:szCs w:val="16"/>
              </w:rPr>
            </w:pPr>
            <w:r w:rsidRPr="003E124A">
              <w:rPr>
                <w:sz w:val="16"/>
                <w:szCs w:val="16"/>
              </w:rPr>
              <w:t>-0.015</w:t>
            </w:r>
            <w:r w:rsidR="003E124A">
              <w:rPr>
                <w:sz w:val="16"/>
                <w:szCs w:val="16"/>
              </w:rPr>
              <w:t xml:space="preserve"> </w:t>
            </w:r>
            <w:r w:rsidRPr="003E124A">
              <w:rPr>
                <w:sz w:val="16"/>
                <w:szCs w:val="16"/>
              </w:rPr>
              <w:t>***</w:t>
            </w:r>
          </w:p>
        </w:tc>
        <w:tc>
          <w:tcPr>
            <w:tcW w:w="717" w:type="dxa"/>
          </w:tcPr>
          <w:p w14:paraId="05A8837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-6.17</w:t>
            </w:r>
          </w:p>
        </w:tc>
      </w:tr>
      <w:tr w:rsidR="00856D00" w:rsidRPr="003E124A" w14:paraId="0C18AE37" w14:textId="77777777" w:rsidTr="00440721">
        <w:trPr>
          <w:trHeight w:val="20"/>
        </w:trPr>
        <w:tc>
          <w:tcPr>
            <w:tcW w:w="2413" w:type="dxa"/>
          </w:tcPr>
          <w:p w14:paraId="3A4C409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Random effects</w:t>
            </w:r>
          </w:p>
        </w:tc>
        <w:tc>
          <w:tcPr>
            <w:tcW w:w="716" w:type="dxa"/>
          </w:tcPr>
          <w:p w14:paraId="1A570686" w14:textId="77777777" w:rsidR="00856D00" w:rsidRPr="003E124A" w:rsidRDefault="00856D00" w:rsidP="00440721">
            <w:pPr>
              <w:pStyle w:val="Compact"/>
              <w:spacing w:before="0" w:after="0" w:line="360" w:lineRule="auto"/>
              <w:contextualSpacing/>
              <w:rPr>
                <w:sz w:val="16"/>
                <w:szCs w:val="16"/>
              </w:rPr>
            </w:pPr>
          </w:p>
        </w:tc>
        <w:tc>
          <w:tcPr>
            <w:tcW w:w="716" w:type="dxa"/>
          </w:tcPr>
          <w:p w14:paraId="17A20D76" w14:textId="77777777" w:rsidR="00856D00" w:rsidRPr="003E124A" w:rsidRDefault="00856D00" w:rsidP="00440721">
            <w:pPr>
              <w:pStyle w:val="Compact"/>
              <w:spacing w:before="0" w:after="0" w:line="360" w:lineRule="auto"/>
              <w:contextualSpacing/>
              <w:rPr>
                <w:sz w:val="16"/>
                <w:szCs w:val="16"/>
              </w:rPr>
            </w:pPr>
          </w:p>
        </w:tc>
        <w:tc>
          <w:tcPr>
            <w:tcW w:w="716" w:type="dxa"/>
          </w:tcPr>
          <w:p w14:paraId="3EEB25FC" w14:textId="77777777" w:rsidR="00856D00" w:rsidRPr="003E124A" w:rsidRDefault="00856D00" w:rsidP="00440721">
            <w:pPr>
              <w:pStyle w:val="Compact"/>
              <w:spacing w:before="0" w:after="0" w:line="360" w:lineRule="auto"/>
              <w:contextualSpacing/>
              <w:rPr>
                <w:sz w:val="16"/>
                <w:szCs w:val="16"/>
              </w:rPr>
            </w:pPr>
          </w:p>
        </w:tc>
        <w:tc>
          <w:tcPr>
            <w:tcW w:w="717" w:type="dxa"/>
          </w:tcPr>
          <w:p w14:paraId="5E1CFE46" w14:textId="77777777" w:rsidR="00856D00" w:rsidRPr="003E124A" w:rsidRDefault="00856D00" w:rsidP="00440721">
            <w:pPr>
              <w:pStyle w:val="Compact"/>
              <w:spacing w:before="0" w:after="0" w:line="360" w:lineRule="auto"/>
              <w:contextualSpacing/>
              <w:rPr>
                <w:sz w:val="16"/>
                <w:szCs w:val="16"/>
              </w:rPr>
            </w:pPr>
          </w:p>
        </w:tc>
        <w:tc>
          <w:tcPr>
            <w:tcW w:w="716" w:type="dxa"/>
          </w:tcPr>
          <w:p w14:paraId="1953B972" w14:textId="77777777" w:rsidR="00856D00" w:rsidRPr="003E124A" w:rsidRDefault="00856D00" w:rsidP="00440721">
            <w:pPr>
              <w:pStyle w:val="Compact"/>
              <w:spacing w:before="0" w:after="0" w:line="360" w:lineRule="auto"/>
              <w:contextualSpacing/>
              <w:rPr>
                <w:sz w:val="16"/>
                <w:szCs w:val="16"/>
              </w:rPr>
            </w:pPr>
          </w:p>
        </w:tc>
        <w:tc>
          <w:tcPr>
            <w:tcW w:w="716" w:type="dxa"/>
          </w:tcPr>
          <w:p w14:paraId="3BFE011D" w14:textId="77777777" w:rsidR="00856D00" w:rsidRPr="003E124A" w:rsidRDefault="00856D00" w:rsidP="00440721">
            <w:pPr>
              <w:pStyle w:val="Compact"/>
              <w:spacing w:before="0" w:after="0" w:line="360" w:lineRule="auto"/>
              <w:contextualSpacing/>
              <w:rPr>
                <w:sz w:val="16"/>
                <w:szCs w:val="16"/>
              </w:rPr>
            </w:pPr>
          </w:p>
        </w:tc>
        <w:tc>
          <w:tcPr>
            <w:tcW w:w="717" w:type="dxa"/>
          </w:tcPr>
          <w:p w14:paraId="1A7D7FF1" w14:textId="77777777" w:rsidR="00856D00" w:rsidRPr="003E124A" w:rsidRDefault="00856D00" w:rsidP="00440721">
            <w:pPr>
              <w:pStyle w:val="Compact"/>
              <w:spacing w:before="0" w:after="0" w:line="360" w:lineRule="auto"/>
              <w:contextualSpacing/>
              <w:rPr>
                <w:sz w:val="16"/>
                <w:szCs w:val="16"/>
              </w:rPr>
            </w:pPr>
          </w:p>
        </w:tc>
        <w:tc>
          <w:tcPr>
            <w:tcW w:w="716" w:type="dxa"/>
          </w:tcPr>
          <w:p w14:paraId="5BA20230" w14:textId="77777777" w:rsidR="00856D00" w:rsidRPr="003E124A" w:rsidRDefault="00856D00" w:rsidP="00440721">
            <w:pPr>
              <w:pStyle w:val="Compact"/>
              <w:spacing w:before="0" w:after="0" w:line="360" w:lineRule="auto"/>
              <w:contextualSpacing/>
              <w:rPr>
                <w:sz w:val="16"/>
                <w:szCs w:val="16"/>
              </w:rPr>
            </w:pPr>
          </w:p>
        </w:tc>
        <w:tc>
          <w:tcPr>
            <w:tcW w:w="716" w:type="dxa"/>
          </w:tcPr>
          <w:p w14:paraId="713AC9C5" w14:textId="77777777" w:rsidR="00856D00" w:rsidRPr="003E124A" w:rsidRDefault="00856D00" w:rsidP="00440721">
            <w:pPr>
              <w:pStyle w:val="Compact"/>
              <w:spacing w:before="0" w:after="0" w:line="360" w:lineRule="auto"/>
              <w:contextualSpacing/>
              <w:rPr>
                <w:sz w:val="16"/>
                <w:szCs w:val="16"/>
              </w:rPr>
            </w:pPr>
          </w:p>
        </w:tc>
        <w:tc>
          <w:tcPr>
            <w:tcW w:w="717" w:type="dxa"/>
          </w:tcPr>
          <w:p w14:paraId="775B7EB4" w14:textId="77777777" w:rsidR="00856D00" w:rsidRPr="003E124A" w:rsidRDefault="00856D00" w:rsidP="00440721">
            <w:pPr>
              <w:pStyle w:val="Compact"/>
              <w:spacing w:before="0" w:after="0" w:line="360" w:lineRule="auto"/>
              <w:contextualSpacing/>
              <w:rPr>
                <w:sz w:val="16"/>
                <w:szCs w:val="16"/>
              </w:rPr>
            </w:pPr>
          </w:p>
        </w:tc>
      </w:tr>
      <w:tr w:rsidR="00856D00" w:rsidRPr="003E124A" w14:paraId="3261BC37" w14:textId="77777777" w:rsidTr="00440721">
        <w:trPr>
          <w:trHeight w:val="20"/>
        </w:trPr>
        <w:tc>
          <w:tcPr>
            <w:tcW w:w="2413" w:type="dxa"/>
          </w:tcPr>
          <w:p w14:paraId="29E019F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Year</w:t>
            </w:r>
          </w:p>
        </w:tc>
        <w:tc>
          <w:tcPr>
            <w:tcW w:w="716" w:type="dxa"/>
          </w:tcPr>
          <w:p w14:paraId="15511C75" w14:textId="77777777" w:rsidR="00856D00" w:rsidRPr="003E124A" w:rsidRDefault="00856D00" w:rsidP="00440721">
            <w:pPr>
              <w:pStyle w:val="Compact"/>
              <w:spacing w:before="0" w:after="0" w:line="360" w:lineRule="auto"/>
              <w:contextualSpacing/>
              <w:rPr>
                <w:sz w:val="16"/>
                <w:szCs w:val="16"/>
              </w:rPr>
            </w:pPr>
          </w:p>
        </w:tc>
        <w:tc>
          <w:tcPr>
            <w:tcW w:w="716" w:type="dxa"/>
          </w:tcPr>
          <w:p w14:paraId="63BD746A" w14:textId="77777777" w:rsidR="00856D00" w:rsidRPr="003E124A" w:rsidRDefault="00856D00" w:rsidP="00440721">
            <w:pPr>
              <w:pStyle w:val="Compact"/>
              <w:spacing w:before="0" w:after="0" w:line="360" w:lineRule="auto"/>
              <w:contextualSpacing/>
              <w:rPr>
                <w:sz w:val="16"/>
                <w:szCs w:val="16"/>
              </w:rPr>
            </w:pPr>
          </w:p>
        </w:tc>
        <w:tc>
          <w:tcPr>
            <w:tcW w:w="716" w:type="dxa"/>
          </w:tcPr>
          <w:p w14:paraId="76280462" w14:textId="77777777" w:rsidR="00856D00" w:rsidRPr="003E124A" w:rsidRDefault="00856D00" w:rsidP="00440721">
            <w:pPr>
              <w:pStyle w:val="Compact"/>
              <w:spacing w:before="0" w:after="0" w:line="360" w:lineRule="auto"/>
              <w:contextualSpacing/>
              <w:rPr>
                <w:sz w:val="16"/>
                <w:szCs w:val="16"/>
              </w:rPr>
            </w:pPr>
          </w:p>
        </w:tc>
        <w:tc>
          <w:tcPr>
            <w:tcW w:w="717" w:type="dxa"/>
          </w:tcPr>
          <w:p w14:paraId="783D29CC" w14:textId="77777777" w:rsidR="00856D00" w:rsidRPr="003E124A" w:rsidRDefault="00856D00" w:rsidP="00440721">
            <w:pPr>
              <w:pStyle w:val="Compact"/>
              <w:spacing w:before="0" w:after="0" w:line="360" w:lineRule="auto"/>
              <w:contextualSpacing/>
              <w:rPr>
                <w:sz w:val="16"/>
                <w:szCs w:val="16"/>
              </w:rPr>
            </w:pPr>
          </w:p>
        </w:tc>
        <w:tc>
          <w:tcPr>
            <w:tcW w:w="716" w:type="dxa"/>
          </w:tcPr>
          <w:p w14:paraId="5D795D3C" w14:textId="77777777" w:rsidR="00856D00" w:rsidRPr="003E124A" w:rsidRDefault="00856D00" w:rsidP="00440721">
            <w:pPr>
              <w:pStyle w:val="Compact"/>
              <w:spacing w:before="0" w:after="0" w:line="360" w:lineRule="auto"/>
              <w:contextualSpacing/>
              <w:rPr>
                <w:sz w:val="16"/>
                <w:szCs w:val="16"/>
              </w:rPr>
            </w:pPr>
          </w:p>
        </w:tc>
        <w:tc>
          <w:tcPr>
            <w:tcW w:w="716" w:type="dxa"/>
          </w:tcPr>
          <w:p w14:paraId="13FAB6D1" w14:textId="77777777" w:rsidR="00856D00" w:rsidRPr="003E124A" w:rsidRDefault="00856D00" w:rsidP="00440721">
            <w:pPr>
              <w:pStyle w:val="Compact"/>
              <w:spacing w:before="0" w:after="0" w:line="360" w:lineRule="auto"/>
              <w:contextualSpacing/>
              <w:rPr>
                <w:sz w:val="16"/>
                <w:szCs w:val="16"/>
              </w:rPr>
            </w:pPr>
          </w:p>
        </w:tc>
        <w:tc>
          <w:tcPr>
            <w:tcW w:w="717" w:type="dxa"/>
          </w:tcPr>
          <w:p w14:paraId="1444389C" w14:textId="77777777" w:rsidR="00856D00" w:rsidRPr="003E124A" w:rsidRDefault="00856D00" w:rsidP="00440721">
            <w:pPr>
              <w:pStyle w:val="Compact"/>
              <w:spacing w:before="0" w:after="0" w:line="360" w:lineRule="auto"/>
              <w:contextualSpacing/>
              <w:rPr>
                <w:sz w:val="16"/>
                <w:szCs w:val="16"/>
              </w:rPr>
            </w:pPr>
          </w:p>
        </w:tc>
        <w:tc>
          <w:tcPr>
            <w:tcW w:w="716" w:type="dxa"/>
          </w:tcPr>
          <w:p w14:paraId="183C737E" w14:textId="77777777" w:rsidR="00856D00" w:rsidRPr="003E124A" w:rsidRDefault="00856D00" w:rsidP="00440721">
            <w:pPr>
              <w:pStyle w:val="Compact"/>
              <w:spacing w:before="0" w:after="0" w:line="360" w:lineRule="auto"/>
              <w:contextualSpacing/>
              <w:rPr>
                <w:sz w:val="16"/>
                <w:szCs w:val="16"/>
              </w:rPr>
            </w:pPr>
          </w:p>
        </w:tc>
        <w:tc>
          <w:tcPr>
            <w:tcW w:w="716" w:type="dxa"/>
          </w:tcPr>
          <w:p w14:paraId="622772C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0.030</w:t>
            </w:r>
          </w:p>
        </w:tc>
        <w:tc>
          <w:tcPr>
            <w:tcW w:w="717" w:type="dxa"/>
          </w:tcPr>
          <w:p w14:paraId="1E6C0DF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79F321B0" w14:textId="77777777" w:rsidTr="00440721">
        <w:trPr>
          <w:trHeight w:val="20"/>
        </w:trPr>
        <w:tc>
          <w:tcPr>
            <w:tcW w:w="2413" w:type="dxa"/>
          </w:tcPr>
          <w:p w14:paraId="6A7E55E1"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Ofsted rating</w:t>
            </w:r>
          </w:p>
        </w:tc>
        <w:tc>
          <w:tcPr>
            <w:tcW w:w="716" w:type="dxa"/>
          </w:tcPr>
          <w:p w14:paraId="0BB19905" w14:textId="77777777" w:rsidR="00856D00" w:rsidRPr="003E124A" w:rsidRDefault="00856D00" w:rsidP="00440721">
            <w:pPr>
              <w:pStyle w:val="Compact"/>
              <w:spacing w:before="0" w:after="0" w:line="360" w:lineRule="auto"/>
              <w:contextualSpacing/>
              <w:rPr>
                <w:sz w:val="16"/>
                <w:szCs w:val="16"/>
              </w:rPr>
            </w:pPr>
          </w:p>
        </w:tc>
        <w:tc>
          <w:tcPr>
            <w:tcW w:w="716" w:type="dxa"/>
          </w:tcPr>
          <w:p w14:paraId="37480718" w14:textId="77777777" w:rsidR="00856D00" w:rsidRPr="003E124A" w:rsidRDefault="00856D00" w:rsidP="00440721">
            <w:pPr>
              <w:pStyle w:val="Compact"/>
              <w:spacing w:before="0" w:after="0" w:line="360" w:lineRule="auto"/>
              <w:contextualSpacing/>
              <w:rPr>
                <w:sz w:val="16"/>
                <w:szCs w:val="16"/>
              </w:rPr>
            </w:pPr>
          </w:p>
        </w:tc>
        <w:tc>
          <w:tcPr>
            <w:tcW w:w="716" w:type="dxa"/>
          </w:tcPr>
          <w:p w14:paraId="6144F8FC" w14:textId="77777777" w:rsidR="00856D00" w:rsidRPr="003E124A" w:rsidRDefault="00856D00" w:rsidP="00440721">
            <w:pPr>
              <w:pStyle w:val="Compact"/>
              <w:spacing w:before="0" w:after="0" w:line="360" w:lineRule="auto"/>
              <w:contextualSpacing/>
              <w:rPr>
                <w:sz w:val="16"/>
                <w:szCs w:val="16"/>
              </w:rPr>
            </w:pPr>
          </w:p>
        </w:tc>
        <w:tc>
          <w:tcPr>
            <w:tcW w:w="717" w:type="dxa"/>
          </w:tcPr>
          <w:p w14:paraId="2E10D083" w14:textId="77777777" w:rsidR="00856D00" w:rsidRPr="003E124A" w:rsidRDefault="00856D00" w:rsidP="00440721">
            <w:pPr>
              <w:pStyle w:val="Compact"/>
              <w:spacing w:before="0" w:after="0" w:line="360" w:lineRule="auto"/>
              <w:contextualSpacing/>
              <w:rPr>
                <w:sz w:val="16"/>
                <w:szCs w:val="16"/>
              </w:rPr>
            </w:pPr>
          </w:p>
        </w:tc>
        <w:tc>
          <w:tcPr>
            <w:tcW w:w="716" w:type="dxa"/>
          </w:tcPr>
          <w:p w14:paraId="561BF9D2" w14:textId="77777777" w:rsidR="00856D00" w:rsidRPr="003E124A" w:rsidRDefault="00856D00" w:rsidP="00440721">
            <w:pPr>
              <w:pStyle w:val="Compact"/>
              <w:spacing w:before="0" w:after="0" w:line="360" w:lineRule="auto"/>
              <w:contextualSpacing/>
              <w:rPr>
                <w:sz w:val="16"/>
                <w:szCs w:val="16"/>
              </w:rPr>
            </w:pPr>
          </w:p>
        </w:tc>
        <w:tc>
          <w:tcPr>
            <w:tcW w:w="716" w:type="dxa"/>
          </w:tcPr>
          <w:p w14:paraId="0A4BCB07" w14:textId="77777777" w:rsidR="00856D00" w:rsidRPr="003E124A" w:rsidRDefault="00856D00" w:rsidP="00440721">
            <w:pPr>
              <w:pStyle w:val="Compact"/>
              <w:spacing w:before="0" w:after="0" w:line="360" w:lineRule="auto"/>
              <w:contextualSpacing/>
              <w:rPr>
                <w:sz w:val="16"/>
                <w:szCs w:val="16"/>
              </w:rPr>
            </w:pPr>
          </w:p>
        </w:tc>
        <w:tc>
          <w:tcPr>
            <w:tcW w:w="717" w:type="dxa"/>
          </w:tcPr>
          <w:p w14:paraId="18B887F0" w14:textId="77777777" w:rsidR="00856D00" w:rsidRPr="003E124A" w:rsidRDefault="00856D00" w:rsidP="00440721">
            <w:pPr>
              <w:pStyle w:val="Compact"/>
              <w:spacing w:before="0" w:after="0" w:line="360" w:lineRule="auto"/>
              <w:contextualSpacing/>
              <w:rPr>
                <w:sz w:val="16"/>
                <w:szCs w:val="16"/>
              </w:rPr>
            </w:pPr>
          </w:p>
        </w:tc>
        <w:tc>
          <w:tcPr>
            <w:tcW w:w="716" w:type="dxa"/>
          </w:tcPr>
          <w:p w14:paraId="7A43C518" w14:textId="77777777" w:rsidR="00856D00" w:rsidRPr="003E124A" w:rsidRDefault="00856D00" w:rsidP="00440721">
            <w:pPr>
              <w:pStyle w:val="Compact"/>
              <w:spacing w:before="0" w:after="0" w:line="360" w:lineRule="auto"/>
              <w:contextualSpacing/>
              <w:rPr>
                <w:sz w:val="16"/>
                <w:szCs w:val="16"/>
              </w:rPr>
            </w:pPr>
          </w:p>
        </w:tc>
        <w:tc>
          <w:tcPr>
            <w:tcW w:w="716" w:type="dxa"/>
          </w:tcPr>
          <w:p w14:paraId="14ED31C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0.017</w:t>
            </w:r>
          </w:p>
        </w:tc>
        <w:tc>
          <w:tcPr>
            <w:tcW w:w="717" w:type="dxa"/>
          </w:tcPr>
          <w:p w14:paraId="6A9BE6D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ED8273A" w14:textId="77777777" w:rsidTr="00440721">
        <w:trPr>
          <w:trHeight w:val="20"/>
        </w:trPr>
        <w:tc>
          <w:tcPr>
            <w:tcW w:w="2413" w:type="dxa"/>
          </w:tcPr>
          <w:p w14:paraId="7F60527F"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Region</w:t>
            </w:r>
          </w:p>
        </w:tc>
        <w:tc>
          <w:tcPr>
            <w:tcW w:w="716" w:type="dxa"/>
          </w:tcPr>
          <w:p w14:paraId="2D49D231" w14:textId="77777777" w:rsidR="00856D00" w:rsidRPr="003E124A" w:rsidRDefault="00856D00" w:rsidP="00440721">
            <w:pPr>
              <w:pStyle w:val="Compact"/>
              <w:spacing w:before="0" w:after="0" w:line="360" w:lineRule="auto"/>
              <w:contextualSpacing/>
              <w:rPr>
                <w:sz w:val="16"/>
                <w:szCs w:val="16"/>
              </w:rPr>
            </w:pPr>
          </w:p>
        </w:tc>
        <w:tc>
          <w:tcPr>
            <w:tcW w:w="716" w:type="dxa"/>
          </w:tcPr>
          <w:p w14:paraId="0411659D" w14:textId="77777777" w:rsidR="00856D00" w:rsidRPr="003E124A" w:rsidRDefault="00856D00" w:rsidP="00440721">
            <w:pPr>
              <w:pStyle w:val="Compact"/>
              <w:spacing w:before="0" w:after="0" w:line="360" w:lineRule="auto"/>
              <w:contextualSpacing/>
              <w:rPr>
                <w:sz w:val="16"/>
                <w:szCs w:val="16"/>
              </w:rPr>
            </w:pPr>
          </w:p>
        </w:tc>
        <w:tc>
          <w:tcPr>
            <w:tcW w:w="716" w:type="dxa"/>
          </w:tcPr>
          <w:p w14:paraId="2A73FA46" w14:textId="77777777" w:rsidR="00856D00" w:rsidRPr="003E124A" w:rsidRDefault="00856D00" w:rsidP="00440721">
            <w:pPr>
              <w:pStyle w:val="Compact"/>
              <w:spacing w:before="0" w:after="0" w:line="360" w:lineRule="auto"/>
              <w:contextualSpacing/>
              <w:rPr>
                <w:sz w:val="16"/>
                <w:szCs w:val="16"/>
              </w:rPr>
            </w:pPr>
          </w:p>
        </w:tc>
        <w:tc>
          <w:tcPr>
            <w:tcW w:w="717" w:type="dxa"/>
          </w:tcPr>
          <w:p w14:paraId="3E5518C9" w14:textId="77777777" w:rsidR="00856D00" w:rsidRPr="003E124A" w:rsidRDefault="00856D00" w:rsidP="00440721">
            <w:pPr>
              <w:pStyle w:val="Compact"/>
              <w:spacing w:before="0" w:after="0" w:line="360" w:lineRule="auto"/>
              <w:contextualSpacing/>
              <w:rPr>
                <w:sz w:val="16"/>
                <w:szCs w:val="16"/>
              </w:rPr>
            </w:pPr>
          </w:p>
        </w:tc>
        <w:tc>
          <w:tcPr>
            <w:tcW w:w="716" w:type="dxa"/>
          </w:tcPr>
          <w:p w14:paraId="61A4AA30" w14:textId="77777777" w:rsidR="00856D00" w:rsidRPr="003E124A" w:rsidRDefault="00856D00" w:rsidP="00440721">
            <w:pPr>
              <w:pStyle w:val="Compact"/>
              <w:spacing w:before="0" w:after="0" w:line="360" w:lineRule="auto"/>
              <w:contextualSpacing/>
              <w:rPr>
                <w:sz w:val="16"/>
                <w:szCs w:val="16"/>
              </w:rPr>
            </w:pPr>
          </w:p>
        </w:tc>
        <w:tc>
          <w:tcPr>
            <w:tcW w:w="716" w:type="dxa"/>
          </w:tcPr>
          <w:p w14:paraId="0521E51C" w14:textId="77777777" w:rsidR="00856D00" w:rsidRPr="003E124A" w:rsidRDefault="00856D00" w:rsidP="00440721">
            <w:pPr>
              <w:pStyle w:val="Compact"/>
              <w:spacing w:before="0" w:after="0" w:line="360" w:lineRule="auto"/>
              <w:contextualSpacing/>
              <w:rPr>
                <w:sz w:val="16"/>
                <w:szCs w:val="16"/>
              </w:rPr>
            </w:pPr>
          </w:p>
        </w:tc>
        <w:tc>
          <w:tcPr>
            <w:tcW w:w="717" w:type="dxa"/>
          </w:tcPr>
          <w:p w14:paraId="005F0558" w14:textId="77777777" w:rsidR="00856D00" w:rsidRPr="003E124A" w:rsidRDefault="00856D00" w:rsidP="00440721">
            <w:pPr>
              <w:pStyle w:val="Compact"/>
              <w:spacing w:before="0" w:after="0" w:line="360" w:lineRule="auto"/>
              <w:contextualSpacing/>
              <w:rPr>
                <w:sz w:val="16"/>
                <w:szCs w:val="16"/>
              </w:rPr>
            </w:pPr>
          </w:p>
        </w:tc>
        <w:tc>
          <w:tcPr>
            <w:tcW w:w="716" w:type="dxa"/>
          </w:tcPr>
          <w:p w14:paraId="585CADDA" w14:textId="77777777" w:rsidR="00856D00" w:rsidRPr="003E124A" w:rsidRDefault="00856D00" w:rsidP="00440721">
            <w:pPr>
              <w:pStyle w:val="Compact"/>
              <w:spacing w:before="0" w:after="0" w:line="360" w:lineRule="auto"/>
              <w:contextualSpacing/>
              <w:rPr>
                <w:sz w:val="16"/>
                <w:szCs w:val="16"/>
              </w:rPr>
            </w:pPr>
          </w:p>
        </w:tc>
        <w:tc>
          <w:tcPr>
            <w:tcW w:w="716" w:type="dxa"/>
          </w:tcPr>
          <w:p w14:paraId="768656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0.047</w:t>
            </w:r>
          </w:p>
        </w:tc>
        <w:tc>
          <w:tcPr>
            <w:tcW w:w="717" w:type="dxa"/>
          </w:tcPr>
          <w:p w14:paraId="1AB00C6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50C069F8" w14:textId="77777777" w:rsidTr="00440721">
        <w:trPr>
          <w:trHeight w:val="20"/>
        </w:trPr>
        <w:tc>
          <w:tcPr>
            <w:tcW w:w="2413" w:type="dxa"/>
          </w:tcPr>
          <w:p w14:paraId="7565C02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LA (nested in region)</w:t>
            </w:r>
          </w:p>
        </w:tc>
        <w:tc>
          <w:tcPr>
            <w:tcW w:w="716" w:type="dxa"/>
          </w:tcPr>
          <w:p w14:paraId="5B8A4B99" w14:textId="77777777" w:rsidR="00856D00" w:rsidRPr="003E124A" w:rsidRDefault="00856D00" w:rsidP="00440721">
            <w:pPr>
              <w:pStyle w:val="Compact"/>
              <w:spacing w:before="0" w:after="0" w:line="360" w:lineRule="auto"/>
              <w:contextualSpacing/>
              <w:rPr>
                <w:sz w:val="16"/>
                <w:szCs w:val="16"/>
              </w:rPr>
            </w:pPr>
          </w:p>
        </w:tc>
        <w:tc>
          <w:tcPr>
            <w:tcW w:w="716" w:type="dxa"/>
          </w:tcPr>
          <w:p w14:paraId="638310E9" w14:textId="77777777" w:rsidR="00856D00" w:rsidRPr="003E124A" w:rsidRDefault="00856D00" w:rsidP="00440721">
            <w:pPr>
              <w:pStyle w:val="Compact"/>
              <w:spacing w:before="0" w:after="0" w:line="360" w:lineRule="auto"/>
              <w:contextualSpacing/>
              <w:rPr>
                <w:sz w:val="16"/>
                <w:szCs w:val="16"/>
              </w:rPr>
            </w:pPr>
          </w:p>
        </w:tc>
        <w:tc>
          <w:tcPr>
            <w:tcW w:w="716" w:type="dxa"/>
          </w:tcPr>
          <w:p w14:paraId="362C9CCD" w14:textId="77777777" w:rsidR="00856D00" w:rsidRPr="003E124A" w:rsidRDefault="00856D00" w:rsidP="00440721">
            <w:pPr>
              <w:pStyle w:val="Compact"/>
              <w:spacing w:before="0" w:after="0" w:line="360" w:lineRule="auto"/>
              <w:contextualSpacing/>
              <w:rPr>
                <w:sz w:val="16"/>
                <w:szCs w:val="16"/>
              </w:rPr>
            </w:pPr>
          </w:p>
        </w:tc>
        <w:tc>
          <w:tcPr>
            <w:tcW w:w="717" w:type="dxa"/>
          </w:tcPr>
          <w:p w14:paraId="68883C5D" w14:textId="77777777" w:rsidR="00856D00" w:rsidRPr="003E124A" w:rsidRDefault="00856D00" w:rsidP="00440721">
            <w:pPr>
              <w:pStyle w:val="Compact"/>
              <w:spacing w:before="0" w:after="0" w:line="360" w:lineRule="auto"/>
              <w:contextualSpacing/>
              <w:rPr>
                <w:sz w:val="16"/>
                <w:szCs w:val="16"/>
              </w:rPr>
            </w:pPr>
          </w:p>
        </w:tc>
        <w:tc>
          <w:tcPr>
            <w:tcW w:w="716" w:type="dxa"/>
          </w:tcPr>
          <w:p w14:paraId="4D809819" w14:textId="77777777" w:rsidR="00856D00" w:rsidRPr="003E124A" w:rsidRDefault="00856D00" w:rsidP="00440721">
            <w:pPr>
              <w:pStyle w:val="Compact"/>
              <w:spacing w:before="0" w:after="0" w:line="360" w:lineRule="auto"/>
              <w:contextualSpacing/>
              <w:rPr>
                <w:sz w:val="16"/>
                <w:szCs w:val="16"/>
              </w:rPr>
            </w:pPr>
          </w:p>
        </w:tc>
        <w:tc>
          <w:tcPr>
            <w:tcW w:w="716" w:type="dxa"/>
          </w:tcPr>
          <w:p w14:paraId="5957C887" w14:textId="77777777" w:rsidR="00856D00" w:rsidRPr="003E124A" w:rsidRDefault="00856D00" w:rsidP="00440721">
            <w:pPr>
              <w:pStyle w:val="Compact"/>
              <w:spacing w:before="0" w:after="0" w:line="360" w:lineRule="auto"/>
              <w:contextualSpacing/>
              <w:rPr>
                <w:sz w:val="16"/>
                <w:szCs w:val="16"/>
              </w:rPr>
            </w:pPr>
          </w:p>
        </w:tc>
        <w:tc>
          <w:tcPr>
            <w:tcW w:w="717" w:type="dxa"/>
          </w:tcPr>
          <w:p w14:paraId="17B4CDE5" w14:textId="77777777" w:rsidR="00856D00" w:rsidRPr="003E124A" w:rsidRDefault="00856D00" w:rsidP="00440721">
            <w:pPr>
              <w:pStyle w:val="Compact"/>
              <w:spacing w:before="0" w:after="0" w:line="360" w:lineRule="auto"/>
              <w:contextualSpacing/>
              <w:rPr>
                <w:sz w:val="16"/>
                <w:szCs w:val="16"/>
              </w:rPr>
            </w:pPr>
          </w:p>
        </w:tc>
        <w:tc>
          <w:tcPr>
            <w:tcW w:w="716" w:type="dxa"/>
          </w:tcPr>
          <w:p w14:paraId="0E4B7E6B" w14:textId="77777777" w:rsidR="00856D00" w:rsidRPr="003E124A" w:rsidRDefault="00856D00" w:rsidP="00440721">
            <w:pPr>
              <w:pStyle w:val="Compact"/>
              <w:spacing w:before="0" w:after="0" w:line="360" w:lineRule="auto"/>
              <w:contextualSpacing/>
              <w:rPr>
                <w:sz w:val="16"/>
                <w:szCs w:val="16"/>
              </w:rPr>
            </w:pPr>
          </w:p>
        </w:tc>
        <w:tc>
          <w:tcPr>
            <w:tcW w:w="716" w:type="dxa"/>
          </w:tcPr>
          <w:p w14:paraId="013D998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0.044</w:t>
            </w:r>
          </w:p>
        </w:tc>
        <w:tc>
          <w:tcPr>
            <w:tcW w:w="717" w:type="dxa"/>
          </w:tcPr>
          <w:p w14:paraId="33369A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1595CCA8" w14:textId="77777777" w:rsidTr="00440721">
        <w:trPr>
          <w:trHeight w:val="20"/>
        </w:trPr>
        <w:tc>
          <w:tcPr>
            <w:tcW w:w="2413" w:type="dxa"/>
          </w:tcPr>
          <w:p w14:paraId="00AE2980"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Residual</w:t>
            </w:r>
          </w:p>
        </w:tc>
        <w:tc>
          <w:tcPr>
            <w:tcW w:w="716" w:type="dxa"/>
          </w:tcPr>
          <w:p w14:paraId="347AB991" w14:textId="77777777" w:rsidR="00856D00" w:rsidRPr="003E124A" w:rsidRDefault="00856D00" w:rsidP="00440721">
            <w:pPr>
              <w:pStyle w:val="Compact"/>
              <w:spacing w:before="0" w:after="0" w:line="360" w:lineRule="auto"/>
              <w:contextualSpacing/>
              <w:rPr>
                <w:sz w:val="16"/>
                <w:szCs w:val="16"/>
              </w:rPr>
            </w:pPr>
          </w:p>
        </w:tc>
        <w:tc>
          <w:tcPr>
            <w:tcW w:w="716" w:type="dxa"/>
          </w:tcPr>
          <w:p w14:paraId="632DADA4" w14:textId="77777777" w:rsidR="00856D00" w:rsidRPr="003E124A" w:rsidRDefault="00856D00" w:rsidP="00440721">
            <w:pPr>
              <w:pStyle w:val="Compact"/>
              <w:spacing w:before="0" w:after="0" w:line="360" w:lineRule="auto"/>
              <w:contextualSpacing/>
              <w:rPr>
                <w:sz w:val="16"/>
                <w:szCs w:val="16"/>
              </w:rPr>
            </w:pPr>
          </w:p>
        </w:tc>
        <w:tc>
          <w:tcPr>
            <w:tcW w:w="716" w:type="dxa"/>
          </w:tcPr>
          <w:p w14:paraId="6A6B5A3C" w14:textId="77777777" w:rsidR="00856D00" w:rsidRPr="003E124A" w:rsidRDefault="00856D00" w:rsidP="00440721">
            <w:pPr>
              <w:pStyle w:val="Compact"/>
              <w:spacing w:before="0" w:after="0" w:line="360" w:lineRule="auto"/>
              <w:contextualSpacing/>
              <w:rPr>
                <w:sz w:val="16"/>
                <w:szCs w:val="16"/>
              </w:rPr>
            </w:pPr>
          </w:p>
        </w:tc>
        <w:tc>
          <w:tcPr>
            <w:tcW w:w="717" w:type="dxa"/>
          </w:tcPr>
          <w:p w14:paraId="3371964D" w14:textId="77777777" w:rsidR="00856D00" w:rsidRPr="003E124A" w:rsidRDefault="00856D00" w:rsidP="00440721">
            <w:pPr>
              <w:pStyle w:val="Compact"/>
              <w:spacing w:before="0" w:after="0" w:line="360" w:lineRule="auto"/>
              <w:contextualSpacing/>
              <w:rPr>
                <w:sz w:val="16"/>
                <w:szCs w:val="16"/>
              </w:rPr>
            </w:pPr>
          </w:p>
        </w:tc>
        <w:tc>
          <w:tcPr>
            <w:tcW w:w="716" w:type="dxa"/>
          </w:tcPr>
          <w:p w14:paraId="279FCE08" w14:textId="77777777" w:rsidR="00856D00" w:rsidRPr="003E124A" w:rsidRDefault="00856D00" w:rsidP="00440721">
            <w:pPr>
              <w:pStyle w:val="Compact"/>
              <w:spacing w:before="0" w:after="0" w:line="360" w:lineRule="auto"/>
              <w:contextualSpacing/>
              <w:rPr>
                <w:sz w:val="16"/>
                <w:szCs w:val="16"/>
              </w:rPr>
            </w:pPr>
          </w:p>
        </w:tc>
        <w:tc>
          <w:tcPr>
            <w:tcW w:w="716" w:type="dxa"/>
          </w:tcPr>
          <w:p w14:paraId="38AFDC61" w14:textId="77777777" w:rsidR="00856D00" w:rsidRPr="003E124A" w:rsidRDefault="00856D00" w:rsidP="00440721">
            <w:pPr>
              <w:pStyle w:val="Compact"/>
              <w:spacing w:before="0" w:after="0" w:line="360" w:lineRule="auto"/>
              <w:contextualSpacing/>
              <w:rPr>
                <w:sz w:val="16"/>
                <w:szCs w:val="16"/>
              </w:rPr>
            </w:pPr>
          </w:p>
        </w:tc>
        <w:tc>
          <w:tcPr>
            <w:tcW w:w="717" w:type="dxa"/>
          </w:tcPr>
          <w:p w14:paraId="4DA6360D" w14:textId="77777777" w:rsidR="00856D00" w:rsidRPr="003E124A" w:rsidRDefault="00856D00" w:rsidP="00440721">
            <w:pPr>
              <w:pStyle w:val="Compact"/>
              <w:spacing w:before="0" w:after="0" w:line="360" w:lineRule="auto"/>
              <w:contextualSpacing/>
              <w:rPr>
                <w:sz w:val="16"/>
                <w:szCs w:val="16"/>
              </w:rPr>
            </w:pPr>
          </w:p>
        </w:tc>
        <w:tc>
          <w:tcPr>
            <w:tcW w:w="716" w:type="dxa"/>
          </w:tcPr>
          <w:p w14:paraId="7C746F21" w14:textId="77777777" w:rsidR="00856D00" w:rsidRPr="003E124A" w:rsidRDefault="00856D00" w:rsidP="00440721">
            <w:pPr>
              <w:pStyle w:val="Compact"/>
              <w:spacing w:before="0" w:after="0" w:line="360" w:lineRule="auto"/>
              <w:contextualSpacing/>
              <w:rPr>
                <w:sz w:val="16"/>
                <w:szCs w:val="16"/>
              </w:rPr>
            </w:pPr>
          </w:p>
        </w:tc>
        <w:tc>
          <w:tcPr>
            <w:tcW w:w="716" w:type="dxa"/>
          </w:tcPr>
          <w:p w14:paraId="19D84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0.094</w:t>
            </w:r>
          </w:p>
        </w:tc>
        <w:tc>
          <w:tcPr>
            <w:tcW w:w="717" w:type="dxa"/>
          </w:tcPr>
          <w:p w14:paraId="181FC35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062063D" w14:textId="77777777" w:rsidTr="00440721">
        <w:trPr>
          <w:trHeight w:val="20"/>
        </w:trPr>
        <w:tc>
          <w:tcPr>
            <w:tcW w:w="2413" w:type="dxa"/>
          </w:tcPr>
          <w:p w14:paraId="2ED8F9A9" w14:textId="77777777" w:rsidR="00856D00" w:rsidRPr="00440721" w:rsidRDefault="00856D00" w:rsidP="00440721">
            <w:pPr>
              <w:pStyle w:val="Compact"/>
              <w:spacing w:before="0" w:after="0" w:line="360" w:lineRule="auto"/>
              <w:contextualSpacing/>
              <w:rPr>
                <w:b/>
                <w:bCs/>
                <w:sz w:val="16"/>
                <w:szCs w:val="16"/>
              </w:rPr>
            </w:pPr>
          </w:p>
        </w:tc>
        <w:tc>
          <w:tcPr>
            <w:tcW w:w="716" w:type="dxa"/>
          </w:tcPr>
          <w:p w14:paraId="54EE9DD0" w14:textId="77777777" w:rsidR="00856D00" w:rsidRPr="003E124A" w:rsidRDefault="00856D00" w:rsidP="00440721">
            <w:pPr>
              <w:pStyle w:val="Compact"/>
              <w:spacing w:before="0" w:after="0" w:line="360" w:lineRule="auto"/>
              <w:contextualSpacing/>
              <w:rPr>
                <w:sz w:val="16"/>
                <w:szCs w:val="16"/>
              </w:rPr>
            </w:pPr>
          </w:p>
        </w:tc>
        <w:tc>
          <w:tcPr>
            <w:tcW w:w="716" w:type="dxa"/>
          </w:tcPr>
          <w:p w14:paraId="61291119" w14:textId="77777777" w:rsidR="00856D00" w:rsidRPr="003E124A" w:rsidRDefault="00856D00" w:rsidP="00440721">
            <w:pPr>
              <w:pStyle w:val="Compact"/>
              <w:spacing w:before="0" w:after="0" w:line="360" w:lineRule="auto"/>
              <w:contextualSpacing/>
              <w:rPr>
                <w:sz w:val="16"/>
                <w:szCs w:val="16"/>
              </w:rPr>
            </w:pPr>
          </w:p>
        </w:tc>
        <w:tc>
          <w:tcPr>
            <w:tcW w:w="716" w:type="dxa"/>
          </w:tcPr>
          <w:p w14:paraId="7F81D26E" w14:textId="77777777" w:rsidR="00856D00" w:rsidRPr="003E124A" w:rsidRDefault="00856D00" w:rsidP="00440721">
            <w:pPr>
              <w:pStyle w:val="Compact"/>
              <w:spacing w:before="0" w:after="0" w:line="360" w:lineRule="auto"/>
              <w:contextualSpacing/>
              <w:rPr>
                <w:sz w:val="16"/>
                <w:szCs w:val="16"/>
              </w:rPr>
            </w:pPr>
          </w:p>
        </w:tc>
        <w:tc>
          <w:tcPr>
            <w:tcW w:w="717" w:type="dxa"/>
          </w:tcPr>
          <w:p w14:paraId="3272CACF" w14:textId="77777777" w:rsidR="00856D00" w:rsidRPr="003E124A" w:rsidRDefault="00856D00" w:rsidP="00440721">
            <w:pPr>
              <w:pStyle w:val="Compact"/>
              <w:spacing w:before="0" w:after="0" w:line="360" w:lineRule="auto"/>
              <w:contextualSpacing/>
              <w:rPr>
                <w:sz w:val="16"/>
                <w:szCs w:val="16"/>
              </w:rPr>
            </w:pPr>
          </w:p>
        </w:tc>
        <w:tc>
          <w:tcPr>
            <w:tcW w:w="716" w:type="dxa"/>
          </w:tcPr>
          <w:p w14:paraId="78DB42FC" w14:textId="77777777" w:rsidR="00856D00" w:rsidRPr="003E124A" w:rsidRDefault="00856D00" w:rsidP="00440721">
            <w:pPr>
              <w:pStyle w:val="Compact"/>
              <w:spacing w:before="0" w:after="0" w:line="360" w:lineRule="auto"/>
              <w:contextualSpacing/>
              <w:rPr>
                <w:sz w:val="16"/>
                <w:szCs w:val="16"/>
              </w:rPr>
            </w:pPr>
          </w:p>
        </w:tc>
        <w:tc>
          <w:tcPr>
            <w:tcW w:w="716" w:type="dxa"/>
          </w:tcPr>
          <w:p w14:paraId="0EA5AAF2" w14:textId="77777777" w:rsidR="00856D00" w:rsidRPr="003E124A" w:rsidRDefault="00856D00" w:rsidP="00440721">
            <w:pPr>
              <w:pStyle w:val="Compact"/>
              <w:spacing w:before="0" w:after="0" w:line="360" w:lineRule="auto"/>
              <w:contextualSpacing/>
              <w:rPr>
                <w:sz w:val="16"/>
                <w:szCs w:val="16"/>
              </w:rPr>
            </w:pPr>
          </w:p>
        </w:tc>
        <w:tc>
          <w:tcPr>
            <w:tcW w:w="717" w:type="dxa"/>
          </w:tcPr>
          <w:p w14:paraId="049BC0E3" w14:textId="77777777" w:rsidR="00856D00" w:rsidRPr="003E124A" w:rsidRDefault="00856D00" w:rsidP="00440721">
            <w:pPr>
              <w:pStyle w:val="Compact"/>
              <w:spacing w:before="0" w:after="0" w:line="360" w:lineRule="auto"/>
              <w:contextualSpacing/>
              <w:rPr>
                <w:sz w:val="16"/>
                <w:szCs w:val="16"/>
              </w:rPr>
            </w:pPr>
          </w:p>
        </w:tc>
        <w:tc>
          <w:tcPr>
            <w:tcW w:w="716" w:type="dxa"/>
          </w:tcPr>
          <w:p w14:paraId="66437611" w14:textId="77777777" w:rsidR="00856D00" w:rsidRPr="003E124A" w:rsidRDefault="00856D00" w:rsidP="00440721">
            <w:pPr>
              <w:pStyle w:val="Compact"/>
              <w:spacing w:before="0" w:after="0" w:line="360" w:lineRule="auto"/>
              <w:contextualSpacing/>
              <w:rPr>
                <w:sz w:val="16"/>
                <w:szCs w:val="16"/>
              </w:rPr>
            </w:pPr>
          </w:p>
        </w:tc>
        <w:tc>
          <w:tcPr>
            <w:tcW w:w="716" w:type="dxa"/>
          </w:tcPr>
          <w:p w14:paraId="45154D75" w14:textId="77777777" w:rsidR="00856D00" w:rsidRPr="003E124A" w:rsidRDefault="00856D00" w:rsidP="00440721">
            <w:pPr>
              <w:pStyle w:val="Compact"/>
              <w:spacing w:before="0" w:after="0" w:line="360" w:lineRule="auto"/>
              <w:contextualSpacing/>
              <w:rPr>
                <w:sz w:val="16"/>
                <w:szCs w:val="16"/>
              </w:rPr>
            </w:pPr>
          </w:p>
        </w:tc>
        <w:tc>
          <w:tcPr>
            <w:tcW w:w="717" w:type="dxa"/>
          </w:tcPr>
          <w:p w14:paraId="5D494ED4" w14:textId="77777777" w:rsidR="00856D00" w:rsidRPr="003E124A" w:rsidRDefault="00856D00" w:rsidP="00440721">
            <w:pPr>
              <w:pStyle w:val="Compact"/>
              <w:spacing w:before="0" w:after="0" w:line="360" w:lineRule="auto"/>
              <w:contextualSpacing/>
              <w:rPr>
                <w:sz w:val="16"/>
                <w:szCs w:val="16"/>
              </w:rPr>
            </w:pPr>
          </w:p>
        </w:tc>
      </w:tr>
      <w:tr w:rsidR="00856D00" w:rsidRPr="003E124A" w14:paraId="676494EF" w14:textId="77777777" w:rsidTr="00440721">
        <w:trPr>
          <w:trHeight w:val="20"/>
        </w:trPr>
        <w:tc>
          <w:tcPr>
            <w:tcW w:w="2413" w:type="dxa"/>
          </w:tcPr>
          <w:p w14:paraId="2B96293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w:t>
            </w:r>
          </w:p>
        </w:tc>
        <w:tc>
          <w:tcPr>
            <w:tcW w:w="716" w:type="dxa"/>
          </w:tcPr>
          <w:p w14:paraId="3AB8727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0.393</w:t>
            </w:r>
          </w:p>
        </w:tc>
        <w:tc>
          <w:tcPr>
            <w:tcW w:w="716" w:type="dxa"/>
          </w:tcPr>
          <w:p w14:paraId="510BCAEB" w14:textId="77777777" w:rsidR="00856D00" w:rsidRPr="003E124A" w:rsidRDefault="00856D00" w:rsidP="00440721">
            <w:pPr>
              <w:pStyle w:val="Compact"/>
              <w:spacing w:before="0" w:after="0" w:line="360" w:lineRule="auto"/>
              <w:contextualSpacing/>
              <w:rPr>
                <w:sz w:val="16"/>
                <w:szCs w:val="16"/>
              </w:rPr>
            </w:pPr>
          </w:p>
        </w:tc>
        <w:tc>
          <w:tcPr>
            <w:tcW w:w="716" w:type="dxa"/>
          </w:tcPr>
          <w:p w14:paraId="4C748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0.612</w:t>
            </w:r>
          </w:p>
        </w:tc>
        <w:tc>
          <w:tcPr>
            <w:tcW w:w="717" w:type="dxa"/>
          </w:tcPr>
          <w:p w14:paraId="2C631A0C" w14:textId="77777777" w:rsidR="00856D00" w:rsidRPr="003E124A" w:rsidRDefault="00856D00" w:rsidP="00440721">
            <w:pPr>
              <w:pStyle w:val="Compact"/>
              <w:spacing w:before="0" w:after="0" w:line="360" w:lineRule="auto"/>
              <w:contextualSpacing/>
              <w:rPr>
                <w:sz w:val="16"/>
                <w:szCs w:val="16"/>
              </w:rPr>
            </w:pPr>
          </w:p>
        </w:tc>
        <w:tc>
          <w:tcPr>
            <w:tcW w:w="716" w:type="dxa"/>
          </w:tcPr>
          <w:p w14:paraId="70EB05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0.669</w:t>
            </w:r>
          </w:p>
        </w:tc>
        <w:tc>
          <w:tcPr>
            <w:tcW w:w="716" w:type="dxa"/>
          </w:tcPr>
          <w:p w14:paraId="033D8E89" w14:textId="77777777" w:rsidR="00856D00" w:rsidRPr="003E124A" w:rsidRDefault="00856D00" w:rsidP="00440721">
            <w:pPr>
              <w:pStyle w:val="Compact"/>
              <w:spacing w:before="0" w:after="0" w:line="360" w:lineRule="auto"/>
              <w:contextualSpacing/>
              <w:rPr>
                <w:sz w:val="16"/>
                <w:szCs w:val="16"/>
              </w:rPr>
            </w:pPr>
          </w:p>
        </w:tc>
        <w:tc>
          <w:tcPr>
            <w:tcW w:w="717" w:type="dxa"/>
          </w:tcPr>
          <w:p w14:paraId="6B91CB4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0.693</w:t>
            </w:r>
          </w:p>
        </w:tc>
        <w:tc>
          <w:tcPr>
            <w:tcW w:w="716" w:type="dxa"/>
          </w:tcPr>
          <w:p w14:paraId="532F39E8" w14:textId="77777777" w:rsidR="00856D00" w:rsidRPr="003E124A" w:rsidRDefault="00856D00" w:rsidP="00440721">
            <w:pPr>
              <w:pStyle w:val="Compact"/>
              <w:spacing w:before="0" w:after="0" w:line="360" w:lineRule="auto"/>
              <w:contextualSpacing/>
              <w:rPr>
                <w:sz w:val="16"/>
                <w:szCs w:val="16"/>
              </w:rPr>
            </w:pPr>
          </w:p>
        </w:tc>
        <w:tc>
          <w:tcPr>
            <w:tcW w:w="716" w:type="dxa"/>
          </w:tcPr>
          <w:p w14:paraId="55CD5A2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0.632</w:t>
            </w:r>
          </w:p>
        </w:tc>
        <w:tc>
          <w:tcPr>
            <w:tcW w:w="717" w:type="dxa"/>
          </w:tcPr>
          <w:p w14:paraId="4208D1C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(marginal)</w:t>
            </w:r>
          </w:p>
        </w:tc>
      </w:tr>
      <w:tr w:rsidR="00856D00" w:rsidRPr="003E124A" w14:paraId="14DC6F73" w14:textId="77777777" w:rsidTr="00440721">
        <w:trPr>
          <w:trHeight w:val="20"/>
        </w:trPr>
        <w:tc>
          <w:tcPr>
            <w:tcW w:w="2413" w:type="dxa"/>
          </w:tcPr>
          <w:p w14:paraId="18B2864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 (conditional)</w:t>
            </w:r>
          </w:p>
        </w:tc>
        <w:tc>
          <w:tcPr>
            <w:tcW w:w="716" w:type="dxa"/>
          </w:tcPr>
          <w:p w14:paraId="13D5B8B2" w14:textId="77777777" w:rsidR="00856D00" w:rsidRPr="003E124A" w:rsidRDefault="00856D00" w:rsidP="00440721">
            <w:pPr>
              <w:pStyle w:val="Compact"/>
              <w:spacing w:before="0" w:after="0" w:line="360" w:lineRule="auto"/>
              <w:contextualSpacing/>
              <w:rPr>
                <w:sz w:val="16"/>
                <w:szCs w:val="16"/>
              </w:rPr>
            </w:pPr>
          </w:p>
        </w:tc>
        <w:tc>
          <w:tcPr>
            <w:tcW w:w="716" w:type="dxa"/>
          </w:tcPr>
          <w:p w14:paraId="091B3DEA" w14:textId="77777777" w:rsidR="00856D00" w:rsidRPr="003E124A" w:rsidRDefault="00856D00" w:rsidP="00440721">
            <w:pPr>
              <w:pStyle w:val="Compact"/>
              <w:spacing w:before="0" w:after="0" w:line="360" w:lineRule="auto"/>
              <w:contextualSpacing/>
              <w:rPr>
                <w:sz w:val="16"/>
                <w:szCs w:val="16"/>
              </w:rPr>
            </w:pPr>
          </w:p>
        </w:tc>
        <w:tc>
          <w:tcPr>
            <w:tcW w:w="716" w:type="dxa"/>
          </w:tcPr>
          <w:p w14:paraId="7522E4CA" w14:textId="77777777" w:rsidR="00856D00" w:rsidRPr="003E124A" w:rsidRDefault="00856D00" w:rsidP="00440721">
            <w:pPr>
              <w:pStyle w:val="Compact"/>
              <w:spacing w:before="0" w:after="0" w:line="360" w:lineRule="auto"/>
              <w:contextualSpacing/>
              <w:rPr>
                <w:sz w:val="16"/>
                <w:szCs w:val="16"/>
              </w:rPr>
            </w:pPr>
          </w:p>
        </w:tc>
        <w:tc>
          <w:tcPr>
            <w:tcW w:w="717" w:type="dxa"/>
          </w:tcPr>
          <w:p w14:paraId="56B00EB8" w14:textId="77777777" w:rsidR="00856D00" w:rsidRPr="003E124A" w:rsidRDefault="00856D00" w:rsidP="00440721">
            <w:pPr>
              <w:pStyle w:val="Compact"/>
              <w:spacing w:before="0" w:after="0" w:line="360" w:lineRule="auto"/>
              <w:contextualSpacing/>
              <w:rPr>
                <w:sz w:val="16"/>
                <w:szCs w:val="16"/>
              </w:rPr>
            </w:pPr>
          </w:p>
        </w:tc>
        <w:tc>
          <w:tcPr>
            <w:tcW w:w="716" w:type="dxa"/>
          </w:tcPr>
          <w:p w14:paraId="3B319411" w14:textId="77777777" w:rsidR="00856D00" w:rsidRPr="003E124A" w:rsidRDefault="00856D00" w:rsidP="00440721">
            <w:pPr>
              <w:pStyle w:val="Compact"/>
              <w:spacing w:before="0" w:after="0" w:line="360" w:lineRule="auto"/>
              <w:contextualSpacing/>
              <w:rPr>
                <w:sz w:val="16"/>
                <w:szCs w:val="16"/>
              </w:rPr>
            </w:pPr>
          </w:p>
        </w:tc>
        <w:tc>
          <w:tcPr>
            <w:tcW w:w="716" w:type="dxa"/>
          </w:tcPr>
          <w:p w14:paraId="780A273D" w14:textId="77777777" w:rsidR="00856D00" w:rsidRPr="003E124A" w:rsidRDefault="00856D00" w:rsidP="00440721">
            <w:pPr>
              <w:pStyle w:val="Compact"/>
              <w:spacing w:before="0" w:after="0" w:line="360" w:lineRule="auto"/>
              <w:contextualSpacing/>
              <w:rPr>
                <w:sz w:val="16"/>
                <w:szCs w:val="16"/>
              </w:rPr>
            </w:pPr>
          </w:p>
        </w:tc>
        <w:tc>
          <w:tcPr>
            <w:tcW w:w="717" w:type="dxa"/>
          </w:tcPr>
          <w:p w14:paraId="389051E9" w14:textId="77777777" w:rsidR="00856D00" w:rsidRPr="003E124A" w:rsidRDefault="00856D00" w:rsidP="00440721">
            <w:pPr>
              <w:pStyle w:val="Compact"/>
              <w:spacing w:before="0" w:after="0" w:line="360" w:lineRule="auto"/>
              <w:contextualSpacing/>
              <w:rPr>
                <w:sz w:val="16"/>
                <w:szCs w:val="16"/>
              </w:rPr>
            </w:pPr>
          </w:p>
        </w:tc>
        <w:tc>
          <w:tcPr>
            <w:tcW w:w="716" w:type="dxa"/>
          </w:tcPr>
          <w:p w14:paraId="13A33023" w14:textId="77777777" w:rsidR="00856D00" w:rsidRPr="003E124A" w:rsidRDefault="00856D00" w:rsidP="00440721">
            <w:pPr>
              <w:pStyle w:val="Compact"/>
              <w:spacing w:before="0" w:after="0" w:line="360" w:lineRule="auto"/>
              <w:contextualSpacing/>
              <w:rPr>
                <w:sz w:val="16"/>
                <w:szCs w:val="16"/>
              </w:rPr>
            </w:pPr>
          </w:p>
        </w:tc>
        <w:tc>
          <w:tcPr>
            <w:tcW w:w="716" w:type="dxa"/>
          </w:tcPr>
          <w:p w14:paraId="767A76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0.771</w:t>
            </w:r>
          </w:p>
        </w:tc>
        <w:tc>
          <w:tcPr>
            <w:tcW w:w="717" w:type="dxa"/>
          </w:tcPr>
          <w:p w14:paraId="530F813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(fixed + random)</w:t>
            </w:r>
          </w:p>
        </w:tc>
      </w:tr>
      <w:tr w:rsidR="00856D00" w:rsidRPr="003E124A" w14:paraId="2A33D493" w14:textId="77777777" w:rsidTr="00440721">
        <w:trPr>
          <w:trHeight w:val="20"/>
        </w:trPr>
        <w:tc>
          <w:tcPr>
            <w:tcW w:w="2413" w:type="dxa"/>
          </w:tcPr>
          <w:p w14:paraId="67AC542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N</w:t>
            </w:r>
          </w:p>
        </w:tc>
        <w:tc>
          <w:tcPr>
            <w:tcW w:w="716" w:type="dxa"/>
          </w:tcPr>
          <w:p w14:paraId="59258A6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03A6AC8" w14:textId="77777777" w:rsidR="00856D00" w:rsidRPr="003E124A" w:rsidRDefault="00856D00" w:rsidP="00440721">
            <w:pPr>
              <w:pStyle w:val="Compact"/>
              <w:spacing w:before="0" w:after="0" w:line="360" w:lineRule="auto"/>
              <w:contextualSpacing/>
              <w:rPr>
                <w:sz w:val="16"/>
                <w:szCs w:val="16"/>
              </w:rPr>
            </w:pPr>
          </w:p>
        </w:tc>
        <w:tc>
          <w:tcPr>
            <w:tcW w:w="716" w:type="dxa"/>
          </w:tcPr>
          <w:p w14:paraId="2C1F2F5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3679DF4" w14:textId="77777777" w:rsidR="00856D00" w:rsidRPr="003E124A" w:rsidRDefault="00856D00" w:rsidP="00440721">
            <w:pPr>
              <w:pStyle w:val="Compact"/>
              <w:spacing w:before="0" w:after="0" w:line="360" w:lineRule="auto"/>
              <w:contextualSpacing/>
              <w:rPr>
                <w:sz w:val="16"/>
                <w:szCs w:val="16"/>
              </w:rPr>
            </w:pPr>
          </w:p>
        </w:tc>
        <w:tc>
          <w:tcPr>
            <w:tcW w:w="716" w:type="dxa"/>
          </w:tcPr>
          <w:p w14:paraId="79237D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619EB582" w14:textId="77777777" w:rsidR="00856D00" w:rsidRPr="003E124A" w:rsidRDefault="00856D00" w:rsidP="00440721">
            <w:pPr>
              <w:pStyle w:val="Compact"/>
              <w:spacing w:before="0" w:after="0" w:line="360" w:lineRule="auto"/>
              <w:contextualSpacing/>
              <w:rPr>
                <w:sz w:val="16"/>
                <w:szCs w:val="16"/>
              </w:rPr>
            </w:pPr>
          </w:p>
        </w:tc>
        <w:tc>
          <w:tcPr>
            <w:tcW w:w="717" w:type="dxa"/>
          </w:tcPr>
          <w:p w14:paraId="20A61C5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F9AD0FD" w14:textId="77777777" w:rsidR="00856D00" w:rsidRPr="003E124A" w:rsidRDefault="00856D00" w:rsidP="00440721">
            <w:pPr>
              <w:pStyle w:val="Compact"/>
              <w:spacing w:before="0" w:after="0" w:line="360" w:lineRule="auto"/>
              <w:contextualSpacing/>
              <w:rPr>
                <w:sz w:val="16"/>
                <w:szCs w:val="16"/>
              </w:rPr>
            </w:pPr>
          </w:p>
        </w:tc>
        <w:tc>
          <w:tcPr>
            <w:tcW w:w="716" w:type="dxa"/>
          </w:tcPr>
          <w:p w14:paraId="11502C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BB642F7" w14:textId="77777777" w:rsidR="00856D00" w:rsidRPr="003E124A" w:rsidRDefault="00856D00" w:rsidP="00440721">
            <w:pPr>
              <w:pStyle w:val="Compact"/>
              <w:spacing w:before="0" w:after="0" w:line="360" w:lineRule="auto"/>
              <w:contextualSpacing/>
              <w:rPr>
                <w:sz w:val="16"/>
                <w:szCs w:val="16"/>
              </w:rPr>
            </w:pPr>
          </w:p>
        </w:tc>
      </w:tr>
    </w:tbl>
    <w:p w14:paraId="2C6F7687" w14:textId="77777777" w:rsidR="00491C3B" w:rsidRDefault="00491C3B" w:rsidP="00856D00">
      <w:pPr>
        <w:pStyle w:val="Newparagraph"/>
        <w:ind w:firstLine="0"/>
        <w:rPr>
          <w:sz w:val="20"/>
          <w:szCs w:val="20"/>
        </w:rPr>
      </w:pPr>
    </w:p>
    <w:p w14:paraId="6D683D45" w14:textId="45000292" w:rsidR="00856D00" w:rsidRPr="00491C3B" w:rsidRDefault="00440721" w:rsidP="00856D00">
      <w:pPr>
        <w:pStyle w:val="Newparagraph"/>
        <w:ind w:firstLine="0"/>
        <w:rPr>
          <w:sz w:val="20"/>
          <w:szCs w:val="20"/>
        </w:rPr>
      </w:pPr>
      <w:r w:rsidRPr="00491C3B">
        <w:rPr>
          <w:sz w:val="20"/>
          <w:szCs w:val="20"/>
        </w:rPr>
        <w:t>Significance codes: 0 ‘***’ 0.001 ‘**’ 0.01 ‘*’ 0.05 ‘.’ 0.1 ‘ ’ 1</w:t>
      </w:r>
    </w:p>
    <w:p w14:paraId="36E33873" w14:textId="051E14A6" w:rsidR="00302154" w:rsidRDefault="00302154">
      <w:pPr>
        <w:spacing w:after="200" w:line="240" w:lineRule="auto"/>
      </w:pPr>
      <w:r>
        <w:br w:type="page"/>
      </w:r>
    </w:p>
    <w:p w14:paraId="54736EF1" w14:textId="6104B529" w:rsidR="00A54401" w:rsidRPr="002A699E" w:rsidRDefault="00A54401">
      <w:pPr>
        <w:rPr>
          <w:ins w:id="294" w:author="Adam Dennett" w:date="2026-08-19T14:43:00Z" w16du:dateUtc="2026-08-19T13:43:00Z"/>
        </w:rPr>
      </w:pPr>
      <w:ins w:id="295" w:author="Adam Dennett" w:date="2026-08-19T14:43:00Z" w16du:dateUtc="2026-08-19T13:43:00Z">
        <w:r>
          <w:lastRenderedPageBreak/>
          <w:t>Table 2</w:t>
        </w:r>
      </w:ins>
      <w:ins w:id="296" w:author="Adam Dennett" w:date="2026-08-19T15:10:00Z" w16du:dateUtc="2026-08-19T14:10:00Z">
        <w:r w:rsidR="002A699E">
          <w:t>:</w:t>
        </w:r>
      </w:ins>
      <w:ins w:id="297" w:author="Adam Dennett" w:date="2026-08-19T15:11:00Z" w16du:dateUtc="2026-08-19T14:11:00Z">
        <w:r w:rsidR="002A699E">
          <w:t xml:space="preserve"> </w:t>
        </w:r>
        <w:r w:rsidR="002A699E" w:rsidRPr="002A699E">
          <w:rPr>
            <w:rPrChange w:id="298" w:author="Adam Dennett" w:date="2026-08-19T15:11:00Z" w16du:dateUtc="2026-08-19T14:11:00Z">
              <w:rPr>
                <w:i/>
                <w:iCs/>
              </w:rPr>
            </w:rPrChange>
          </w:rPr>
          <w:t xml:space="preserve">Brighton and Hove’s local-authority effect for disadvantaged-pupil attainment, with and without a control for school absence. </w:t>
        </w:r>
      </w:ins>
    </w:p>
    <w:tbl>
      <w:tblPr>
        <w:tblStyle w:val="Table"/>
        <w:tblW w:w="5000" w:type="pct"/>
        <w:tblLayout w:type="fixed"/>
        <w:tblLook w:val="0000" w:firstRow="0" w:lastRow="0" w:firstColumn="0" w:lastColumn="0" w:noHBand="0" w:noVBand="0"/>
      </w:tblPr>
      <w:tblGrid>
        <w:gridCol w:w="9576"/>
      </w:tblGrid>
      <w:tr w:rsidR="00A54401" w14:paraId="0BD83244" w14:textId="77777777" w:rsidTr="00390718">
        <w:trPr>
          <w:ins w:id="299" w:author="Adam Dennett" w:date="2026-08-19T14:46:00Z"/>
        </w:trPr>
        <w:tc>
          <w:tcPr>
            <w:tcW w:w="7920" w:type="dxa"/>
          </w:tcPr>
          <w:tbl>
            <w:tblPr>
              <w:tblStyle w:val="PlainTable2"/>
              <w:tblW w:w="5000" w:type="pct"/>
              <w:tblLayout w:type="fixed"/>
              <w:tblLook w:val="0020" w:firstRow="1" w:lastRow="0" w:firstColumn="0" w:lastColumn="0" w:noHBand="0" w:noVBand="0"/>
              <w:tblPrChange w:id="300" w:author="Adam Dennett" w:date="2026-08-19T15:11:00Z" w16du:dateUtc="2026-08-19T14:11:00Z">
                <w:tblPr>
                  <w:tblStyle w:val="Table"/>
                  <w:tblW w:w="5000" w:type="pct"/>
                  <w:tblLayout w:type="fixed"/>
                  <w:tblLook w:val="0020" w:firstRow="1" w:lastRow="0" w:firstColumn="0" w:lastColumn="0" w:noHBand="0" w:noVBand="0"/>
                </w:tblPr>
              </w:tblPrChange>
            </w:tblPr>
            <w:tblGrid>
              <w:gridCol w:w="3783"/>
              <w:gridCol w:w="1155"/>
              <w:gridCol w:w="1681"/>
              <w:gridCol w:w="1786"/>
              <w:gridCol w:w="945"/>
              <w:tblGridChange w:id="301">
                <w:tblGrid>
                  <w:gridCol w:w="5"/>
                  <w:gridCol w:w="3782"/>
                  <w:gridCol w:w="1"/>
                  <w:gridCol w:w="1155"/>
                  <w:gridCol w:w="1681"/>
                  <w:gridCol w:w="2"/>
                  <w:gridCol w:w="1784"/>
                  <w:gridCol w:w="4"/>
                  <w:gridCol w:w="941"/>
                  <w:gridCol w:w="5"/>
                </w:tblGrid>
              </w:tblGridChange>
            </w:tblGrid>
            <w:tr w:rsidR="00A54401" w:rsidRPr="007340C9" w14:paraId="42537958" w14:textId="77777777" w:rsidTr="002A699E">
              <w:trPr>
                <w:cnfStyle w:val="100000000000" w:firstRow="1" w:lastRow="0" w:firstColumn="0" w:lastColumn="0" w:oddVBand="0" w:evenVBand="0" w:oddHBand="0" w:evenHBand="0" w:firstRowFirstColumn="0" w:firstRowLastColumn="0" w:lastRowFirstColumn="0" w:lastRowLastColumn="0"/>
                <w:ins w:id="302" w:author="Adam Dennett" w:date="2026-08-19T14:46:00Z"/>
                <w:trPrChange w:id="303" w:author="Adam Dennett" w:date="2026-08-19T15:11:00Z" w16du:dateUtc="2026-08-19T14:11:00Z">
                  <w:trPr>
                    <w:tblHeader/>
                  </w:trPr>
                </w:trPrChange>
              </w:trPr>
              <w:tc>
                <w:tcPr>
                  <w:cnfStyle w:val="000010000000" w:firstRow="0" w:lastRow="0" w:firstColumn="0" w:lastColumn="0" w:oddVBand="1" w:evenVBand="0" w:oddHBand="0" w:evenHBand="0" w:firstRowFirstColumn="0" w:firstRowLastColumn="0" w:lastRowFirstColumn="0" w:lastRowLastColumn="0"/>
                  <w:tcW w:w="3783" w:type="dxa"/>
                  <w:tcPrChange w:id="304" w:author="Adam Dennett" w:date="2026-08-19T15:11:00Z" w16du:dateUtc="2026-08-19T14:11:00Z">
                    <w:tcPr>
                      <w:tcW w:w="3203" w:type="dxa"/>
                      <w:gridSpan w:val="2"/>
                    </w:tcPr>
                  </w:tcPrChange>
                </w:tcPr>
                <w:p w14:paraId="342C7E79" w14:textId="77777777" w:rsidR="00A54401" w:rsidRPr="007340C9" w:rsidRDefault="00A54401" w:rsidP="00390718">
                  <w:pPr>
                    <w:pStyle w:val="Compact"/>
                    <w:jc w:val="center"/>
                    <w:cnfStyle w:val="100010000000" w:firstRow="1" w:lastRow="0" w:firstColumn="0" w:lastColumn="0" w:oddVBand="1" w:evenVBand="0" w:oddHBand="0" w:evenHBand="0" w:firstRowFirstColumn="0" w:firstRowLastColumn="0" w:lastRowFirstColumn="0" w:lastRowLastColumn="0"/>
                    <w:rPr>
                      <w:ins w:id="305" w:author="Adam Dennett" w:date="2026-08-19T14:46:00Z" w16du:dateUtc="2026-08-19T13:46:00Z"/>
                      <w:sz w:val="20"/>
                      <w:szCs w:val="20"/>
                      <w:rPrChange w:id="306" w:author="Adam Dennett" w:date="2026-08-19T15:09:00Z" w16du:dateUtc="2026-08-19T14:09:00Z">
                        <w:rPr>
                          <w:ins w:id="307" w:author="Adam Dennett" w:date="2026-08-19T14:46:00Z" w16du:dateUtc="2026-08-19T13:46:00Z"/>
                        </w:rPr>
                      </w:rPrChange>
                    </w:rPr>
                  </w:pPr>
                  <w:bookmarkStart w:id="308" w:name="tbl-la-absence"/>
                  <w:ins w:id="309" w:author="Adam Dennett" w:date="2026-08-19T14:46:00Z" w16du:dateUtc="2026-08-19T13:46:00Z">
                    <w:r w:rsidRPr="007340C9">
                      <w:rPr>
                        <w:sz w:val="20"/>
                        <w:szCs w:val="20"/>
                        <w:rPrChange w:id="310" w:author="Adam Dennett" w:date="2026-08-19T15:09:00Z" w16du:dateUtc="2026-08-19T14:09:00Z">
                          <w:rPr/>
                        </w:rPrChange>
                      </w:rPr>
                      <w:t>Specification</w:t>
                    </w:r>
                  </w:ins>
                </w:p>
              </w:tc>
              <w:tc>
                <w:tcPr>
                  <w:cnfStyle w:val="000001000000" w:firstRow="0" w:lastRow="0" w:firstColumn="0" w:lastColumn="0" w:oddVBand="0" w:evenVBand="1" w:oddHBand="0" w:evenHBand="0" w:firstRowFirstColumn="0" w:firstRowLastColumn="0" w:lastRowFirstColumn="0" w:lastRowLastColumn="0"/>
                  <w:tcW w:w="1155" w:type="dxa"/>
                  <w:tcPrChange w:id="311" w:author="Adam Dennett" w:date="2026-08-19T15:11:00Z" w16du:dateUtc="2026-08-19T14:11:00Z">
                    <w:tcPr>
                      <w:tcW w:w="978" w:type="dxa"/>
                      <w:gridSpan w:val="2"/>
                    </w:tcPr>
                  </w:tcPrChange>
                </w:tcPr>
                <w:p w14:paraId="29FCBA4E" w14:textId="77777777" w:rsidR="00A54401" w:rsidRPr="007340C9" w:rsidRDefault="00A54401" w:rsidP="00390718">
                  <w:pPr>
                    <w:pStyle w:val="Compact"/>
                    <w:jc w:val="center"/>
                    <w:cnfStyle w:val="100001000000" w:firstRow="1" w:lastRow="0" w:firstColumn="0" w:lastColumn="0" w:oddVBand="0" w:evenVBand="1" w:oddHBand="0" w:evenHBand="0" w:firstRowFirstColumn="0" w:firstRowLastColumn="0" w:lastRowFirstColumn="0" w:lastRowLastColumn="0"/>
                    <w:rPr>
                      <w:ins w:id="312" w:author="Adam Dennett" w:date="2026-08-19T14:46:00Z" w16du:dateUtc="2026-08-19T13:46:00Z"/>
                      <w:sz w:val="20"/>
                      <w:szCs w:val="20"/>
                      <w:rPrChange w:id="313" w:author="Adam Dennett" w:date="2026-08-19T15:09:00Z" w16du:dateUtc="2026-08-19T14:09:00Z">
                        <w:rPr>
                          <w:ins w:id="314" w:author="Adam Dennett" w:date="2026-08-19T14:46:00Z" w16du:dateUtc="2026-08-19T13:46:00Z"/>
                        </w:rPr>
                      </w:rPrChange>
                    </w:rPr>
                  </w:pPr>
                  <w:ins w:id="315" w:author="Adam Dennett" w:date="2026-08-19T14:46:00Z" w16du:dateUtc="2026-08-19T13:46:00Z">
                    <w:r w:rsidRPr="007340C9">
                      <w:rPr>
                        <w:sz w:val="20"/>
                        <w:szCs w:val="20"/>
                        <w:rPrChange w:id="316" w:author="Adam Dennett" w:date="2026-08-19T15:09:00Z" w16du:dateUtc="2026-08-19T14:09:00Z">
                          <w:rPr/>
                        </w:rPrChange>
                      </w:rPr>
                      <w:t>B&amp;H effect</w:t>
                    </w:r>
                  </w:ins>
                </w:p>
              </w:tc>
              <w:tc>
                <w:tcPr>
                  <w:cnfStyle w:val="000010000000" w:firstRow="0" w:lastRow="0" w:firstColumn="0" w:lastColumn="0" w:oddVBand="1" w:evenVBand="0" w:oddHBand="0" w:evenHBand="0" w:firstRowFirstColumn="0" w:firstRowLastColumn="0" w:lastRowFirstColumn="0" w:lastRowLastColumn="0"/>
                  <w:tcW w:w="1681" w:type="dxa"/>
                  <w:tcPrChange w:id="317" w:author="Adam Dennett" w:date="2026-08-19T15:11:00Z" w16du:dateUtc="2026-08-19T14:11:00Z">
                    <w:tcPr>
                      <w:tcW w:w="1423" w:type="dxa"/>
                      <w:gridSpan w:val="2"/>
                    </w:tcPr>
                  </w:tcPrChange>
                </w:tcPr>
                <w:p w14:paraId="5F840DB6" w14:textId="77777777" w:rsidR="00A54401" w:rsidRPr="007340C9" w:rsidRDefault="00A54401" w:rsidP="00390718">
                  <w:pPr>
                    <w:pStyle w:val="Compact"/>
                    <w:jc w:val="center"/>
                    <w:cnfStyle w:val="100010000000" w:firstRow="1" w:lastRow="0" w:firstColumn="0" w:lastColumn="0" w:oddVBand="1" w:evenVBand="0" w:oddHBand="0" w:evenHBand="0" w:firstRowFirstColumn="0" w:firstRowLastColumn="0" w:lastRowFirstColumn="0" w:lastRowLastColumn="0"/>
                    <w:rPr>
                      <w:ins w:id="318" w:author="Adam Dennett" w:date="2026-08-19T14:46:00Z" w16du:dateUtc="2026-08-19T13:46:00Z"/>
                      <w:sz w:val="20"/>
                      <w:szCs w:val="20"/>
                      <w:rPrChange w:id="319" w:author="Adam Dennett" w:date="2026-08-19T15:09:00Z" w16du:dateUtc="2026-08-19T14:09:00Z">
                        <w:rPr>
                          <w:ins w:id="320" w:author="Adam Dennett" w:date="2026-08-19T14:46:00Z" w16du:dateUtc="2026-08-19T13:46:00Z"/>
                        </w:rPr>
                      </w:rPrChange>
                    </w:rPr>
                  </w:pPr>
                  <w:ins w:id="321" w:author="Adam Dennett" w:date="2026-08-19T14:46:00Z" w16du:dateUtc="2026-08-19T13:46:00Z">
                    <w:r w:rsidRPr="007340C9">
                      <w:rPr>
                        <w:sz w:val="20"/>
                        <w:szCs w:val="20"/>
                        <w:rPrChange w:id="322" w:author="Adam Dennett" w:date="2026-08-19T15:09:00Z" w16du:dateUtc="2026-08-19T14:09:00Z">
                          <w:rPr/>
                        </w:rPrChange>
                      </w:rPr>
                      <w:t>95% CI</w:t>
                    </w:r>
                  </w:ins>
                </w:p>
              </w:tc>
              <w:tc>
                <w:tcPr>
                  <w:cnfStyle w:val="000001000000" w:firstRow="0" w:lastRow="0" w:firstColumn="0" w:lastColumn="0" w:oddVBand="0" w:evenVBand="1" w:oddHBand="0" w:evenHBand="0" w:firstRowFirstColumn="0" w:firstRowLastColumn="0" w:lastRowFirstColumn="0" w:lastRowLastColumn="0"/>
                  <w:tcW w:w="1786" w:type="dxa"/>
                  <w:tcPrChange w:id="323" w:author="Adam Dennett" w:date="2026-08-19T15:11:00Z" w16du:dateUtc="2026-08-19T14:11:00Z">
                    <w:tcPr>
                      <w:tcW w:w="1512" w:type="dxa"/>
                      <w:gridSpan w:val="2"/>
                    </w:tcPr>
                  </w:tcPrChange>
                </w:tcPr>
                <w:p w14:paraId="680EF4FA" w14:textId="77777777" w:rsidR="00A54401" w:rsidRPr="007340C9" w:rsidRDefault="00A54401" w:rsidP="00390718">
                  <w:pPr>
                    <w:pStyle w:val="Compact"/>
                    <w:jc w:val="center"/>
                    <w:cnfStyle w:val="100001000000" w:firstRow="1" w:lastRow="0" w:firstColumn="0" w:lastColumn="0" w:oddVBand="0" w:evenVBand="1" w:oddHBand="0" w:evenHBand="0" w:firstRowFirstColumn="0" w:firstRowLastColumn="0" w:lastRowFirstColumn="0" w:lastRowLastColumn="0"/>
                    <w:rPr>
                      <w:ins w:id="324" w:author="Adam Dennett" w:date="2026-08-19T14:46:00Z" w16du:dateUtc="2026-08-19T13:46:00Z"/>
                      <w:sz w:val="20"/>
                      <w:szCs w:val="20"/>
                      <w:rPrChange w:id="325" w:author="Adam Dennett" w:date="2026-08-19T15:09:00Z" w16du:dateUtc="2026-08-19T14:09:00Z">
                        <w:rPr>
                          <w:ins w:id="326" w:author="Adam Dennett" w:date="2026-08-19T14:46:00Z" w16du:dateUtc="2026-08-19T13:46:00Z"/>
                        </w:rPr>
                      </w:rPrChange>
                    </w:rPr>
                  </w:pPr>
                  <w:ins w:id="327" w:author="Adam Dennett" w:date="2026-08-19T14:46:00Z" w16du:dateUtc="2026-08-19T13:46:00Z">
                    <w:r w:rsidRPr="007340C9">
                      <w:rPr>
                        <w:sz w:val="20"/>
                        <w:szCs w:val="20"/>
                        <w:rPrChange w:id="328" w:author="Adam Dennett" w:date="2026-08-19T15:09:00Z" w16du:dateUtc="2026-08-19T14:09:00Z">
                          <w:rPr/>
                        </w:rPrChange>
                      </w:rPr>
                      <w:t>Rank</w:t>
                    </w:r>
                  </w:ins>
                </w:p>
              </w:tc>
              <w:tc>
                <w:tcPr>
                  <w:cnfStyle w:val="000010000000" w:firstRow="0" w:lastRow="0" w:firstColumn="0" w:lastColumn="0" w:oddVBand="1" w:evenVBand="0" w:oddHBand="0" w:evenHBand="0" w:firstRowFirstColumn="0" w:firstRowLastColumn="0" w:lastRowFirstColumn="0" w:lastRowLastColumn="0"/>
                  <w:tcW w:w="945" w:type="dxa"/>
                  <w:tcPrChange w:id="329" w:author="Adam Dennett" w:date="2026-08-19T15:11:00Z" w16du:dateUtc="2026-08-19T14:11:00Z">
                    <w:tcPr>
                      <w:tcW w:w="800" w:type="dxa"/>
                      <w:gridSpan w:val="2"/>
                    </w:tcPr>
                  </w:tcPrChange>
                </w:tcPr>
                <w:p w14:paraId="20D9104F" w14:textId="77777777" w:rsidR="00A54401" w:rsidRPr="007340C9" w:rsidRDefault="00A54401" w:rsidP="00390718">
                  <w:pPr>
                    <w:pStyle w:val="Compact"/>
                    <w:jc w:val="center"/>
                    <w:cnfStyle w:val="100010000000" w:firstRow="1" w:lastRow="0" w:firstColumn="0" w:lastColumn="0" w:oddVBand="1" w:evenVBand="0" w:oddHBand="0" w:evenHBand="0" w:firstRowFirstColumn="0" w:firstRowLastColumn="0" w:lastRowFirstColumn="0" w:lastRowLastColumn="0"/>
                    <w:rPr>
                      <w:ins w:id="330" w:author="Adam Dennett" w:date="2026-08-19T14:46:00Z" w16du:dateUtc="2026-08-19T13:46:00Z"/>
                      <w:sz w:val="20"/>
                      <w:szCs w:val="20"/>
                      <w:rPrChange w:id="331" w:author="Adam Dennett" w:date="2026-08-19T15:09:00Z" w16du:dateUtc="2026-08-19T14:09:00Z">
                        <w:rPr>
                          <w:ins w:id="332" w:author="Adam Dennett" w:date="2026-08-19T14:46:00Z" w16du:dateUtc="2026-08-19T13:46:00Z"/>
                        </w:rPr>
                      </w:rPrChange>
                    </w:rPr>
                  </w:pPr>
                  <w:ins w:id="333" w:author="Adam Dennett" w:date="2026-08-19T14:46:00Z" w16du:dateUtc="2026-08-19T13:46:00Z">
                    <w:r w:rsidRPr="007340C9">
                      <w:rPr>
                        <w:sz w:val="20"/>
                        <w:szCs w:val="20"/>
                        <w:rPrChange w:id="334" w:author="Adam Dennett" w:date="2026-08-19T15:09:00Z" w16du:dateUtc="2026-08-19T14:09:00Z">
                          <w:rPr/>
                        </w:rPrChange>
                      </w:rPr>
                      <w:t>ATT8 pts</w:t>
                    </w:r>
                  </w:ins>
                </w:p>
              </w:tc>
            </w:tr>
            <w:tr w:rsidR="00A54401" w:rsidRPr="007340C9" w14:paraId="1654A6E6" w14:textId="77777777" w:rsidTr="002A699E">
              <w:trPr>
                <w:cnfStyle w:val="000000100000" w:firstRow="0" w:lastRow="0" w:firstColumn="0" w:lastColumn="0" w:oddVBand="0" w:evenVBand="0" w:oddHBand="1" w:evenHBand="0" w:firstRowFirstColumn="0" w:firstRowLastColumn="0" w:lastRowFirstColumn="0" w:lastRowLastColumn="0"/>
                <w:ins w:id="335" w:author="Adam Dennett" w:date="2026-08-19T14:46:00Z"/>
              </w:trPr>
              <w:tc>
                <w:tcPr>
                  <w:cnfStyle w:val="000010000000" w:firstRow="0" w:lastRow="0" w:firstColumn="0" w:lastColumn="0" w:oddVBand="1" w:evenVBand="0" w:oddHBand="0" w:evenHBand="0" w:firstRowFirstColumn="0" w:firstRowLastColumn="0" w:lastRowFirstColumn="0" w:lastRowLastColumn="0"/>
                  <w:tcW w:w="3783" w:type="dxa"/>
                  <w:tcPrChange w:id="336" w:author="Adam Dennett" w:date="2026-08-19T15:11:00Z" w16du:dateUtc="2026-08-19T14:11:00Z">
                    <w:tcPr>
                      <w:tcW w:w="3203" w:type="dxa"/>
                      <w:gridSpan w:val="2"/>
                    </w:tcPr>
                  </w:tcPrChange>
                </w:tcPr>
                <w:p w14:paraId="17630C39" w14:textId="77777777"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337" w:author="Adam Dennett" w:date="2026-08-19T14:46:00Z" w16du:dateUtc="2026-08-19T13:46:00Z"/>
                      <w:sz w:val="20"/>
                      <w:szCs w:val="20"/>
                      <w:rPrChange w:id="338" w:author="Adam Dennett" w:date="2026-08-19T15:09:00Z" w16du:dateUtc="2026-08-19T14:09:00Z">
                        <w:rPr>
                          <w:ins w:id="339" w:author="Adam Dennett" w:date="2026-08-19T14:46:00Z" w16du:dateUtc="2026-08-19T13:46:00Z"/>
                        </w:rPr>
                      </w:rPrChange>
                    </w:rPr>
                  </w:pPr>
                  <w:ins w:id="340" w:author="Adam Dennett" w:date="2026-08-19T14:46:00Z" w16du:dateUtc="2026-08-19T13:46:00Z">
                    <w:r w:rsidRPr="007340C9">
                      <w:rPr>
                        <w:sz w:val="20"/>
                        <w:szCs w:val="20"/>
                        <w:rPrChange w:id="341" w:author="Adam Dennett" w:date="2026-08-19T15:09:00Z" w16du:dateUtc="2026-08-19T14:09:00Z">
                          <w:rPr/>
                        </w:rPrChange>
                      </w:rPr>
                      <w:t>No absence control</w:t>
                    </w:r>
                  </w:ins>
                </w:p>
              </w:tc>
              <w:tc>
                <w:tcPr>
                  <w:cnfStyle w:val="000001000000" w:firstRow="0" w:lastRow="0" w:firstColumn="0" w:lastColumn="0" w:oddVBand="0" w:evenVBand="1" w:oddHBand="0" w:evenHBand="0" w:firstRowFirstColumn="0" w:firstRowLastColumn="0" w:lastRowFirstColumn="0" w:lastRowLastColumn="0"/>
                  <w:tcW w:w="1155" w:type="dxa"/>
                  <w:tcPrChange w:id="342" w:author="Adam Dennett" w:date="2026-08-19T15:11:00Z" w16du:dateUtc="2026-08-19T14:11:00Z">
                    <w:tcPr>
                      <w:tcW w:w="978" w:type="dxa"/>
                      <w:gridSpan w:val="2"/>
                    </w:tcPr>
                  </w:tcPrChange>
                </w:tcPr>
                <w:p w14:paraId="4DD8A5B9" w14:textId="77777777" w:rsidR="00A54401" w:rsidRPr="007340C9" w:rsidRDefault="00A54401" w:rsidP="00390718">
                  <w:pPr>
                    <w:pStyle w:val="Compact"/>
                    <w:jc w:val="center"/>
                    <w:cnfStyle w:val="000001100000" w:firstRow="0" w:lastRow="0" w:firstColumn="0" w:lastColumn="0" w:oddVBand="0" w:evenVBand="1" w:oddHBand="1" w:evenHBand="0" w:firstRowFirstColumn="0" w:firstRowLastColumn="0" w:lastRowFirstColumn="0" w:lastRowLastColumn="0"/>
                    <w:rPr>
                      <w:ins w:id="343" w:author="Adam Dennett" w:date="2026-08-19T14:46:00Z" w16du:dateUtc="2026-08-19T13:46:00Z"/>
                      <w:sz w:val="20"/>
                      <w:szCs w:val="20"/>
                      <w:rPrChange w:id="344" w:author="Adam Dennett" w:date="2026-08-19T15:09:00Z" w16du:dateUtc="2026-08-19T14:09:00Z">
                        <w:rPr>
                          <w:ins w:id="345" w:author="Adam Dennett" w:date="2026-08-19T14:46:00Z" w16du:dateUtc="2026-08-19T13:46:00Z"/>
                        </w:rPr>
                      </w:rPrChange>
                    </w:rPr>
                  </w:pPr>
                  <w:ins w:id="346" w:author="Adam Dennett" w:date="2026-08-19T14:46:00Z" w16du:dateUtc="2026-08-19T13:46:00Z">
                    <w:r w:rsidRPr="007340C9">
                      <w:rPr>
                        <w:sz w:val="20"/>
                        <w:szCs w:val="20"/>
                        <w:rPrChange w:id="347" w:author="Adam Dennett" w:date="2026-08-19T15:09:00Z" w16du:dateUtc="2026-08-19T14:09:00Z">
                          <w:rPr/>
                        </w:rPrChange>
                      </w:rPr>
                      <w:t>+0.018</w:t>
                    </w:r>
                  </w:ins>
                </w:p>
              </w:tc>
              <w:tc>
                <w:tcPr>
                  <w:cnfStyle w:val="000010000000" w:firstRow="0" w:lastRow="0" w:firstColumn="0" w:lastColumn="0" w:oddVBand="1" w:evenVBand="0" w:oddHBand="0" w:evenHBand="0" w:firstRowFirstColumn="0" w:firstRowLastColumn="0" w:lastRowFirstColumn="0" w:lastRowLastColumn="0"/>
                  <w:tcW w:w="1681" w:type="dxa"/>
                  <w:tcPrChange w:id="348" w:author="Adam Dennett" w:date="2026-08-19T15:11:00Z" w16du:dateUtc="2026-08-19T14:11:00Z">
                    <w:tcPr>
                      <w:tcW w:w="1423" w:type="dxa"/>
                      <w:gridSpan w:val="2"/>
                    </w:tcPr>
                  </w:tcPrChange>
                </w:tcPr>
                <w:p w14:paraId="0B5A7AD5" w14:textId="77777777"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349" w:author="Adam Dennett" w:date="2026-08-19T14:46:00Z" w16du:dateUtc="2026-08-19T13:46:00Z"/>
                      <w:sz w:val="20"/>
                      <w:szCs w:val="20"/>
                      <w:rPrChange w:id="350" w:author="Adam Dennett" w:date="2026-08-19T15:09:00Z" w16du:dateUtc="2026-08-19T14:09:00Z">
                        <w:rPr>
                          <w:ins w:id="351" w:author="Adam Dennett" w:date="2026-08-19T14:46:00Z" w16du:dateUtc="2026-08-19T13:46:00Z"/>
                        </w:rPr>
                      </w:rPrChange>
                    </w:rPr>
                  </w:pPr>
                  <w:ins w:id="352" w:author="Adam Dennett" w:date="2026-08-19T14:46:00Z" w16du:dateUtc="2026-08-19T13:46:00Z">
                    <w:r w:rsidRPr="007340C9">
                      <w:rPr>
                        <w:sz w:val="20"/>
                        <w:szCs w:val="20"/>
                        <w:rPrChange w:id="353" w:author="Adam Dennett" w:date="2026-08-19T15:09:00Z" w16du:dateUtc="2026-08-19T14:09:00Z">
                          <w:rPr/>
                        </w:rPrChange>
                      </w:rPr>
                      <w:t>-0.022 to 0.058</w:t>
                    </w:r>
                  </w:ins>
                </w:p>
              </w:tc>
              <w:tc>
                <w:tcPr>
                  <w:cnfStyle w:val="000001000000" w:firstRow="0" w:lastRow="0" w:firstColumn="0" w:lastColumn="0" w:oddVBand="0" w:evenVBand="1" w:oddHBand="0" w:evenHBand="0" w:firstRowFirstColumn="0" w:firstRowLastColumn="0" w:lastRowFirstColumn="0" w:lastRowLastColumn="0"/>
                  <w:tcW w:w="1786" w:type="dxa"/>
                  <w:tcPrChange w:id="354" w:author="Adam Dennett" w:date="2026-08-19T15:11:00Z" w16du:dateUtc="2026-08-19T14:11:00Z">
                    <w:tcPr>
                      <w:tcW w:w="1512" w:type="dxa"/>
                      <w:gridSpan w:val="2"/>
                    </w:tcPr>
                  </w:tcPrChange>
                </w:tcPr>
                <w:p w14:paraId="292701F1" w14:textId="77777777" w:rsidR="00A54401" w:rsidRPr="007340C9" w:rsidRDefault="00A54401" w:rsidP="00390718">
                  <w:pPr>
                    <w:pStyle w:val="Compact"/>
                    <w:jc w:val="center"/>
                    <w:cnfStyle w:val="000001100000" w:firstRow="0" w:lastRow="0" w:firstColumn="0" w:lastColumn="0" w:oddVBand="0" w:evenVBand="1" w:oddHBand="1" w:evenHBand="0" w:firstRowFirstColumn="0" w:firstRowLastColumn="0" w:lastRowFirstColumn="0" w:lastRowLastColumn="0"/>
                    <w:rPr>
                      <w:ins w:id="355" w:author="Adam Dennett" w:date="2026-08-19T14:46:00Z" w16du:dateUtc="2026-08-19T13:46:00Z"/>
                      <w:sz w:val="20"/>
                      <w:szCs w:val="20"/>
                      <w:rPrChange w:id="356" w:author="Adam Dennett" w:date="2026-08-19T15:09:00Z" w16du:dateUtc="2026-08-19T14:09:00Z">
                        <w:rPr>
                          <w:ins w:id="357" w:author="Adam Dennett" w:date="2026-08-19T14:46:00Z" w16du:dateUtc="2026-08-19T13:46:00Z"/>
                        </w:rPr>
                      </w:rPrChange>
                    </w:rPr>
                  </w:pPr>
                  <w:ins w:id="358" w:author="Adam Dennett" w:date="2026-08-19T14:46:00Z" w16du:dateUtc="2026-08-19T13:46:00Z">
                    <w:r w:rsidRPr="007340C9">
                      <w:rPr>
                        <w:sz w:val="20"/>
                        <w:szCs w:val="20"/>
                        <w:rPrChange w:id="359" w:author="Adam Dennett" w:date="2026-08-19T15:09:00Z" w16du:dateUtc="2026-08-19T14:09:00Z">
                          <w:rPr/>
                        </w:rPrChange>
                      </w:rPr>
                      <w:t>46 of 151 (n.s.)</w:t>
                    </w:r>
                  </w:ins>
                </w:p>
              </w:tc>
              <w:tc>
                <w:tcPr>
                  <w:cnfStyle w:val="000010000000" w:firstRow="0" w:lastRow="0" w:firstColumn="0" w:lastColumn="0" w:oddVBand="1" w:evenVBand="0" w:oddHBand="0" w:evenHBand="0" w:firstRowFirstColumn="0" w:firstRowLastColumn="0" w:lastRowFirstColumn="0" w:lastRowLastColumn="0"/>
                  <w:tcW w:w="945" w:type="dxa"/>
                  <w:tcPrChange w:id="360" w:author="Adam Dennett" w:date="2026-08-19T15:11:00Z" w16du:dateUtc="2026-08-19T14:11:00Z">
                    <w:tcPr>
                      <w:tcW w:w="800" w:type="dxa"/>
                      <w:gridSpan w:val="2"/>
                    </w:tcPr>
                  </w:tcPrChange>
                </w:tcPr>
                <w:p w14:paraId="588235BE" w14:textId="77777777"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361" w:author="Adam Dennett" w:date="2026-08-19T14:46:00Z" w16du:dateUtc="2026-08-19T13:46:00Z"/>
                      <w:sz w:val="20"/>
                      <w:szCs w:val="20"/>
                      <w:rPrChange w:id="362" w:author="Adam Dennett" w:date="2026-08-19T15:09:00Z" w16du:dateUtc="2026-08-19T14:09:00Z">
                        <w:rPr>
                          <w:ins w:id="363" w:author="Adam Dennett" w:date="2026-08-19T14:46:00Z" w16du:dateUtc="2026-08-19T13:46:00Z"/>
                        </w:rPr>
                      </w:rPrChange>
                    </w:rPr>
                  </w:pPr>
                  <w:ins w:id="364" w:author="Adam Dennett" w:date="2026-08-19T14:46:00Z" w16du:dateUtc="2026-08-19T13:46:00Z">
                    <w:r w:rsidRPr="007340C9">
                      <w:rPr>
                        <w:sz w:val="20"/>
                        <w:szCs w:val="20"/>
                        <w:rPrChange w:id="365" w:author="Adam Dennett" w:date="2026-08-19T15:09:00Z" w16du:dateUtc="2026-08-19T14:09:00Z">
                          <w:rPr/>
                        </w:rPrChange>
                      </w:rPr>
                      <w:t>+0.7</w:t>
                    </w:r>
                  </w:ins>
                </w:p>
              </w:tc>
            </w:tr>
            <w:tr w:rsidR="00A54401" w:rsidRPr="007340C9" w14:paraId="1EA0B010" w14:textId="77777777" w:rsidTr="002A699E">
              <w:trPr>
                <w:ins w:id="366" w:author="Adam Dennett" w:date="2026-08-19T14:46:00Z"/>
              </w:trPr>
              <w:tc>
                <w:tcPr>
                  <w:cnfStyle w:val="000010000000" w:firstRow="0" w:lastRow="0" w:firstColumn="0" w:lastColumn="0" w:oddVBand="1" w:evenVBand="0" w:oddHBand="0" w:evenHBand="0" w:firstRowFirstColumn="0" w:firstRowLastColumn="0" w:lastRowFirstColumn="0" w:lastRowLastColumn="0"/>
                  <w:tcW w:w="3783" w:type="dxa"/>
                  <w:tcPrChange w:id="367" w:author="Adam Dennett" w:date="2026-08-19T15:11:00Z" w16du:dateUtc="2026-08-19T14:11:00Z">
                    <w:tcPr>
                      <w:tcW w:w="3203" w:type="dxa"/>
                      <w:gridSpan w:val="2"/>
                    </w:tcPr>
                  </w:tcPrChange>
                </w:tcPr>
                <w:p w14:paraId="4893761C" w14:textId="77777777" w:rsidR="00A54401" w:rsidRPr="007340C9" w:rsidRDefault="00A54401" w:rsidP="00390718">
                  <w:pPr>
                    <w:pStyle w:val="Compact"/>
                    <w:jc w:val="center"/>
                    <w:rPr>
                      <w:ins w:id="368" w:author="Adam Dennett" w:date="2026-08-19T14:46:00Z" w16du:dateUtc="2026-08-19T13:46:00Z"/>
                      <w:sz w:val="20"/>
                      <w:szCs w:val="20"/>
                      <w:rPrChange w:id="369" w:author="Adam Dennett" w:date="2026-08-19T15:09:00Z" w16du:dateUtc="2026-08-19T14:09:00Z">
                        <w:rPr>
                          <w:ins w:id="370" w:author="Adam Dennett" w:date="2026-08-19T14:46:00Z" w16du:dateUtc="2026-08-19T13:46:00Z"/>
                        </w:rPr>
                      </w:rPrChange>
                    </w:rPr>
                  </w:pPr>
                  <w:ins w:id="371" w:author="Adam Dennett" w:date="2026-08-19T14:46:00Z" w16du:dateUtc="2026-08-19T13:46:00Z">
                    <w:r w:rsidRPr="007340C9">
                      <w:rPr>
                        <w:sz w:val="20"/>
                        <w:szCs w:val="20"/>
                        <w:rPrChange w:id="372" w:author="Adam Dennett" w:date="2026-08-19T15:09:00Z" w16du:dateUtc="2026-08-19T14:09:00Z">
                          <w:rPr/>
                        </w:rPrChange>
                      </w:rPr>
                      <w:t>Absence controlled (main model)</w:t>
                    </w:r>
                  </w:ins>
                </w:p>
              </w:tc>
              <w:tc>
                <w:tcPr>
                  <w:cnfStyle w:val="000001000000" w:firstRow="0" w:lastRow="0" w:firstColumn="0" w:lastColumn="0" w:oddVBand="0" w:evenVBand="1" w:oddHBand="0" w:evenHBand="0" w:firstRowFirstColumn="0" w:firstRowLastColumn="0" w:lastRowFirstColumn="0" w:lastRowLastColumn="0"/>
                  <w:tcW w:w="1155" w:type="dxa"/>
                  <w:tcPrChange w:id="373" w:author="Adam Dennett" w:date="2026-08-19T15:11:00Z" w16du:dateUtc="2026-08-19T14:11:00Z">
                    <w:tcPr>
                      <w:tcW w:w="978" w:type="dxa"/>
                      <w:gridSpan w:val="2"/>
                    </w:tcPr>
                  </w:tcPrChange>
                </w:tcPr>
                <w:p w14:paraId="5C26DE9F" w14:textId="77777777" w:rsidR="00A54401" w:rsidRPr="007340C9" w:rsidRDefault="00A54401" w:rsidP="00390718">
                  <w:pPr>
                    <w:pStyle w:val="Compact"/>
                    <w:jc w:val="center"/>
                    <w:rPr>
                      <w:ins w:id="374" w:author="Adam Dennett" w:date="2026-08-19T14:46:00Z" w16du:dateUtc="2026-08-19T13:46:00Z"/>
                      <w:sz w:val="20"/>
                      <w:szCs w:val="20"/>
                      <w:rPrChange w:id="375" w:author="Adam Dennett" w:date="2026-08-19T15:09:00Z" w16du:dateUtc="2026-08-19T14:09:00Z">
                        <w:rPr>
                          <w:ins w:id="376" w:author="Adam Dennett" w:date="2026-08-19T14:46:00Z" w16du:dateUtc="2026-08-19T13:46:00Z"/>
                        </w:rPr>
                      </w:rPrChange>
                    </w:rPr>
                  </w:pPr>
                  <w:ins w:id="377" w:author="Adam Dennett" w:date="2026-08-19T14:46:00Z" w16du:dateUtc="2026-08-19T13:46:00Z">
                    <w:r w:rsidRPr="007340C9">
                      <w:rPr>
                        <w:sz w:val="20"/>
                        <w:szCs w:val="20"/>
                        <w:rPrChange w:id="378" w:author="Adam Dennett" w:date="2026-08-19T15:09:00Z" w16du:dateUtc="2026-08-19T14:09:00Z">
                          <w:rPr/>
                        </w:rPrChange>
                      </w:rPr>
                      <w:t>+0.050</w:t>
                    </w:r>
                  </w:ins>
                </w:p>
              </w:tc>
              <w:tc>
                <w:tcPr>
                  <w:cnfStyle w:val="000010000000" w:firstRow="0" w:lastRow="0" w:firstColumn="0" w:lastColumn="0" w:oddVBand="1" w:evenVBand="0" w:oddHBand="0" w:evenHBand="0" w:firstRowFirstColumn="0" w:firstRowLastColumn="0" w:lastRowFirstColumn="0" w:lastRowLastColumn="0"/>
                  <w:tcW w:w="1681" w:type="dxa"/>
                  <w:tcPrChange w:id="379" w:author="Adam Dennett" w:date="2026-08-19T15:11:00Z" w16du:dateUtc="2026-08-19T14:11:00Z">
                    <w:tcPr>
                      <w:tcW w:w="1423" w:type="dxa"/>
                      <w:gridSpan w:val="2"/>
                    </w:tcPr>
                  </w:tcPrChange>
                </w:tcPr>
                <w:p w14:paraId="5A375A6B" w14:textId="77777777" w:rsidR="00A54401" w:rsidRPr="007340C9" w:rsidRDefault="00A54401" w:rsidP="00390718">
                  <w:pPr>
                    <w:pStyle w:val="Compact"/>
                    <w:jc w:val="center"/>
                    <w:rPr>
                      <w:ins w:id="380" w:author="Adam Dennett" w:date="2026-08-19T14:46:00Z" w16du:dateUtc="2026-08-19T13:46:00Z"/>
                      <w:sz w:val="20"/>
                      <w:szCs w:val="20"/>
                      <w:rPrChange w:id="381" w:author="Adam Dennett" w:date="2026-08-19T15:09:00Z" w16du:dateUtc="2026-08-19T14:09:00Z">
                        <w:rPr>
                          <w:ins w:id="382" w:author="Adam Dennett" w:date="2026-08-19T14:46:00Z" w16du:dateUtc="2026-08-19T13:46:00Z"/>
                        </w:rPr>
                      </w:rPrChange>
                    </w:rPr>
                  </w:pPr>
                  <w:ins w:id="383" w:author="Adam Dennett" w:date="2026-08-19T14:46:00Z" w16du:dateUtc="2026-08-19T13:46:00Z">
                    <w:r w:rsidRPr="007340C9">
                      <w:rPr>
                        <w:sz w:val="20"/>
                        <w:szCs w:val="20"/>
                        <w:rPrChange w:id="384" w:author="Adam Dennett" w:date="2026-08-19T15:09:00Z" w16du:dateUtc="2026-08-19T14:09:00Z">
                          <w:rPr/>
                        </w:rPrChange>
                      </w:rPr>
                      <w:t>0.015 to 0.086</w:t>
                    </w:r>
                  </w:ins>
                </w:p>
              </w:tc>
              <w:tc>
                <w:tcPr>
                  <w:cnfStyle w:val="000001000000" w:firstRow="0" w:lastRow="0" w:firstColumn="0" w:lastColumn="0" w:oddVBand="0" w:evenVBand="1" w:oddHBand="0" w:evenHBand="0" w:firstRowFirstColumn="0" w:firstRowLastColumn="0" w:lastRowFirstColumn="0" w:lastRowLastColumn="0"/>
                  <w:tcW w:w="1786" w:type="dxa"/>
                  <w:tcPrChange w:id="385" w:author="Adam Dennett" w:date="2026-08-19T15:11:00Z" w16du:dateUtc="2026-08-19T14:11:00Z">
                    <w:tcPr>
                      <w:tcW w:w="1512" w:type="dxa"/>
                      <w:gridSpan w:val="2"/>
                    </w:tcPr>
                  </w:tcPrChange>
                </w:tcPr>
                <w:p w14:paraId="1894A0DA" w14:textId="77777777" w:rsidR="00A54401" w:rsidRPr="007340C9" w:rsidRDefault="00A54401" w:rsidP="00390718">
                  <w:pPr>
                    <w:pStyle w:val="Compact"/>
                    <w:jc w:val="center"/>
                    <w:rPr>
                      <w:ins w:id="386" w:author="Adam Dennett" w:date="2026-08-19T14:46:00Z" w16du:dateUtc="2026-08-19T13:46:00Z"/>
                      <w:sz w:val="20"/>
                      <w:szCs w:val="20"/>
                      <w:rPrChange w:id="387" w:author="Adam Dennett" w:date="2026-08-19T15:09:00Z" w16du:dateUtc="2026-08-19T14:09:00Z">
                        <w:rPr>
                          <w:ins w:id="388" w:author="Adam Dennett" w:date="2026-08-19T14:46:00Z" w16du:dateUtc="2026-08-19T13:46:00Z"/>
                        </w:rPr>
                      </w:rPrChange>
                    </w:rPr>
                  </w:pPr>
                  <w:ins w:id="389" w:author="Adam Dennett" w:date="2026-08-19T14:46:00Z" w16du:dateUtc="2026-08-19T13:46:00Z">
                    <w:r w:rsidRPr="007340C9">
                      <w:rPr>
                        <w:sz w:val="20"/>
                        <w:szCs w:val="20"/>
                        <w:rPrChange w:id="390" w:author="Adam Dennett" w:date="2026-08-19T15:09:00Z" w16du:dateUtc="2026-08-19T14:09:00Z">
                          <w:rPr/>
                        </w:rPrChange>
                      </w:rPr>
                      <w:t>7 of 151</w:t>
                    </w:r>
                  </w:ins>
                </w:p>
              </w:tc>
              <w:tc>
                <w:tcPr>
                  <w:cnfStyle w:val="000010000000" w:firstRow="0" w:lastRow="0" w:firstColumn="0" w:lastColumn="0" w:oddVBand="1" w:evenVBand="0" w:oddHBand="0" w:evenHBand="0" w:firstRowFirstColumn="0" w:firstRowLastColumn="0" w:lastRowFirstColumn="0" w:lastRowLastColumn="0"/>
                  <w:tcW w:w="945" w:type="dxa"/>
                  <w:tcPrChange w:id="391" w:author="Adam Dennett" w:date="2026-08-19T15:11:00Z" w16du:dateUtc="2026-08-19T14:11:00Z">
                    <w:tcPr>
                      <w:tcW w:w="800" w:type="dxa"/>
                      <w:gridSpan w:val="2"/>
                    </w:tcPr>
                  </w:tcPrChange>
                </w:tcPr>
                <w:p w14:paraId="18EB86D7" w14:textId="77777777" w:rsidR="00A54401" w:rsidRPr="007340C9" w:rsidRDefault="00A54401" w:rsidP="00390718">
                  <w:pPr>
                    <w:pStyle w:val="Compact"/>
                    <w:jc w:val="center"/>
                    <w:rPr>
                      <w:ins w:id="392" w:author="Adam Dennett" w:date="2026-08-19T14:46:00Z" w16du:dateUtc="2026-08-19T13:46:00Z"/>
                      <w:sz w:val="20"/>
                      <w:szCs w:val="20"/>
                      <w:rPrChange w:id="393" w:author="Adam Dennett" w:date="2026-08-19T15:09:00Z" w16du:dateUtc="2026-08-19T14:09:00Z">
                        <w:rPr>
                          <w:ins w:id="394" w:author="Adam Dennett" w:date="2026-08-19T14:46:00Z" w16du:dateUtc="2026-08-19T13:46:00Z"/>
                        </w:rPr>
                      </w:rPrChange>
                    </w:rPr>
                  </w:pPr>
                  <w:ins w:id="395" w:author="Adam Dennett" w:date="2026-08-19T14:46:00Z" w16du:dateUtc="2026-08-19T13:46:00Z">
                    <w:r w:rsidRPr="007340C9">
                      <w:rPr>
                        <w:sz w:val="20"/>
                        <w:szCs w:val="20"/>
                        <w:rPrChange w:id="396" w:author="Adam Dennett" w:date="2026-08-19T15:09:00Z" w16du:dateUtc="2026-08-19T14:09:00Z">
                          <w:rPr/>
                        </w:rPrChange>
                      </w:rPr>
                      <w:t>+2.0</w:t>
                    </w:r>
                  </w:ins>
                </w:p>
              </w:tc>
            </w:tr>
            <w:tr w:rsidR="00A54401" w:rsidRPr="007340C9" w14:paraId="69054648" w14:textId="77777777" w:rsidTr="002A699E">
              <w:trPr>
                <w:cnfStyle w:val="000000100000" w:firstRow="0" w:lastRow="0" w:firstColumn="0" w:lastColumn="0" w:oddVBand="0" w:evenVBand="0" w:oddHBand="1" w:evenHBand="0" w:firstRowFirstColumn="0" w:firstRowLastColumn="0" w:lastRowFirstColumn="0" w:lastRowLastColumn="0"/>
                <w:ins w:id="397" w:author="Adam Dennett" w:date="2026-08-19T14:46:00Z"/>
              </w:trPr>
              <w:tc>
                <w:tcPr>
                  <w:cnfStyle w:val="000010000000" w:firstRow="0" w:lastRow="0" w:firstColumn="0" w:lastColumn="0" w:oddVBand="1" w:evenVBand="0" w:oddHBand="0" w:evenHBand="0" w:firstRowFirstColumn="0" w:firstRowLastColumn="0" w:lastRowFirstColumn="0" w:lastRowLastColumn="0"/>
                  <w:tcW w:w="3783" w:type="dxa"/>
                  <w:tcPrChange w:id="398" w:author="Adam Dennett" w:date="2026-08-19T15:11:00Z" w16du:dateUtc="2026-08-19T14:11:00Z">
                    <w:tcPr>
                      <w:tcW w:w="3203" w:type="dxa"/>
                      <w:gridSpan w:val="2"/>
                    </w:tcPr>
                  </w:tcPrChange>
                </w:tcPr>
                <w:p w14:paraId="158F1402" w14:textId="580753DA"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399" w:author="Adam Dennett" w:date="2026-08-19T14:46:00Z" w16du:dateUtc="2026-08-19T13:46:00Z"/>
                      <w:sz w:val="20"/>
                      <w:szCs w:val="20"/>
                      <w:rPrChange w:id="400" w:author="Adam Dennett" w:date="2026-08-19T15:09:00Z" w16du:dateUtc="2026-08-19T14:09:00Z">
                        <w:rPr>
                          <w:ins w:id="401" w:author="Adam Dennett" w:date="2026-08-19T14:46:00Z" w16du:dateUtc="2026-08-19T13:46:00Z"/>
                        </w:rPr>
                      </w:rPrChange>
                    </w:rPr>
                  </w:pPr>
                  <w:ins w:id="402" w:author="Adam Dennett" w:date="2026-08-19T14:46:00Z" w16du:dateUtc="2026-08-19T13:46:00Z">
                    <w:r w:rsidRPr="007340C9">
                      <w:rPr>
                        <w:sz w:val="20"/>
                        <w:szCs w:val="20"/>
                        <w:rPrChange w:id="403" w:author="Adam Dennett" w:date="2026-08-19T15:09:00Z" w16du:dateUtc="2026-08-19T14:09:00Z">
                          <w:rPr/>
                        </w:rPrChange>
                      </w:rPr>
                      <w:t>Intake-predicted absence controlled</w:t>
                    </w:r>
                  </w:ins>
                  <w:ins w:id="404" w:author="Adam Dennett" w:date="2026-08-19T15:11:00Z" w16du:dateUtc="2026-08-19T14:11:00Z">
                    <w:r w:rsidR="002A699E">
                      <w:rPr>
                        <w:sz w:val="20"/>
                        <w:szCs w:val="20"/>
                      </w:rPr>
                      <w:t>*</w:t>
                    </w:r>
                  </w:ins>
                </w:p>
              </w:tc>
              <w:tc>
                <w:tcPr>
                  <w:cnfStyle w:val="000001000000" w:firstRow="0" w:lastRow="0" w:firstColumn="0" w:lastColumn="0" w:oddVBand="0" w:evenVBand="1" w:oddHBand="0" w:evenHBand="0" w:firstRowFirstColumn="0" w:firstRowLastColumn="0" w:lastRowFirstColumn="0" w:lastRowLastColumn="0"/>
                  <w:tcW w:w="1155" w:type="dxa"/>
                  <w:tcPrChange w:id="405" w:author="Adam Dennett" w:date="2026-08-19T15:11:00Z" w16du:dateUtc="2026-08-19T14:11:00Z">
                    <w:tcPr>
                      <w:tcW w:w="978" w:type="dxa"/>
                      <w:gridSpan w:val="2"/>
                    </w:tcPr>
                  </w:tcPrChange>
                </w:tcPr>
                <w:p w14:paraId="2CFF3B10" w14:textId="77777777" w:rsidR="00A54401" w:rsidRPr="007340C9" w:rsidRDefault="00A54401" w:rsidP="00390718">
                  <w:pPr>
                    <w:pStyle w:val="Compact"/>
                    <w:jc w:val="center"/>
                    <w:cnfStyle w:val="000001100000" w:firstRow="0" w:lastRow="0" w:firstColumn="0" w:lastColumn="0" w:oddVBand="0" w:evenVBand="1" w:oddHBand="1" w:evenHBand="0" w:firstRowFirstColumn="0" w:firstRowLastColumn="0" w:lastRowFirstColumn="0" w:lastRowLastColumn="0"/>
                    <w:rPr>
                      <w:ins w:id="406" w:author="Adam Dennett" w:date="2026-08-19T14:46:00Z" w16du:dateUtc="2026-08-19T13:46:00Z"/>
                      <w:sz w:val="20"/>
                      <w:szCs w:val="20"/>
                      <w:rPrChange w:id="407" w:author="Adam Dennett" w:date="2026-08-19T15:09:00Z" w16du:dateUtc="2026-08-19T14:09:00Z">
                        <w:rPr>
                          <w:ins w:id="408" w:author="Adam Dennett" w:date="2026-08-19T14:46:00Z" w16du:dateUtc="2026-08-19T13:46:00Z"/>
                        </w:rPr>
                      </w:rPrChange>
                    </w:rPr>
                  </w:pPr>
                  <w:ins w:id="409" w:author="Adam Dennett" w:date="2026-08-19T14:46:00Z" w16du:dateUtc="2026-08-19T13:46:00Z">
                    <w:r w:rsidRPr="007340C9">
                      <w:rPr>
                        <w:sz w:val="20"/>
                        <w:szCs w:val="20"/>
                        <w:rPrChange w:id="410" w:author="Adam Dennett" w:date="2026-08-19T15:09:00Z" w16du:dateUtc="2026-08-19T14:09:00Z">
                          <w:rPr/>
                        </w:rPrChange>
                      </w:rPr>
                      <w:t>+0.017</w:t>
                    </w:r>
                  </w:ins>
                </w:p>
              </w:tc>
              <w:tc>
                <w:tcPr>
                  <w:cnfStyle w:val="000010000000" w:firstRow="0" w:lastRow="0" w:firstColumn="0" w:lastColumn="0" w:oddVBand="1" w:evenVBand="0" w:oddHBand="0" w:evenHBand="0" w:firstRowFirstColumn="0" w:firstRowLastColumn="0" w:lastRowFirstColumn="0" w:lastRowLastColumn="0"/>
                  <w:tcW w:w="1681" w:type="dxa"/>
                  <w:tcPrChange w:id="411" w:author="Adam Dennett" w:date="2026-08-19T15:11:00Z" w16du:dateUtc="2026-08-19T14:11:00Z">
                    <w:tcPr>
                      <w:tcW w:w="1423" w:type="dxa"/>
                      <w:gridSpan w:val="2"/>
                    </w:tcPr>
                  </w:tcPrChange>
                </w:tcPr>
                <w:p w14:paraId="5689A057" w14:textId="77777777"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412" w:author="Adam Dennett" w:date="2026-08-19T14:46:00Z" w16du:dateUtc="2026-08-19T13:46:00Z"/>
                      <w:sz w:val="20"/>
                      <w:szCs w:val="20"/>
                      <w:rPrChange w:id="413" w:author="Adam Dennett" w:date="2026-08-19T15:09:00Z" w16du:dateUtc="2026-08-19T14:09:00Z">
                        <w:rPr>
                          <w:ins w:id="414" w:author="Adam Dennett" w:date="2026-08-19T14:46:00Z" w16du:dateUtc="2026-08-19T13:46:00Z"/>
                        </w:rPr>
                      </w:rPrChange>
                    </w:rPr>
                  </w:pPr>
                  <w:ins w:id="415" w:author="Adam Dennett" w:date="2026-08-19T14:46:00Z" w16du:dateUtc="2026-08-19T13:46:00Z">
                    <w:r w:rsidRPr="007340C9">
                      <w:rPr>
                        <w:sz w:val="20"/>
                        <w:szCs w:val="20"/>
                        <w:rPrChange w:id="416" w:author="Adam Dennett" w:date="2026-08-19T15:09:00Z" w16du:dateUtc="2026-08-19T14:09:00Z">
                          <w:rPr/>
                        </w:rPrChange>
                      </w:rPr>
                      <w:t>-0.023 to 0.057</w:t>
                    </w:r>
                  </w:ins>
                </w:p>
              </w:tc>
              <w:tc>
                <w:tcPr>
                  <w:cnfStyle w:val="000001000000" w:firstRow="0" w:lastRow="0" w:firstColumn="0" w:lastColumn="0" w:oddVBand="0" w:evenVBand="1" w:oddHBand="0" w:evenHBand="0" w:firstRowFirstColumn="0" w:firstRowLastColumn="0" w:lastRowFirstColumn="0" w:lastRowLastColumn="0"/>
                  <w:tcW w:w="1786" w:type="dxa"/>
                  <w:tcPrChange w:id="417" w:author="Adam Dennett" w:date="2026-08-19T15:11:00Z" w16du:dateUtc="2026-08-19T14:11:00Z">
                    <w:tcPr>
                      <w:tcW w:w="1512" w:type="dxa"/>
                      <w:gridSpan w:val="2"/>
                    </w:tcPr>
                  </w:tcPrChange>
                </w:tcPr>
                <w:p w14:paraId="78D9070A" w14:textId="77777777" w:rsidR="00A54401" w:rsidRPr="007340C9" w:rsidRDefault="00A54401" w:rsidP="00390718">
                  <w:pPr>
                    <w:pStyle w:val="Compact"/>
                    <w:jc w:val="center"/>
                    <w:cnfStyle w:val="000001100000" w:firstRow="0" w:lastRow="0" w:firstColumn="0" w:lastColumn="0" w:oddVBand="0" w:evenVBand="1" w:oddHBand="1" w:evenHBand="0" w:firstRowFirstColumn="0" w:firstRowLastColumn="0" w:lastRowFirstColumn="0" w:lastRowLastColumn="0"/>
                    <w:rPr>
                      <w:ins w:id="418" w:author="Adam Dennett" w:date="2026-08-19T14:46:00Z" w16du:dateUtc="2026-08-19T13:46:00Z"/>
                      <w:sz w:val="20"/>
                      <w:szCs w:val="20"/>
                      <w:rPrChange w:id="419" w:author="Adam Dennett" w:date="2026-08-19T15:09:00Z" w16du:dateUtc="2026-08-19T14:09:00Z">
                        <w:rPr>
                          <w:ins w:id="420" w:author="Adam Dennett" w:date="2026-08-19T14:46:00Z" w16du:dateUtc="2026-08-19T13:46:00Z"/>
                        </w:rPr>
                      </w:rPrChange>
                    </w:rPr>
                  </w:pPr>
                  <w:ins w:id="421" w:author="Adam Dennett" w:date="2026-08-19T14:46:00Z" w16du:dateUtc="2026-08-19T13:46:00Z">
                    <w:r w:rsidRPr="007340C9">
                      <w:rPr>
                        <w:sz w:val="20"/>
                        <w:szCs w:val="20"/>
                        <w:rPrChange w:id="422" w:author="Adam Dennett" w:date="2026-08-19T15:09:00Z" w16du:dateUtc="2026-08-19T14:09:00Z">
                          <w:rPr/>
                        </w:rPrChange>
                      </w:rPr>
                      <w:t>45 of 151 (n.s.)</w:t>
                    </w:r>
                  </w:ins>
                </w:p>
              </w:tc>
              <w:tc>
                <w:tcPr>
                  <w:cnfStyle w:val="000010000000" w:firstRow="0" w:lastRow="0" w:firstColumn="0" w:lastColumn="0" w:oddVBand="1" w:evenVBand="0" w:oddHBand="0" w:evenHBand="0" w:firstRowFirstColumn="0" w:firstRowLastColumn="0" w:lastRowFirstColumn="0" w:lastRowLastColumn="0"/>
                  <w:tcW w:w="945" w:type="dxa"/>
                  <w:tcPrChange w:id="423" w:author="Adam Dennett" w:date="2026-08-19T15:11:00Z" w16du:dateUtc="2026-08-19T14:11:00Z">
                    <w:tcPr>
                      <w:tcW w:w="800" w:type="dxa"/>
                      <w:gridSpan w:val="2"/>
                    </w:tcPr>
                  </w:tcPrChange>
                </w:tcPr>
                <w:p w14:paraId="38EFF7E1" w14:textId="77777777" w:rsidR="00A54401" w:rsidRPr="007340C9" w:rsidRDefault="00A54401" w:rsidP="00390718">
                  <w:pPr>
                    <w:pStyle w:val="Compact"/>
                    <w:jc w:val="center"/>
                    <w:cnfStyle w:val="000010100000" w:firstRow="0" w:lastRow="0" w:firstColumn="0" w:lastColumn="0" w:oddVBand="1" w:evenVBand="0" w:oddHBand="1" w:evenHBand="0" w:firstRowFirstColumn="0" w:firstRowLastColumn="0" w:lastRowFirstColumn="0" w:lastRowLastColumn="0"/>
                    <w:rPr>
                      <w:ins w:id="424" w:author="Adam Dennett" w:date="2026-08-19T14:46:00Z" w16du:dateUtc="2026-08-19T13:46:00Z"/>
                      <w:sz w:val="20"/>
                      <w:szCs w:val="20"/>
                      <w:rPrChange w:id="425" w:author="Adam Dennett" w:date="2026-08-19T15:09:00Z" w16du:dateUtc="2026-08-19T14:09:00Z">
                        <w:rPr>
                          <w:ins w:id="426" w:author="Adam Dennett" w:date="2026-08-19T14:46:00Z" w16du:dateUtc="2026-08-19T13:46:00Z"/>
                        </w:rPr>
                      </w:rPrChange>
                    </w:rPr>
                  </w:pPr>
                  <w:ins w:id="427" w:author="Adam Dennett" w:date="2026-08-19T14:46:00Z" w16du:dateUtc="2026-08-19T13:46:00Z">
                    <w:r w:rsidRPr="007340C9">
                      <w:rPr>
                        <w:sz w:val="20"/>
                        <w:szCs w:val="20"/>
                        <w:rPrChange w:id="428" w:author="Adam Dennett" w:date="2026-08-19T15:09:00Z" w16du:dateUtc="2026-08-19T14:09:00Z">
                          <w:rPr/>
                        </w:rPrChange>
                      </w:rPr>
                      <w:t>+0.7</w:t>
                    </w:r>
                  </w:ins>
                </w:p>
              </w:tc>
            </w:tr>
            <w:bookmarkEnd w:id="308"/>
          </w:tbl>
          <w:p w14:paraId="0A66264E" w14:textId="77777777" w:rsidR="00A54401" w:rsidRDefault="00A54401" w:rsidP="00390718">
            <w:pPr>
              <w:rPr>
                <w:ins w:id="429" w:author="Adam Dennett" w:date="2026-08-19T14:46:00Z" w16du:dateUtc="2026-08-19T13:46:00Z"/>
              </w:rPr>
            </w:pPr>
          </w:p>
        </w:tc>
      </w:tr>
    </w:tbl>
    <w:p w14:paraId="22537104" w14:textId="40A63C8E" w:rsidR="00A54401" w:rsidRPr="002A699E" w:rsidRDefault="002A699E">
      <w:pPr>
        <w:rPr>
          <w:ins w:id="430" w:author="Adam Dennett" w:date="2026-08-19T14:43:00Z" w16du:dateUtc="2026-08-19T13:43:00Z"/>
          <w:sz w:val="20"/>
          <w:szCs w:val="20"/>
          <w:rPrChange w:id="431" w:author="Adam Dennett" w:date="2026-08-19T15:11:00Z" w16du:dateUtc="2026-08-19T14:11:00Z">
            <w:rPr>
              <w:ins w:id="432" w:author="Adam Dennett" w:date="2026-08-19T14:43:00Z" w16du:dateUtc="2026-08-19T13:43:00Z"/>
            </w:rPr>
          </w:rPrChange>
        </w:rPr>
      </w:pPr>
      <w:ins w:id="433" w:author="Adam Dennett" w:date="2026-08-19T15:11:00Z" w16du:dateUtc="2026-08-19T14:11:00Z">
        <w:r w:rsidRPr="002A699E">
          <w:rPr>
            <w:sz w:val="20"/>
            <w:szCs w:val="20"/>
            <w:rPrChange w:id="434" w:author="Adam Dennett" w:date="2026-08-19T15:11:00Z" w16du:dateUtc="2026-08-19T14:11:00Z">
              <w:rPr/>
            </w:rPrChange>
          </w:rPr>
          <w:t>* The intake-predicted specification controls only for the part of absence that intake predicts, leaving the city’s excess absence in the residual.</w:t>
        </w:r>
      </w:ins>
    </w:p>
    <w:p w14:paraId="5FB475AD" w14:textId="573188A1" w:rsidR="00A54401" w:rsidRDefault="00A54401">
      <w:pPr>
        <w:rPr>
          <w:ins w:id="435" w:author="Adam Dennett" w:date="2026-08-19T14:43:00Z" w16du:dateUtc="2026-08-19T13:43:00Z"/>
        </w:rPr>
      </w:pPr>
      <w:ins w:id="436" w:author="Adam Dennett" w:date="2026-08-19T14:43:00Z" w16du:dateUtc="2026-08-19T13:43:00Z">
        <w:r>
          <w:br w:type="page"/>
        </w:r>
      </w:ins>
    </w:p>
    <w:tbl>
      <w:tblPr>
        <w:tblStyle w:val="Table"/>
        <w:tblW w:w="5000" w:type="pct"/>
        <w:tblLayout w:type="fixed"/>
        <w:tblLook w:val="0000" w:firstRow="0" w:lastRow="0" w:firstColumn="0" w:lastColumn="0" w:noHBand="0" w:noVBand="0"/>
      </w:tblPr>
      <w:tblGrid>
        <w:gridCol w:w="9576"/>
      </w:tblGrid>
      <w:tr w:rsidR="00302154" w14:paraId="1280CEE4" w14:textId="77777777" w:rsidTr="00CA156E">
        <w:tc>
          <w:tcPr>
            <w:tcW w:w="7920" w:type="dxa"/>
          </w:tcPr>
          <w:p w14:paraId="2F75574E" w14:textId="24D8D022" w:rsidR="00302154" w:rsidRPr="00440721" w:rsidRDefault="00302154" w:rsidP="00B8250B">
            <w:pPr>
              <w:pStyle w:val="Tabletitle"/>
              <w:rPr>
                <w:b/>
                <w:bCs/>
              </w:rPr>
            </w:pPr>
            <w:r>
              <w:lastRenderedPageBreak/>
              <w:t>Table </w:t>
            </w:r>
            <w:del w:id="437" w:author="Adam Dennett" w:date="2026-08-19T14:46:00Z" w16du:dateUtc="2026-08-19T13:46:00Z">
              <w:r w:rsidDel="00A54401">
                <w:delText>2</w:delText>
              </w:r>
            </w:del>
            <w:ins w:id="438" w:author="Adam Dennett" w:date="2026-08-19T14:46:00Z" w16du:dateUtc="2026-08-19T13:46:00Z">
              <w:r w:rsidR="00A54401">
                <w:t>3</w:t>
              </w:r>
            </w:ins>
            <w:r>
              <w:t>: Value-added rankings for Brighton and Hove schools (panel model residuals by year, in Attainment 8 points).</w:t>
            </w:r>
          </w:p>
          <w:tbl>
            <w:tblPr>
              <w:tblStyle w:val="TableGridLight"/>
              <w:tblW w:w="5000" w:type="pct"/>
              <w:tblLayout w:type="fixed"/>
              <w:tblLook w:val="0020" w:firstRow="1" w:lastRow="0" w:firstColumn="0" w:lastColumn="0" w:noHBand="0" w:noVBand="0"/>
            </w:tblPr>
            <w:tblGrid>
              <w:gridCol w:w="704"/>
              <w:gridCol w:w="3969"/>
              <w:gridCol w:w="992"/>
              <w:gridCol w:w="993"/>
              <w:gridCol w:w="992"/>
              <w:gridCol w:w="992"/>
              <w:gridCol w:w="708"/>
            </w:tblGrid>
            <w:tr w:rsidR="00302154" w:rsidRPr="00440721" w14:paraId="4FD8182C" w14:textId="77777777" w:rsidTr="00440721">
              <w:tc>
                <w:tcPr>
                  <w:tcW w:w="704" w:type="dxa"/>
                </w:tcPr>
                <w:p w14:paraId="43A3222E" w14:textId="77777777" w:rsidR="00302154" w:rsidRPr="00440721" w:rsidRDefault="00302154" w:rsidP="00CA156E">
                  <w:pPr>
                    <w:pStyle w:val="Compact"/>
                    <w:jc w:val="center"/>
                    <w:rPr>
                      <w:b/>
                      <w:bCs/>
                      <w:sz w:val="16"/>
                      <w:szCs w:val="16"/>
                    </w:rPr>
                  </w:pPr>
                  <w:r w:rsidRPr="00440721">
                    <w:rPr>
                      <w:b/>
                      <w:bCs/>
                      <w:sz w:val="16"/>
                      <w:szCs w:val="16"/>
                    </w:rPr>
                    <w:t>Rank</w:t>
                  </w:r>
                </w:p>
              </w:tc>
              <w:tc>
                <w:tcPr>
                  <w:tcW w:w="3969" w:type="dxa"/>
                </w:tcPr>
                <w:p w14:paraId="64630631" w14:textId="77777777" w:rsidR="00302154" w:rsidRPr="00440721" w:rsidRDefault="00302154" w:rsidP="00CA156E">
                  <w:pPr>
                    <w:pStyle w:val="Compact"/>
                    <w:jc w:val="center"/>
                    <w:rPr>
                      <w:b/>
                      <w:bCs/>
                      <w:sz w:val="16"/>
                      <w:szCs w:val="16"/>
                    </w:rPr>
                  </w:pPr>
                  <w:r w:rsidRPr="00440721">
                    <w:rPr>
                      <w:b/>
                      <w:bCs/>
                      <w:sz w:val="16"/>
                      <w:szCs w:val="16"/>
                    </w:rPr>
                    <w:t>School</w:t>
                  </w:r>
                </w:p>
              </w:tc>
              <w:tc>
                <w:tcPr>
                  <w:tcW w:w="992" w:type="dxa"/>
                </w:tcPr>
                <w:p w14:paraId="45F16A94" w14:textId="77777777" w:rsidR="00302154" w:rsidRPr="00440721" w:rsidRDefault="00302154" w:rsidP="00CA156E">
                  <w:pPr>
                    <w:pStyle w:val="Compact"/>
                    <w:jc w:val="center"/>
                    <w:rPr>
                      <w:b/>
                      <w:bCs/>
                      <w:sz w:val="16"/>
                      <w:szCs w:val="16"/>
                    </w:rPr>
                  </w:pPr>
                  <w:r w:rsidRPr="00440721">
                    <w:rPr>
                      <w:b/>
                      <w:bCs/>
                      <w:sz w:val="16"/>
                      <w:szCs w:val="16"/>
                    </w:rPr>
                    <w:t>2021-22</w:t>
                  </w:r>
                </w:p>
              </w:tc>
              <w:tc>
                <w:tcPr>
                  <w:tcW w:w="993" w:type="dxa"/>
                </w:tcPr>
                <w:p w14:paraId="5992955E" w14:textId="77777777" w:rsidR="00302154" w:rsidRPr="00440721" w:rsidRDefault="00302154" w:rsidP="00CA156E">
                  <w:pPr>
                    <w:pStyle w:val="Compact"/>
                    <w:jc w:val="center"/>
                    <w:rPr>
                      <w:b/>
                      <w:bCs/>
                      <w:sz w:val="16"/>
                      <w:szCs w:val="16"/>
                    </w:rPr>
                  </w:pPr>
                  <w:r w:rsidRPr="00440721">
                    <w:rPr>
                      <w:b/>
                      <w:bCs/>
                      <w:sz w:val="16"/>
                      <w:szCs w:val="16"/>
                    </w:rPr>
                    <w:t>2022-23</w:t>
                  </w:r>
                </w:p>
              </w:tc>
              <w:tc>
                <w:tcPr>
                  <w:tcW w:w="992" w:type="dxa"/>
                </w:tcPr>
                <w:p w14:paraId="67791CAD" w14:textId="77777777" w:rsidR="00302154" w:rsidRPr="00440721" w:rsidRDefault="00302154" w:rsidP="00CA156E">
                  <w:pPr>
                    <w:pStyle w:val="Compact"/>
                    <w:jc w:val="center"/>
                    <w:rPr>
                      <w:b/>
                      <w:bCs/>
                      <w:sz w:val="16"/>
                      <w:szCs w:val="16"/>
                    </w:rPr>
                  </w:pPr>
                  <w:r w:rsidRPr="00440721">
                    <w:rPr>
                      <w:b/>
                      <w:bCs/>
                      <w:sz w:val="16"/>
                      <w:szCs w:val="16"/>
                    </w:rPr>
                    <w:t>2023-24</w:t>
                  </w:r>
                </w:p>
              </w:tc>
              <w:tc>
                <w:tcPr>
                  <w:tcW w:w="992" w:type="dxa"/>
                </w:tcPr>
                <w:p w14:paraId="2C4DF769" w14:textId="77777777" w:rsidR="00302154" w:rsidRPr="00440721" w:rsidRDefault="00302154" w:rsidP="00CA156E">
                  <w:pPr>
                    <w:pStyle w:val="Compact"/>
                    <w:jc w:val="center"/>
                    <w:rPr>
                      <w:b/>
                      <w:bCs/>
                      <w:sz w:val="16"/>
                      <w:szCs w:val="16"/>
                    </w:rPr>
                  </w:pPr>
                  <w:r w:rsidRPr="00440721">
                    <w:rPr>
                      <w:b/>
                      <w:bCs/>
                      <w:sz w:val="16"/>
                      <w:szCs w:val="16"/>
                    </w:rPr>
                    <w:t>2024-25</w:t>
                  </w:r>
                </w:p>
              </w:tc>
              <w:tc>
                <w:tcPr>
                  <w:tcW w:w="708" w:type="dxa"/>
                </w:tcPr>
                <w:p w14:paraId="46193376" w14:textId="77777777" w:rsidR="00302154" w:rsidRPr="00440721" w:rsidRDefault="00302154" w:rsidP="00CA156E">
                  <w:pPr>
                    <w:pStyle w:val="Compact"/>
                    <w:jc w:val="center"/>
                    <w:rPr>
                      <w:b/>
                      <w:bCs/>
                      <w:sz w:val="16"/>
                      <w:szCs w:val="16"/>
                    </w:rPr>
                  </w:pPr>
                  <w:r w:rsidRPr="00440721">
                    <w:rPr>
                      <w:b/>
                      <w:bCs/>
                      <w:sz w:val="16"/>
                      <w:szCs w:val="16"/>
                    </w:rPr>
                    <w:t>Mean</w:t>
                  </w:r>
                </w:p>
              </w:tc>
            </w:tr>
            <w:tr w:rsidR="00440721" w:rsidRPr="00302154" w14:paraId="06ECEA4B" w14:textId="77777777" w:rsidTr="00440721">
              <w:tc>
                <w:tcPr>
                  <w:tcW w:w="9350" w:type="dxa"/>
                  <w:gridSpan w:val="7"/>
                  <w:vAlign w:val="bottom"/>
                </w:tcPr>
                <w:p w14:paraId="5A40E70E" w14:textId="7C3C8339" w:rsidR="00440721" w:rsidRPr="00440721" w:rsidRDefault="00440721" w:rsidP="00440721">
                  <w:pPr>
                    <w:pStyle w:val="Compact"/>
                    <w:rPr>
                      <w:b/>
                      <w:bCs/>
                      <w:i/>
                      <w:iCs/>
                      <w:sz w:val="16"/>
                      <w:szCs w:val="16"/>
                    </w:rPr>
                  </w:pPr>
                  <w:r w:rsidRPr="00440721">
                    <w:rPr>
                      <w:b/>
                      <w:bCs/>
                      <w:i/>
                      <w:iCs/>
                      <w:sz w:val="16"/>
                      <w:szCs w:val="16"/>
                    </w:rPr>
                    <w:t>All Pupils</w:t>
                  </w:r>
                </w:p>
              </w:tc>
            </w:tr>
            <w:tr w:rsidR="00302154" w:rsidRPr="00302154" w14:paraId="1ABCA3C8" w14:textId="77777777" w:rsidTr="00440721">
              <w:tc>
                <w:tcPr>
                  <w:tcW w:w="704" w:type="dxa"/>
                </w:tcPr>
                <w:p w14:paraId="302435D0"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783140A1"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1489590D" w14:textId="77777777" w:rsidR="00302154" w:rsidRPr="00302154" w:rsidRDefault="00302154" w:rsidP="00CA156E">
                  <w:pPr>
                    <w:pStyle w:val="Compact"/>
                    <w:jc w:val="center"/>
                    <w:rPr>
                      <w:sz w:val="16"/>
                      <w:szCs w:val="16"/>
                    </w:rPr>
                  </w:pPr>
                  <w:r w:rsidRPr="00302154">
                    <w:rPr>
                      <w:sz w:val="16"/>
                      <w:szCs w:val="16"/>
                    </w:rPr>
                    <w:t>+3.5</w:t>
                  </w:r>
                </w:p>
              </w:tc>
              <w:tc>
                <w:tcPr>
                  <w:tcW w:w="993" w:type="dxa"/>
                </w:tcPr>
                <w:p w14:paraId="742A053C" w14:textId="77777777" w:rsidR="00302154" w:rsidRPr="00302154" w:rsidRDefault="00302154" w:rsidP="00CA156E">
                  <w:pPr>
                    <w:pStyle w:val="Compact"/>
                    <w:jc w:val="center"/>
                    <w:rPr>
                      <w:sz w:val="16"/>
                      <w:szCs w:val="16"/>
                    </w:rPr>
                  </w:pPr>
                  <w:r w:rsidRPr="00302154">
                    <w:rPr>
                      <w:sz w:val="16"/>
                      <w:szCs w:val="16"/>
                    </w:rPr>
                    <w:t>+3.8</w:t>
                  </w:r>
                </w:p>
              </w:tc>
              <w:tc>
                <w:tcPr>
                  <w:tcW w:w="992" w:type="dxa"/>
                </w:tcPr>
                <w:p w14:paraId="0B17D3E0" w14:textId="77777777" w:rsidR="00302154" w:rsidRPr="00302154" w:rsidRDefault="00302154" w:rsidP="00CA156E">
                  <w:pPr>
                    <w:pStyle w:val="Compact"/>
                    <w:jc w:val="center"/>
                    <w:rPr>
                      <w:sz w:val="16"/>
                      <w:szCs w:val="16"/>
                    </w:rPr>
                  </w:pPr>
                  <w:r w:rsidRPr="00302154">
                    <w:rPr>
                      <w:sz w:val="16"/>
                      <w:szCs w:val="16"/>
                    </w:rPr>
                    <w:t>+2.8</w:t>
                  </w:r>
                </w:p>
              </w:tc>
              <w:tc>
                <w:tcPr>
                  <w:tcW w:w="992" w:type="dxa"/>
                </w:tcPr>
                <w:p w14:paraId="2C27DC44"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1039F6C5" w14:textId="77777777" w:rsidR="00302154" w:rsidRPr="00302154" w:rsidRDefault="00302154" w:rsidP="00CA156E">
                  <w:pPr>
                    <w:pStyle w:val="Compact"/>
                    <w:jc w:val="center"/>
                    <w:rPr>
                      <w:sz w:val="16"/>
                      <w:szCs w:val="16"/>
                    </w:rPr>
                  </w:pPr>
                  <w:r w:rsidRPr="00302154">
                    <w:rPr>
                      <w:sz w:val="16"/>
                      <w:szCs w:val="16"/>
                    </w:rPr>
                    <w:t>+3.8</w:t>
                  </w:r>
                </w:p>
              </w:tc>
            </w:tr>
            <w:tr w:rsidR="00302154" w:rsidRPr="00302154" w14:paraId="639AA41F" w14:textId="77777777" w:rsidTr="00440721">
              <w:tc>
                <w:tcPr>
                  <w:tcW w:w="704" w:type="dxa"/>
                </w:tcPr>
                <w:p w14:paraId="51E3FCAF"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326194ED" w14:textId="77777777" w:rsidR="00302154" w:rsidRPr="00302154" w:rsidRDefault="00302154" w:rsidP="00440721">
                  <w:pPr>
                    <w:pStyle w:val="Compact"/>
                    <w:rPr>
                      <w:sz w:val="16"/>
                      <w:szCs w:val="16"/>
                    </w:rPr>
                  </w:pPr>
                  <w:r w:rsidRPr="00302154">
                    <w:rPr>
                      <w:sz w:val="16"/>
                      <w:szCs w:val="16"/>
                    </w:rPr>
                    <w:t>Varndean School</w:t>
                  </w:r>
                </w:p>
              </w:tc>
              <w:tc>
                <w:tcPr>
                  <w:tcW w:w="992" w:type="dxa"/>
                </w:tcPr>
                <w:p w14:paraId="649B0949" w14:textId="77777777" w:rsidR="00302154" w:rsidRPr="00302154" w:rsidRDefault="00302154" w:rsidP="00CA156E">
                  <w:pPr>
                    <w:pStyle w:val="Compact"/>
                    <w:jc w:val="center"/>
                    <w:rPr>
                      <w:sz w:val="16"/>
                      <w:szCs w:val="16"/>
                    </w:rPr>
                  </w:pPr>
                  <w:r w:rsidRPr="00302154">
                    <w:rPr>
                      <w:sz w:val="16"/>
                      <w:szCs w:val="16"/>
                    </w:rPr>
                    <w:t>+4.0</w:t>
                  </w:r>
                </w:p>
              </w:tc>
              <w:tc>
                <w:tcPr>
                  <w:tcW w:w="993" w:type="dxa"/>
                </w:tcPr>
                <w:p w14:paraId="2AC01069" w14:textId="77777777" w:rsidR="00302154" w:rsidRPr="00302154" w:rsidRDefault="00302154" w:rsidP="00CA156E">
                  <w:pPr>
                    <w:pStyle w:val="Compact"/>
                    <w:jc w:val="center"/>
                    <w:rPr>
                      <w:sz w:val="16"/>
                      <w:szCs w:val="16"/>
                    </w:rPr>
                  </w:pPr>
                  <w:r w:rsidRPr="00302154">
                    <w:rPr>
                      <w:sz w:val="16"/>
                      <w:szCs w:val="16"/>
                    </w:rPr>
                    <w:t>+3.3</w:t>
                  </w:r>
                </w:p>
              </w:tc>
              <w:tc>
                <w:tcPr>
                  <w:tcW w:w="992" w:type="dxa"/>
                </w:tcPr>
                <w:p w14:paraId="25424C49" w14:textId="77777777" w:rsidR="00302154" w:rsidRPr="00302154" w:rsidRDefault="00302154" w:rsidP="00CA156E">
                  <w:pPr>
                    <w:pStyle w:val="Compact"/>
                    <w:jc w:val="center"/>
                    <w:rPr>
                      <w:sz w:val="16"/>
                      <w:szCs w:val="16"/>
                    </w:rPr>
                  </w:pPr>
                  <w:r w:rsidRPr="00302154">
                    <w:rPr>
                      <w:sz w:val="16"/>
                      <w:szCs w:val="16"/>
                    </w:rPr>
                    <w:t>+6.0</w:t>
                  </w:r>
                </w:p>
              </w:tc>
              <w:tc>
                <w:tcPr>
                  <w:tcW w:w="992" w:type="dxa"/>
                </w:tcPr>
                <w:p w14:paraId="7B755293" w14:textId="77777777" w:rsidR="00302154" w:rsidRPr="00302154" w:rsidRDefault="00302154" w:rsidP="00CA156E">
                  <w:pPr>
                    <w:pStyle w:val="Compact"/>
                    <w:jc w:val="center"/>
                    <w:rPr>
                      <w:sz w:val="16"/>
                      <w:szCs w:val="16"/>
                    </w:rPr>
                  </w:pPr>
                  <w:r w:rsidRPr="00302154">
                    <w:rPr>
                      <w:sz w:val="16"/>
                      <w:szCs w:val="16"/>
                    </w:rPr>
                    <w:t>+1.2</w:t>
                  </w:r>
                </w:p>
              </w:tc>
              <w:tc>
                <w:tcPr>
                  <w:tcW w:w="708" w:type="dxa"/>
                </w:tcPr>
                <w:p w14:paraId="5EEDCB3C" w14:textId="77777777" w:rsidR="00302154" w:rsidRPr="00302154" w:rsidRDefault="00302154" w:rsidP="00CA156E">
                  <w:pPr>
                    <w:pStyle w:val="Compact"/>
                    <w:jc w:val="center"/>
                    <w:rPr>
                      <w:sz w:val="16"/>
                      <w:szCs w:val="16"/>
                    </w:rPr>
                  </w:pPr>
                  <w:r w:rsidRPr="00302154">
                    <w:rPr>
                      <w:sz w:val="16"/>
                      <w:szCs w:val="16"/>
                    </w:rPr>
                    <w:t>+3.6</w:t>
                  </w:r>
                </w:p>
              </w:tc>
            </w:tr>
            <w:tr w:rsidR="00302154" w:rsidRPr="00302154" w14:paraId="3E599C8C" w14:textId="77777777" w:rsidTr="00440721">
              <w:tc>
                <w:tcPr>
                  <w:tcW w:w="704" w:type="dxa"/>
                </w:tcPr>
                <w:p w14:paraId="3E97259C"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478A9E2C"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2BE2E949" w14:textId="77777777" w:rsidR="00302154" w:rsidRPr="00302154" w:rsidRDefault="00302154" w:rsidP="00CA156E">
                  <w:pPr>
                    <w:pStyle w:val="Compact"/>
                    <w:jc w:val="center"/>
                    <w:rPr>
                      <w:sz w:val="16"/>
                      <w:szCs w:val="16"/>
                    </w:rPr>
                  </w:pPr>
                  <w:r w:rsidRPr="00302154">
                    <w:rPr>
                      <w:sz w:val="16"/>
                      <w:szCs w:val="16"/>
                    </w:rPr>
                    <w:t>+4.8</w:t>
                  </w:r>
                </w:p>
              </w:tc>
              <w:tc>
                <w:tcPr>
                  <w:tcW w:w="993" w:type="dxa"/>
                </w:tcPr>
                <w:p w14:paraId="3B1C4D31" w14:textId="77777777" w:rsidR="00302154" w:rsidRPr="00302154" w:rsidRDefault="00302154" w:rsidP="00CA156E">
                  <w:pPr>
                    <w:pStyle w:val="Compact"/>
                    <w:jc w:val="center"/>
                    <w:rPr>
                      <w:sz w:val="16"/>
                      <w:szCs w:val="16"/>
                    </w:rPr>
                  </w:pPr>
                  <w:r w:rsidRPr="00302154">
                    <w:rPr>
                      <w:sz w:val="16"/>
                      <w:szCs w:val="16"/>
                    </w:rPr>
                    <w:t>+0.1</w:t>
                  </w:r>
                </w:p>
              </w:tc>
              <w:tc>
                <w:tcPr>
                  <w:tcW w:w="992" w:type="dxa"/>
                </w:tcPr>
                <w:p w14:paraId="47CA2911" w14:textId="77777777" w:rsidR="00302154" w:rsidRPr="00302154" w:rsidRDefault="00302154" w:rsidP="00CA156E">
                  <w:pPr>
                    <w:pStyle w:val="Compact"/>
                    <w:jc w:val="center"/>
                    <w:rPr>
                      <w:sz w:val="16"/>
                      <w:szCs w:val="16"/>
                    </w:rPr>
                  </w:pPr>
                  <w:r w:rsidRPr="00302154">
                    <w:rPr>
                      <w:sz w:val="16"/>
                      <w:szCs w:val="16"/>
                    </w:rPr>
                    <w:t>+5.9</w:t>
                  </w:r>
                </w:p>
              </w:tc>
              <w:tc>
                <w:tcPr>
                  <w:tcW w:w="992" w:type="dxa"/>
                </w:tcPr>
                <w:p w14:paraId="319649F8" w14:textId="77777777" w:rsidR="00302154" w:rsidRPr="00302154" w:rsidRDefault="00302154" w:rsidP="00CA156E">
                  <w:pPr>
                    <w:pStyle w:val="Compact"/>
                    <w:jc w:val="center"/>
                    <w:rPr>
                      <w:sz w:val="16"/>
                      <w:szCs w:val="16"/>
                    </w:rPr>
                  </w:pPr>
                  <w:r w:rsidRPr="00302154">
                    <w:rPr>
                      <w:sz w:val="16"/>
                      <w:szCs w:val="16"/>
                    </w:rPr>
                    <w:t>+0.8</w:t>
                  </w:r>
                </w:p>
              </w:tc>
              <w:tc>
                <w:tcPr>
                  <w:tcW w:w="708" w:type="dxa"/>
                </w:tcPr>
                <w:p w14:paraId="6DA06BEF" w14:textId="77777777" w:rsidR="00302154" w:rsidRPr="00302154" w:rsidRDefault="00302154" w:rsidP="00CA156E">
                  <w:pPr>
                    <w:pStyle w:val="Compact"/>
                    <w:jc w:val="center"/>
                    <w:rPr>
                      <w:sz w:val="16"/>
                      <w:szCs w:val="16"/>
                    </w:rPr>
                  </w:pPr>
                  <w:r w:rsidRPr="00302154">
                    <w:rPr>
                      <w:sz w:val="16"/>
                      <w:szCs w:val="16"/>
                    </w:rPr>
                    <w:t>+2.9</w:t>
                  </w:r>
                </w:p>
              </w:tc>
            </w:tr>
            <w:tr w:rsidR="00302154" w:rsidRPr="00302154" w14:paraId="6FBE81AE" w14:textId="77777777" w:rsidTr="00440721">
              <w:tc>
                <w:tcPr>
                  <w:tcW w:w="704" w:type="dxa"/>
                </w:tcPr>
                <w:p w14:paraId="0ED76FEB"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79ED41AA"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DFD18E9"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11B169C1"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5E32D30C" w14:textId="77777777" w:rsidR="00302154" w:rsidRPr="00302154" w:rsidRDefault="00302154" w:rsidP="00CA156E">
                  <w:pPr>
                    <w:pStyle w:val="Compact"/>
                    <w:jc w:val="center"/>
                    <w:rPr>
                      <w:sz w:val="16"/>
                      <w:szCs w:val="16"/>
                    </w:rPr>
                  </w:pPr>
                  <w:r w:rsidRPr="00302154">
                    <w:rPr>
                      <w:sz w:val="16"/>
                      <w:szCs w:val="16"/>
                    </w:rPr>
                    <w:t>+3.1</w:t>
                  </w:r>
                </w:p>
              </w:tc>
              <w:tc>
                <w:tcPr>
                  <w:tcW w:w="992" w:type="dxa"/>
                </w:tcPr>
                <w:p w14:paraId="5ED76D91"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9933756" w14:textId="77777777" w:rsidR="00302154" w:rsidRPr="00302154" w:rsidRDefault="00302154" w:rsidP="00CA156E">
                  <w:pPr>
                    <w:pStyle w:val="Compact"/>
                    <w:jc w:val="center"/>
                    <w:rPr>
                      <w:sz w:val="16"/>
                      <w:szCs w:val="16"/>
                    </w:rPr>
                  </w:pPr>
                  <w:r w:rsidRPr="00302154">
                    <w:rPr>
                      <w:sz w:val="16"/>
                      <w:szCs w:val="16"/>
                    </w:rPr>
                    <w:t>+1.3</w:t>
                  </w:r>
                </w:p>
              </w:tc>
            </w:tr>
            <w:tr w:rsidR="00302154" w:rsidRPr="00302154" w14:paraId="5B8DD350" w14:textId="77777777" w:rsidTr="00440721">
              <w:tc>
                <w:tcPr>
                  <w:tcW w:w="704" w:type="dxa"/>
                </w:tcPr>
                <w:p w14:paraId="7A81ED30"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657549BD"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5F9AC8E0" w14:textId="77777777" w:rsidR="00302154" w:rsidRPr="00302154" w:rsidRDefault="00302154" w:rsidP="00CA156E">
                  <w:pPr>
                    <w:pStyle w:val="Compact"/>
                    <w:jc w:val="center"/>
                    <w:rPr>
                      <w:sz w:val="16"/>
                      <w:szCs w:val="16"/>
                    </w:rPr>
                  </w:pPr>
                  <w:r w:rsidRPr="00302154">
                    <w:rPr>
                      <w:sz w:val="16"/>
                      <w:szCs w:val="16"/>
                    </w:rPr>
                    <w:t>+2.0</w:t>
                  </w:r>
                </w:p>
              </w:tc>
              <w:tc>
                <w:tcPr>
                  <w:tcW w:w="993" w:type="dxa"/>
                </w:tcPr>
                <w:p w14:paraId="501924D2"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6FA67842"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6060725D" w14:textId="77777777" w:rsidR="00302154" w:rsidRPr="00302154" w:rsidRDefault="00302154" w:rsidP="00CA156E">
                  <w:pPr>
                    <w:pStyle w:val="Compact"/>
                    <w:jc w:val="center"/>
                    <w:rPr>
                      <w:sz w:val="16"/>
                      <w:szCs w:val="16"/>
                    </w:rPr>
                  </w:pPr>
                  <w:r w:rsidRPr="00302154">
                    <w:rPr>
                      <w:sz w:val="16"/>
                      <w:szCs w:val="16"/>
                    </w:rPr>
                    <w:t>-0.0</w:t>
                  </w:r>
                </w:p>
              </w:tc>
              <w:tc>
                <w:tcPr>
                  <w:tcW w:w="708" w:type="dxa"/>
                </w:tcPr>
                <w:p w14:paraId="6F103352" w14:textId="77777777" w:rsidR="00302154" w:rsidRPr="00302154" w:rsidRDefault="00302154" w:rsidP="00CA156E">
                  <w:pPr>
                    <w:pStyle w:val="Compact"/>
                    <w:jc w:val="center"/>
                    <w:rPr>
                      <w:sz w:val="16"/>
                      <w:szCs w:val="16"/>
                    </w:rPr>
                  </w:pPr>
                  <w:r w:rsidRPr="00302154">
                    <w:rPr>
                      <w:sz w:val="16"/>
                      <w:szCs w:val="16"/>
                    </w:rPr>
                    <w:t>+0.9</w:t>
                  </w:r>
                </w:p>
              </w:tc>
            </w:tr>
            <w:tr w:rsidR="00302154" w:rsidRPr="00302154" w14:paraId="2F0B378F" w14:textId="77777777" w:rsidTr="00440721">
              <w:tc>
                <w:tcPr>
                  <w:tcW w:w="704" w:type="dxa"/>
                </w:tcPr>
                <w:p w14:paraId="6AF08E15"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2987BCA8"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575D4AC7" w14:textId="77777777" w:rsidR="00302154" w:rsidRPr="00302154" w:rsidRDefault="00302154" w:rsidP="00CA156E">
                  <w:pPr>
                    <w:pStyle w:val="Compact"/>
                    <w:jc w:val="center"/>
                    <w:rPr>
                      <w:sz w:val="16"/>
                      <w:szCs w:val="16"/>
                    </w:rPr>
                  </w:pPr>
                  <w:r w:rsidRPr="00302154">
                    <w:rPr>
                      <w:sz w:val="16"/>
                      <w:szCs w:val="16"/>
                    </w:rPr>
                    <w:t>-2.2</w:t>
                  </w:r>
                </w:p>
              </w:tc>
              <w:tc>
                <w:tcPr>
                  <w:tcW w:w="993" w:type="dxa"/>
                </w:tcPr>
                <w:p w14:paraId="310A94A7"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DF594C5" w14:textId="77777777" w:rsidR="00302154" w:rsidRPr="00302154" w:rsidRDefault="00302154" w:rsidP="00CA156E">
                  <w:pPr>
                    <w:pStyle w:val="Compact"/>
                    <w:jc w:val="center"/>
                    <w:rPr>
                      <w:sz w:val="16"/>
                      <w:szCs w:val="16"/>
                    </w:rPr>
                  </w:pPr>
                  <w:r w:rsidRPr="00302154">
                    <w:rPr>
                      <w:sz w:val="16"/>
                      <w:szCs w:val="16"/>
                    </w:rPr>
                    <w:t>+2.5</w:t>
                  </w:r>
                </w:p>
              </w:tc>
              <w:tc>
                <w:tcPr>
                  <w:tcW w:w="992" w:type="dxa"/>
                </w:tcPr>
                <w:p w14:paraId="51593C0E" w14:textId="77777777" w:rsidR="00302154" w:rsidRPr="00302154" w:rsidRDefault="00302154" w:rsidP="00CA156E">
                  <w:pPr>
                    <w:pStyle w:val="Compact"/>
                    <w:jc w:val="center"/>
                    <w:rPr>
                      <w:sz w:val="16"/>
                      <w:szCs w:val="16"/>
                    </w:rPr>
                  </w:pPr>
                  <w:r w:rsidRPr="00302154">
                    <w:rPr>
                      <w:sz w:val="16"/>
                      <w:szCs w:val="16"/>
                    </w:rPr>
                    <w:t>+3.1</w:t>
                  </w:r>
                </w:p>
              </w:tc>
              <w:tc>
                <w:tcPr>
                  <w:tcW w:w="708" w:type="dxa"/>
                </w:tcPr>
                <w:p w14:paraId="6761D3E7"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03D25568" w14:textId="77777777" w:rsidTr="00440721">
              <w:tc>
                <w:tcPr>
                  <w:tcW w:w="704" w:type="dxa"/>
                </w:tcPr>
                <w:p w14:paraId="5C5F3F57"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4D0DD701"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26FE1882" w14:textId="77777777" w:rsidR="00302154" w:rsidRPr="00302154" w:rsidRDefault="00302154" w:rsidP="00CA156E">
                  <w:pPr>
                    <w:pStyle w:val="Compact"/>
                    <w:jc w:val="center"/>
                    <w:rPr>
                      <w:sz w:val="16"/>
                      <w:szCs w:val="16"/>
                    </w:rPr>
                  </w:pPr>
                  <w:r w:rsidRPr="00302154">
                    <w:rPr>
                      <w:sz w:val="16"/>
                      <w:szCs w:val="16"/>
                    </w:rPr>
                    <w:t>+0.6</w:t>
                  </w:r>
                </w:p>
              </w:tc>
              <w:tc>
                <w:tcPr>
                  <w:tcW w:w="993" w:type="dxa"/>
                </w:tcPr>
                <w:p w14:paraId="7CFEF037" w14:textId="77777777" w:rsidR="00302154" w:rsidRPr="00302154" w:rsidRDefault="00302154" w:rsidP="00CA156E">
                  <w:pPr>
                    <w:pStyle w:val="Compact"/>
                    <w:jc w:val="center"/>
                    <w:rPr>
                      <w:sz w:val="16"/>
                      <w:szCs w:val="16"/>
                    </w:rPr>
                  </w:pPr>
                  <w:r w:rsidRPr="00302154">
                    <w:rPr>
                      <w:sz w:val="16"/>
                      <w:szCs w:val="16"/>
                    </w:rPr>
                    <w:t>+2.0</w:t>
                  </w:r>
                </w:p>
              </w:tc>
              <w:tc>
                <w:tcPr>
                  <w:tcW w:w="992" w:type="dxa"/>
                </w:tcPr>
                <w:p w14:paraId="5B5268A3"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03851C65" w14:textId="77777777" w:rsidR="00302154" w:rsidRPr="00302154" w:rsidRDefault="00302154" w:rsidP="00CA156E">
                  <w:pPr>
                    <w:pStyle w:val="Compact"/>
                    <w:jc w:val="center"/>
                    <w:rPr>
                      <w:sz w:val="16"/>
                      <w:szCs w:val="16"/>
                    </w:rPr>
                  </w:pPr>
                  <w:r w:rsidRPr="00302154">
                    <w:rPr>
                      <w:sz w:val="16"/>
                      <w:szCs w:val="16"/>
                    </w:rPr>
                    <w:t>-0.6</w:t>
                  </w:r>
                </w:p>
              </w:tc>
              <w:tc>
                <w:tcPr>
                  <w:tcW w:w="708" w:type="dxa"/>
                </w:tcPr>
                <w:p w14:paraId="249F06BD"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52D0F4E0" w14:textId="77777777" w:rsidTr="00440721">
              <w:tc>
                <w:tcPr>
                  <w:tcW w:w="704" w:type="dxa"/>
                </w:tcPr>
                <w:p w14:paraId="37233AF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5D99FAC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7737B24F"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2EC07C1C"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2965F7F1"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47E5B41D"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523B9506" w14:textId="77777777" w:rsidR="00302154" w:rsidRPr="00302154" w:rsidRDefault="00302154" w:rsidP="00CA156E">
                  <w:pPr>
                    <w:pStyle w:val="Compact"/>
                    <w:jc w:val="center"/>
                    <w:rPr>
                      <w:sz w:val="16"/>
                      <w:szCs w:val="16"/>
                    </w:rPr>
                  </w:pPr>
                  <w:r w:rsidRPr="00302154">
                    <w:rPr>
                      <w:sz w:val="16"/>
                      <w:szCs w:val="16"/>
                    </w:rPr>
                    <w:t>-0.3</w:t>
                  </w:r>
                </w:p>
              </w:tc>
            </w:tr>
            <w:tr w:rsidR="00302154" w:rsidRPr="00302154" w14:paraId="4F2B60FE" w14:textId="77777777" w:rsidTr="00440721">
              <w:tc>
                <w:tcPr>
                  <w:tcW w:w="704" w:type="dxa"/>
                </w:tcPr>
                <w:p w14:paraId="354F0C38"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349487D4"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12B8E6E"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3F03F790"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163D34D8"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4520FAAA"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1D3D2E71" w14:textId="77777777" w:rsidR="00302154" w:rsidRPr="00302154" w:rsidRDefault="00302154" w:rsidP="00CA156E">
                  <w:pPr>
                    <w:pStyle w:val="Compact"/>
                    <w:jc w:val="center"/>
                    <w:rPr>
                      <w:sz w:val="16"/>
                      <w:szCs w:val="16"/>
                    </w:rPr>
                  </w:pPr>
                  <w:r w:rsidRPr="00302154">
                    <w:rPr>
                      <w:sz w:val="16"/>
                      <w:szCs w:val="16"/>
                    </w:rPr>
                    <w:t>-1.8</w:t>
                  </w:r>
                </w:p>
              </w:tc>
            </w:tr>
            <w:tr w:rsidR="00302154" w:rsidRPr="00302154" w14:paraId="2BEFC87C" w14:textId="77777777" w:rsidTr="00440721">
              <w:tc>
                <w:tcPr>
                  <w:tcW w:w="704" w:type="dxa"/>
                </w:tcPr>
                <w:p w14:paraId="4E34D61A"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5C067783"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F23D525"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1CB4F69D" w14:textId="77777777" w:rsidR="00302154" w:rsidRPr="00302154" w:rsidRDefault="00302154" w:rsidP="00CA156E">
                  <w:pPr>
                    <w:pStyle w:val="Compact"/>
                    <w:jc w:val="center"/>
                    <w:rPr>
                      <w:sz w:val="16"/>
                      <w:szCs w:val="16"/>
                    </w:rPr>
                  </w:pPr>
                  <w:r w:rsidRPr="00302154">
                    <w:rPr>
                      <w:sz w:val="16"/>
                      <w:szCs w:val="16"/>
                    </w:rPr>
                    <w:t>-2.7</w:t>
                  </w:r>
                </w:p>
              </w:tc>
              <w:tc>
                <w:tcPr>
                  <w:tcW w:w="992" w:type="dxa"/>
                </w:tcPr>
                <w:p w14:paraId="65659669" w14:textId="77777777" w:rsidR="00302154" w:rsidRPr="00302154" w:rsidRDefault="00302154" w:rsidP="00CA156E">
                  <w:pPr>
                    <w:pStyle w:val="Compact"/>
                    <w:jc w:val="center"/>
                    <w:rPr>
                      <w:sz w:val="16"/>
                      <w:szCs w:val="16"/>
                    </w:rPr>
                  </w:pPr>
                  <w:r w:rsidRPr="00302154">
                    <w:rPr>
                      <w:sz w:val="16"/>
                      <w:szCs w:val="16"/>
                    </w:rPr>
                    <w:t>-4.9</w:t>
                  </w:r>
                </w:p>
              </w:tc>
              <w:tc>
                <w:tcPr>
                  <w:tcW w:w="992" w:type="dxa"/>
                </w:tcPr>
                <w:p w14:paraId="05482EE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3D3B6DCB" w14:textId="77777777" w:rsidR="00302154" w:rsidRPr="00302154" w:rsidRDefault="00302154" w:rsidP="00CA156E">
                  <w:pPr>
                    <w:pStyle w:val="Compact"/>
                    <w:jc w:val="center"/>
                    <w:rPr>
                      <w:sz w:val="16"/>
                      <w:szCs w:val="16"/>
                    </w:rPr>
                  </w:pPr>
                  <w:r w:rsidRPr="00302154">
                    <w:rPr>
                      <w:sz w:val="16"/>
                      <w:szCs w:val="16"/>
                    </w:rPr>
                    <w:t>-3.6</w:t>
                  </w:r>
                </w:p>
              </w:tc>
            </w:tr>
            <w:tr w:rsidR="00440721" w:rsidRPr="00440721" w14:paraId="06259205" w14:textId="77777777" w:rsidTr="007B0B37">
              <w:tc>
                <w:tcPr>
                  <w:tcW w:w="9350" w:type="dxa"/>
                  <w:gridSpan w:val="7"/>
                </w:tcPr>
                <w:p w14:paraId="4966C1CC" w14:textId="2F94B035" w:rsidR="00440721" w:rsidRPr="00440721" w:rsidRDefault="00440721" w:rsidP="00440721">
                  <w:pPr>
                    <w:pStyle w:val="Compact"/>
                    <w:rPr>
                      <w:b/>
                      <w:bCs/>
                      <w:i/>
                      <w:iCs/>
                      <w:sz w:val="16"/>
                      <w:szCs w:val="16"/>
                    </w:rPr>
                  </w:pPr>
                  <w:r w:rsidRPr="00440721">
                    <w:rPr>
                      <w:b/>
                      <w:bCs/>
                      <w:i/>
                      <w:iCs/>
                      <w:sz w:val="16"/>
                      <w:szCs w:val="16"/>
                    </w:rPr>
                    <w:t>Disadvantaged Pupils</w:t>
                  </w:r>
                </w:p>
              </w:tc>
            </w:tr>
            <w:tr w:rsidR="00302154" w:rsidRPr="00302154" w14:paraId="6CCD8266" w14:textId="77777777" w:rsidTr="00440721">
              <w:tc>
                <w:tcPr>
                  <w:tcW w:w="704" w:type="dxa"/>
                </w:tcPr>
                <w:p w14:paraId="28EAF851"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594508E7"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487358B7"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0C1F334F"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24001479" w14:textId="77777777" w:rsidR="00302154" w:rsidRPr="00302154" w:rsidRDefault="00302154" w:rsidP="00CA156E">
                  <w:pPr>
                    <w:pStyle w:val="Compact"/>
                    <w:jc w:val="center"/>
                    <w:rPr>
                      <w:sz w:val="16"/>
                      <w:szCs w:val="16"/>
                    </w:rPr>
                  </w:pPr>
                  <w:r w:rsidRPr="00302154">
                    <w:rPr>
                      <w:sz w:val="16"/>
                      <w:szCs w:val="16"/>
                    </w:rPr>
                    <w:t>+4.1</w:t>
                  </w:r>
                </w:p>
              </w:tc>
              <w:tc>
                <w:tcPr>
                  <w:tcW w:w="992" w:type="dxa"/>
                </w:tcPr>
                <w:p w14:paraId="321E3755"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4C3D7565" w14:textId="77777777" w:rsidR="00302154" w:rsidRPr="00302154" w:rsidRDefault="00302154" w:rsidP="00CA156E">
                  <w:pPr>
                    <w:pStyle w:val="Compact"/>
                    <w:jc w:val="center"/>
                    <w:rPr>
                      <w:sz w:val="16"/>
                      <w:szCs w:val="16"/>
                    </w:rPr>
                  </w:pPr>
                  <w:r w:rsidRPr="00302154">
                    <w:rPr>
                      <w:sz w:val="16"/>
                      <w:szCs w:val="16"/>
                    </w:rPr>
                    <w:t>+2.8</w:t>
                  </w:r>
                </w:p>
              </w:tc>
            </w:tr>
            <w:tr w:rsidR="00302154" w:rsidRPr="00302154" w14:paraId="04248FF9" w14:textId="77777777" w:rsidTr="00440721">
              <w:tc>
                <w:tcPr>
                  <w:tcW w:w="704" w:type="dxa"/>
                </w:tcPr>
                <w:p w14:paraId="231073AD"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4932679F" w14:textId="77777777" w:rsidR="00302154" w:rsidRPr="00302154" w:rsidRDefault="00302154" w:rsidP="00440721">
                  <w:pPr>
                    <w:pStyle w:val="Compact"/>
                    <w:rPr>
                      <w:sz w:val="16"/>
                      <w:szCs w:val="16"/>
                    </w:rPr>
                  </w:pPr>
                  <w:r w:rsidRPr="00302154">
                    <w:rPr>
                      <w:sz w:val="16"/>
                      <w:szCs w:val="16"/>
                    </w:rPr>
                    <w:t>Varndean School</w:t>
                  </w:r>
                </w:p>
              </w:tc>
              <w:tc>
                <w:tcPr>
                  <w:tcW w:w="992" w:type="dxa"/>
                </w:tcPr>
                <w:p w14:paraId="2DBE2C4F"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73B69B9A" w14:textId="77777777" w:rsidR="00302154" w:rsidRPr="00302154" w:rsidRDefault="00302154" w:rsidP="00CA156E">
                  <w:pPr>
                    <w:pStyle w:val="Compact"/>
                    <w:jc w:val="center"/>
                    <w:rPr>
                      <w:sz w:val="16"/>
                      <w:szCs w:val="16"/>
                    </w:rPr>
                  </w:pPr>
                  <w:r w:rsidRPr="00302154">
                    <w:rPr>
                      <w:sz w:val="16"/>
                      <w:szCs w:val="16"/>
                    </w:rPr>
                    <w:t>+3.6</w:t>
                  </w:r>
                </w:p>
              </w:tc>
              <w:tc>
                <w:tcPr>
                  <w:tcW w:w="992" w:type="dxa"/>
                </w:tcPr>
                <w:p w14:paraId="3F7C5908" w14:textId="77777777" w:rsidR="00302154" w:rsidRPr="00302154" w:rsidRDefault="00302154" w:rsidP="00CA156E">
                  <w:pPr>
                    <w:pStyle w:val="Compact"/>
                    <w:jc w:val="center"/>
                    <w:rPr>
                      <w:sz w:val="16"/>
                      <w:szCs w:val="16"/>
                    </w:rPr>
                  </w:pPr>
                  <w:r w:rsidRPr="00302154">
                    <w:rPr>
                      <w:sz w:val="16"/>
                      <w:szCs w:val="16"/>
                    </w:rPr>
                    <w:t>+4.5</w:t>
                  </w:r>
                </w:p>
              </w:tc>
              <w:tc>
                <w:tcPr>
                  <w:tcW w:w="992" w:type="dxa"/>
                </w:tcPr>
                <w:p w14:paraId="20706BF0" w14:textId="77777777" w:rsidR="00302154" w:rsidRPr="00302154" w:rsidRDefault="00302154" w:rsidP="00CA156E">
                  <w:pPr>
                    <w:pStyle w:val="Compact"/>
                    <w:jc w:val="center"/>
                    <w:rPr>
                      <w:sz w:val="16"/>
                      <w:szCs w:val="16"/>
                    </w:rPr>
                  </w:pPr>
                  <w:r w:rsidRPr="00302154">
                    <w:rPr>
                      <w:sz w:val="16"/>
                      <w:szCs w:val="16"/>
                    </w:rPr>
                    <w:t>-1.9</w:t>
                  </w:r>
                </w:p>
              </w:tc>
              <w:tc>
                <w:tcPr>
                  <w:tcW w:w="708" w:type="dxa"/>
                </w:tcPr>
                <w:p w14:paraId="13E99C79" w14:textId="77777777" w:rsidR="00302154" w:rsidRPr="00302154" w:rsidRDefault="00302154" w:rsidP="00CA156E">
                  <w:pPr>
                    <w:pStyle w:val="Compact"/>
                    <w:jc w:val="center"/>
                    <w:rPr>
                      <w:sz w:val="16"/>
                      <w:szCs w:val="16"/>
                    </w:rPr>
                  </w:pPr>
                  <w:r w:rsidRPr="00302154">
                    <w:rPr>
                      <w:sz w:val="16"/>
                      <w:szCs w:val="16"/>
                    </w:rPr>
                    <w:t>+2.3</w:t>
                  </w:r>
                </w:p>
              </w:tc>
            </w:tr>
            <w:tr w:rsidR="00302154" w:rsidRPr="00302154" w14:paraId="3D32F803" w14:textId="77777777" w:rsidTr="00440721">
              <w:tc>
                <w:tcPr>
                  <w:tcW w:w="704" w:type="dxa"/>
                </w:tcPr>
                <w:p w14:paraId="09B3F7E9"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583A5ED0"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5254421B"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0578D8E8" w14:textId="77777777" w:rsidR="00302154" w:rsidRPr="00302154" w:rsidRDefault="00302154" w:rsidP="00CA156E">
                  <w:pPr>
                    <w:pStyle w:val="Compact"/>
                    <w:jc w:val="center"/>
                    <w:rPr>
                      <w:sz w:val="16"/>
                      <w:szCs w:val="16"/>
                    </w:rPr>
                  </w:pPr>
                  <w:r w:rsidRPr="00302154">
                    <w:rPr>
                      <w:sz w:val="16"/>
                      <w:szCs w:val="16"/>
                    </w:rPr>
                    <w:t>+3.2</w:t>
                  </w:r>
                </w:p>
              </w:tc>
              <w:tc>
                <w:tcPr>
                  <w:tcW w:w="992" w:type="dxa"/>
                </w:tcPr>
                <w:p w14:paraId="0826009F" w14:textId="77777777" w:rsidR="00302154" w:rsidRPr="00302154" w:rsidRDefault="00302154" w:rsidP="00CA156E">
                  <w:pPr>
                    <w:pStyle w:val="Compact"/>
                    <w:jc w:val="center"/>
                    <w:rPr>
                      <w:sz w:val="16"/>
                      <w:szCs w:val="16"/>
                    </w:rPr>
                  </w:pPr>
                  <w:r w:rsidRPr="00302154">
                    <w:rPr>
                      <w:sz w:val="16"/>
                      <w:szCs w:val="16"/>
                    </w:rPr>
                    <w:t>+0.3</w:t>
                  </w:r>
                </w:p>
              </w:tc>
              <w:tc>
                <w:tcPr>
                  <w:tcW w:w="992" w:type="dxa"/>
                </w:tcPr>
                <w:p w14:paraId="34F27A0D" w14:textId="77777777" w:rsidR="00302154" w:rsidRPr="00302154" w:rsidRDefault="00302154" w:rsidP="00CA156E">
                  <w:pPr>
                    <w:pStyle w:val="Compact"/>
                    <w:jc w:val="center"/>
                    <w:rPr>
                      <w:sz w:val="16"/>
                      <w:szCs w:val="16"/>
                    </w:rPr>
                  </w:pPr>
                  <w:r w:rsidRPr="00302154">
                    <w:rPr>
                      <w:sz w:val="16"/>
                      <w:szCs w:val="16"/>
                    </w:rPr>
                    <w:t>+1.7</w:t>
                  </w:r>
                </w:p>
              </w:tc>
              <w:tc>
                <w:tcPr>
                  <w:tcW w:w="708" w:type="dxa"/>
                </w:tcPr>
                <w:p w14:paraId="55411798" w14:textId="77777777" w:rsidR="00302154" w:rsidRPr="00302154" w:rsidRDefault="00302154" w:rsidP="00CA156E">
                  <w:pPr>
                    <w:pStyle w:val="Compact"/>
                    <w:jc w:val="center"/>
                    <w:rPr>
                      <w:sz w:val="16"/>
                      <w:szCs w:val="16"/>
                    </w:rPr>
                  </w:pPr>
                  <w:r w:rsidRPr="00302154">
                    <w:rPr>
                      <w:sz w:val="16"/>
                      <w:szCs w:val="16"/>
                    </w:rPr>
                    <w:t>+2.0</w:t>
                  </w:r>
                </w:p>
              </w:tc>
            </w:tr>
            <w:tr w:rsidR="00302154" w:rsidRPr="00302154" w14:paraId="3E6678C7" w14:textId="77777777" w:rsidTr="00440721">
              <w:tc>
                <w:tcPr>
                  <w:tcW w:w="704" w:type="dxa"/>
                </w:tcPr>
                <w:p w14:paraId="6761641A"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1E4A318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1F5BF4F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25D0B205" w14:textId="77777777" w:rsidR="00302154" w:rsidRPr="00302154" w:rsidRDefault="00302154" w:rsidP="00CA156E">
                  <w:pPr>
                    <w:pStyle w:val="Compact"/>
                    <w:jc w:val="center"/>
                    <w:rPr>
                      <w:sz w:val="16"/>
                      <w:szCs w:val="16"/>
                    </w:rPr>
                  </w:pPr>
                  <w:r w:rsidRPr="00302154">
                    <w:rPr>
                      <w:sz w:val="16"/>
                      <w:szCs w:val="16"/>
                    </w:rPr>
                    <w:t>-5.0</w:t>
                  </w:r>
                </w:p>
              </w:tc>
              <w:tc>
                <w:tcPr>
                  <w:tcW w:w="992" w:type="dxa"/>
                </w:tcPr>
                <w:p w14:paraId="524A35F1" w14:textId="77777777" w:rsidR="00302154" w:rsidRPr="00302154" w:rsidRDefault="00302154" w:rsidP="00CA156E">
                  <w:pPr>
                    <w:pStyle w:val="Compact"/>
                    <w:jc w:val="center"/>
                    <w:rPr>
                      <w:sz w:val="16"/>
                      <w:szCs w:val="16"/>
                    </w:rPr>
                  </w:pPr>
                  <w:r w:rsidRPr="00302154">
                    <w:rPr>
                      <w:sz w:val="16"/>
                      <w:szCs w:val="16"/>
                    </w:rPr>
                    <w:t>+6.5</w:t>
                  </w:r>
                </w:p>
              </w:tc>
              <w:tc>
                <w:tcPr>
                  <w:tcW w:w="992" w:type="dxa"/>
                </w:tcPr>
                <w:p w14:paraId="04044D60" w14:textId="77777777" w:rsidR="00302154" w:rsidRPr="00302154" w:rsidRDefault="00302154" w:rsidP="00CA156E">
                  <w:pPr>
                    <w:pStyle w:val="Compact"/>
                    <w:jc w:val="center"/>
                    <w:rPr>
                      <w:sz w:val="16"/>
                      <w:szCs w:val="16"/>
                    </w:rPr>
                  </w:pPr>
                  <w:r w:rsidRPr="00302154">
                    <w:rPr>
                      <w:sz w:val="16"/>
                      <w:szCs w:val="16"/>
                    </w:rPr>
                    <w:t>+2.5</w:t>
                  </w:r>
                </w:p>
              </w:tc>
              <w:tc>
                <w:tcPr>
                  <w:tcW w:w="708" w:type="dxa"/>
                </w:tcPr>
                <w:p w14:paraId="341901CA" w14:textId="77777777" w:rsidR="00302154" w:rsidRPr="00302154" w:rsidRDefault="00302154" w:rsidP="00CA156E">
                  <w:pPr>
                    <w:pStyle w:val="Compact"/>
                    <w:jc w:val="center"/>
                    <w:rPr>
                      <w:sz w:val="16"/>
                      <w:szCs w:val="16"/>
                    </w:rPr>
                  </w:pPr>
                  <w:r w:rsidRPr="00302154">
                    <w:rPr>
                      <w:sz w:val="16"/>
                      <w:szCs w:val="16"/>
                    </w:rPr>
                    <w:t>+1.6</w:t>
                  </w:r>
                </w:p>
              </w:tc>
            </w:tr>
            <w:tr w:rsidR="00302154" w:rsidRPr="00302154" w14:paraId="2A75CBD9" w14:textId="77777777" w:rsidTr="00440721">
              <w:tc>
                <w:tcPr>
                  <w:tcW w:w="704" w:type="dxa"/>
                </w:tcPr>
                <w:p w14:paraId="7C342E53"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78E223A7"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167EC777" w14:textId="77777777" w:rsidR="00302154" w:rsidRPr="00302154" w:rsidRDefault="00302154" w:rsidP="00CA156E">
                  <w:pPr>
                    <w:pStyle w:val="Compact"/>
                    <w:jc w:val="center"/>
                    <w:rPr>
                      <w:sz w:val="16"/>
                      <w:szCs w:val="16"/>
                    </w:rPr>
                  </w:pPr>
                  <w:r w:rsidRPr="00302154">
                    <w:rPr>
                      <w:sz w:val="16"/>
                      <w:szCs w:val="16"/>
                    </w:rPr>
                    <w:t>+5.8</w:t>
                  </w:r>
                </w:p>
              </w:tc>
              <w:tc>
                <w:tcPr>
                  <w:tcW w:w="993" w:type="dxa"/>
                </w:tcPr>
                <w:p w14:paraId="18B6D535" w14:textId="77777777" w:rsidR="00302154" w:rsidRPr="00302154" w:rsidRDefault="00302154" w:rsidP="00CA156E">
                  <w:pPr>
                    <w:pStyle w:val="Compact"/>
                    <w:jc w:val="center"/>
                    <w:rPr>
                      <w:sz w:val="16"/>
                      <w:szCs w:val="16"/>
                    </w:rPr>
                  </w:pPr>
                  <w:r w:rsidRPr="00302154">
                    <w:rPr>
                      <w:sz w:val="16"/>
                      <w:szCs w:val="16"/>
                    </w:rPr>
                    <w:t>+0.9</w:t>
                  </w:r>
                </w:p>
              </w:tc>
              <w:tc>
                <w:tcPr>
                  <w:tcW w:w="992" w:type="dxa"/>
                </w:tcPr>
                <w:p w14:paraId="391E15D7" w14:textId="77777777" w:rsidR="00302154" w:rsidRPr="00302154" w:rsidRDefault="00302154" w:rsidP="00CA156E">
                  <w:pPr>
                    <w:pStyle w:val="Compact"/>
                    <w:jc w:val="center"/>
                    <w:rPr>
                      <w:sz w:val="16"/>
                      <w:szCs w:val="16"/>
                    </w:rPr>
                  </w:pPr>
                  <w:r w:rsidRPr="00302154">
                    <w:rPr>
                      <w:sz w:val="16"/>
                      <w:szCs w:val="16"/>
                    </w:rPr>
                    <w:t>+4.4</w:t>
                  </w:r>
                </w:p>
              </w:tc>
              <w:tc>
                <w:tcPr>
                  <w:tcW w:w="992" w:type="dxa"/>
                </w:tcPr>
                <w:p w14:paraId="5238ACCD" w14:textId="77777777" w:rsidR="00302154" w:rsidRPr="00302154" w:rsidRDefault="00302154" w:rsidP="00CA156E">
                  <w:pPr>
                    <w:pStyle w:val="Compact"/>
                    <w:jc w:val="center"/>
                    <w:rPr>
                      <w:sz w:val="16"/>
                      <w:szCs w:val="16"/>
                    </w:rPr>
                  </w:pPr>
                  <w:r w:rsidRPr="00302154">
                    <w:rPr>
                      <w:sz w:val="16"/>
                      <w:szCs w:val="16"/>
                    </w:rPr>
                    <w:t>-5.4</w:t>
                  </w:r>
                </w:p>
              </w:tc>
              <w:tc>
                <w:tcPr>
                  <w:tcW w:w="708" w:type="dxa"/>
                </w:tcPr>
                <w:p w14:paraId="634A0A30" w14:textId="77777777" w:rsidR="00302154" w:rsidRPr="00302154" w:rsidRDefault="00302154" w:rsidP="00CA156E">
                  <w:pPr>
                    <w:pStyle w:val="Compact"/>
                    <w:jc w:val="center"/>
                    <w:rPr>
                      <w:sz w:val="16"/>
                      <w:szCs w:val="16"/>
                    </w:rPr>
                  </w:pPr>
                  <w:r w:rsidRPr="00302154">
                    <w:rPr>
                      <w:sz w:val="16"/>
                      <w:szCs w:val="16"/>
                    </w:rPr>
                    <w:t>+1.5</w:t>
                  </w:r>
                </w:p>
              </w:tc>
            </w:tr>
            <w:tr w:rsidR="00302154" w:rsidRPr="00302154" w14:paraId="3637D1BE" w14:textId="77777777" w:rsidTr="00440721">
              <w:tc>
                <w:tcPr>
                  <w:tcW w:w="704" w:type="dxa"/>
                </w:tcPr>
                <w:p w14:paraId="041A19B4"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7858C802"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00FDE8B8" w14:textId="77777777" w:rsidR="00302154" w:rsidRPr="00302154" w:rsidRDefault="00302154" w:rsidP="00CA156E">
                  <w:pPr>
                    <w:pStyle w:val="Compact"/>
                    <w:jc w:val="center"/>
                    <w:rPr>
                      <w:sz w:val="16"/>
                      <w:szCs w:val="16"/>
                    </w:rPr>
                  </w:pPr>
                  <w:r w:rsidRPr="00302154">
                    <w:rPr>
                      <w:sz w:val="16"/>
                      <w:szCs w:val="16"/>
                    </w:rPr>
                    <w:t>-5.4</w:t>
                  </w:r>
                </w:p>
              </w:tc>
              <w:tc>
                <w:tcPr>
                  <w:tcW w:w="993" w:type="dxa"/>
                </w:tcPr>
                <w:p w14:paraId="27D59537"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47CA2590" w14:textId="77777777" w:rsidR="00302154" w:rsidRPr="00302154" w:rsidRDefault="00302154" w:rsidP="00CA156E">
                  <w:pPr>
                    <w:pStyle w:val="Compact"/>
                    <w:jc w:val="center"/>
                    <w:rPr>
                      <w:sz w:val="16"/>
                      <w:szCs w:val="16"/>
                    </w:rPr>
                  </w:pPr>
                  <w:r w:rsidRPr="00302154">
                    <w:rPr>
                      <w:sz w:val="16"/>
                      <w:szCs w:val="16"/>
                    </w:rPr>
                    <w:t>+5.2</w:t>
                  </w:r>
                </w:p>
              </w:tc>
              <w:tc>
                <w:tcPr>
                  <w:tcW w:w="992" w:type="dxa"/>
                </w:tcPr>
                <w:p w14:paraId="310FEEB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4B45220B" w14:textId="77777777" w:rsidR="00302154" w:rsidRPr="00302154" w:rsidRDefault="00302154" w:rsidP="00CA156E">
                  <w:pPr>
                    <w:pStyle w:val="Compact"/>
                    <w:jc w:val="center"/>
                    <w:rPr>
                      <w:sz w:val="16"/>
                      <w:szCs w:val="16"/>
                    </w:rPr>
                  </w:pPr>
                  <w:r w:rsidRPr="00302154">
                    <w:rPr>
                      <w:sz w:val="16"/>
                      <w:szCs w:val="16"/>
                    </w:rPr>
                    <w:t>+1.1</w:t>
                  </w:r>
                </w:p>
              </w:tc>
            </w:tr>
            <w:tr w:rsidR="00302154" w:rsidRPr="00302154" w14:paraId="052F41B8" w14:textId="77777777" w:rsidTr="00440721">
              <w:tc>
                <w:tcPr>
                  <w:tcW w:w="704" w:type="dxa"/>
                </w:tcPr>
                <w:p w14:paraId="16764662"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5276E7B4"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36A3D6E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4677648F"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6D598E39"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1FB21D77"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F212258"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1A0A7B0E" w14:textId="77777777" w:rsidTr="00440721">
              <w:tc>
                <w:tcPr>
                  <w:tcW w:w="704" w:type="dxa"/>
                </w:tcPr>
                <w:p w14:paraId="00F8E8B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68048926"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10E5A64" w14:textId="77777777" w:rsidR="00302154" w:rsidRPr="00302154" w:rsidRDefault="00302154" w:rsidP="00CA156E">
                  <w:pPr>
                    <w:pStyle w:val="Compact"/>
                    <w:jc w:val="center"/>
                    <w:rPr>
                      <w:sz w:val="16"/>
                      <w:szCs w:val="16"/>
                    </w:rPr>
                  </w:pPr>
                  <w:r w:rsidRPr="00302154">
                    <w:rPr>
                      <w:sz w:val="16"/>
                      <w:szCs w:val="16"/>
                    </w:rPr>
                    <w:t>+2.6</w:t>
                  </w:r>
                </w:p>
              </w:tc>
              <w:tc>
                <w:tcPr>
                  <w:tcW w:w="993" w:type="dxa"/>
                </w:tcPr>
                <w:p w14:paraId="6EAE5643" w14:textId="77777777" w:rsidR="00302154" w:rsidRPr="00302154" w:rsidRDefault="00302154" w:rsidP="00CA156E">
                  <w:pPr>
                    <w:pStyle w:val="Compact"/>
                    <w:jc w:val="center"/>
                    <w:rPr>
                      <w:sz w:val="16"/>
                      <w:szCs w:val="16"/>
                    </w:rPr>
                  </w:pPr>
                  <w:r w:rsidRPr="00302154">
                    <w:rPr>
                      <w:sz w:val="16"/>
                      <w:szCs w:val="16"/>
                    </w:rPr>
                    <w:t>-4.0</w:t>
                  </w:r>
                </w:p>
              </w:tc>
              <w:tc>
                <w:tcPr>
                  <w:tcW w:w="992" w:type="dxa"/>
                </w:tcPr>
                <w:p w14:paraId="3130416D" w14:textId="77777777" w:rsidR="00302154" w:rsidRPr="00302154" w:rsidRDefault="00302154" w:rsidP="00CA156E">
                  <w:pPr>
                    <w:pStyle w:val="Compact"/>
                    <w:jc w:val="center"/>
                    <w:rPr>
                      <w:sz w:val="16"/>
                      <w:szCs w:val="16"/>
                    </w:rPr>
                  </w:pPr>
                  <w:r w:rsidRPr="00302154">
                    <w:rPr>
                      <w:sz w:val="16"/>
                      <w:szCs w:val="16"/>
                    </w:rPr>
                    <w:t>+4.7</w:t>
                  </w:r>
                </w:p>
              </w:tc>
              <w:tc>
                <w:tcPr>
                  <w:tcW w:w="992" w:type="dxa"/>
                </w:tcPr>
                <w:p w14:paraId="234ABA75"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04DFD567" w14:textId="77777777" w:rsidR="00302154" w:rsidRPr="00302154" w:rsidRDefault="00302154" w:rsidP="00CA156E">
                  <w:pPr>
                    <w:pStyle w:val="Compact"/>
                    <w:jc w:val="center"/>
                    <w:rPr>
                      <w:sz w:val="16"/>
                      <w:szCs w:val="16"/>
                    </w:rPr>
                  </w:pPr>
                  <w:r w:rsidRPr="00302154">
                    <w:rPr>
                      <w:sz w:val="16"/>
                      <w:szCs w:val="16"/>
                    </w:rPr>
                    <w:t>+0.5</w:t>
                  </w:r>
                </w:p>
              </w:tc>
            </w:tr>
            <w:tr w:rsidR="00302154" w:rsidRPr="00302154" w14:paraId="7A4EBD64" w14:textId="77777777" w:rsidTr="00440721">
              <w:tc>
                <w:tcPr>
                  <w:tcW w:w="704" w:type="dxa"/>
                </w:tcPr>
                <w:p w14:paraId="1F1F8920"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17DC5D94"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BFEBF25" w14:textId="77777777" w:rsidR="00302154" w:rsidRPr="00302154" w:rsidRDefault="00302154" w:rsidP="00CA156E">
                  <w:pPr>
                    <w:pStyle w:val="Compact"/>
                    <w:jc w:val="center"/>
                    <w:rPr>
                      <w:sz w:val="16"/>
                      <w:szCs w:val="16"/>
                    </w:rPr>
                  </w:pPr>
                  <w:r w:rsidRPr="00302154">
                    <w:rPr>
                      <w:sz w:val="16"/>
                      <w:szCs w:val="16"/>
                    </w:rPr>
                    <w:t>+3.8</w:t>
                  </w:r>
                </w:p>
              </w:tc>
              <w:tc>
                <w:tcPr>
                  <w:tcW w:w="993" w:type="dxa"/>
                </w:tcPr>
                <w:p w14:paraId="76F7DA1C" w14:textId="77777777" w:rsidR="00302154" w:rsidRPr="00302154" w:rsidRDefault="00302154" w:rsidP="00CA156E">
                  <w:pPr>
                    <w:pStyle w:val="Compact"/>
                    <w:jc w:val="center"/>
                    <w:rPr>
                      <w:sz w:val="16"/>
                      <w:szCs w:val="16"/>
                    </w:rPr>
                  </w:pPr>
                  <w:r w:rsidRPr="00302154">
                    <w:rPr>
                      <w:sz w:val="16"/>
                      <w:szCs w:val="16"/>
                    </w:rPr>
                    <w:t>+1.6</w:t>
                  </w:r>
                </w:p>
              </w:tc>
              <w:tc>
                <w:tcPr>
                  <w:tcW w:w="992" w:type="dxa"/>
                </w:tcPr>
                <w:p w14:paraId="1D776520" w14:textId="77777777" w:rsidR="00302154" w:rsidRPr="00302154" w:rsidRDefault="00302154" w:rsidP="00CA156E">
                  <w:pPr>
                    <w:pStyle w:val="Compact"/>
                    <w:jc w:val="center"/>
                    <w:rPr>
                      <w:sz w:val="16"/>
                      <w:szCs w:val="16"/>
                    </w:rPr>
                  </w:pPr>
                  <w:r w:rsidRPr="00302154">
                    <w:rPr>
                      <w:sz w:val="16"/>
                      <w:szCs w:val="16"/>
                    </w:rPr>
                    <w:t>-11.9</w:t>
                  </w:r>
                </w:p>
              </w:tc>
              <w:tc>
                <w:tcPr>
                  <w:tcW w:w="992" w:type="dxa"/>
                </w:tcPr>
                <w:p w14:paraId="086F4755" w14:textId="77777777" w:rsidR="00302154" w:rsidRPr="00302154" w:rsidRDefault="00302154" w:rsidP="00CA156E">
                  <w:pPr>
                    <w:pStyle w:val="Compact"/>
                    <w:jc w:val="center"/>
                    <w:rPr>
                      <w:sz w:val="16"/>
                      <w:szCs w:val="16"/>
                    </w:rPr>
                  </w:pPr>
                  <w:r w:rsidRPr="00302154">
                    <w:rPr>
                      <w:sz w:val="16"/>
                      <w:szCs w:val="16"/>
                    </w:rPr>
                    <w:t>-3.7</w:t>
                  </w:r>
                </w:p>
              </w:tc>
              <w:tc>
                <w:tcPr>
                  <w:tcW w:w="708" w:type="dxa"/>
                </w:tcPr>
                <w:p w14:paraId="30103F07" w14:textId="77777777" w:rsidR="00302154" w:rsidRPr="00302154" w:rsidRDefault="00302154" w:rsidP="00CA156E">
                  <w:pPr>
                    <w:pStyle w:val="Compact"/>
                    <w:jc w:val="center"/>
                    <w:rPr>
                      <w:sz w:val="16"/>
                      <w:szCs w:val="16"/>
                    </w:rPr>
                  </w:pPr>
                  <w:r w:rsidRPr="00302154">
                    <w:rPr>
                      <w:sz w:val="16"/>
                      <w:szCs w:val="16"/>
                    </w:rPr>
                    <w:t>-2.6</w:t>
                  </w:r>
                </w:p>
              </w:tc>
            </w:tr>
            <w:tr w:rsidR="00302154" w:rsidRPr="00302154" w14:paraId="70B0DBA8" w14:textId="77777777" w:rsidTr="00440721">
              <w:tc>
                <w:tcPr>
                  <w:tcW w:w="704" w:type="dxa"/>
                </w:tcPr>
                <w:p w14:paraId="39C49AF7"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4679D676"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B2559D0" w14:textId="77777777" w:rsidR="00302154" w:rsidRPr="00302154" w:rsidRDefault="00302154" w:rsidP="00CA156E">
                  <w:pPr>
                    <w:pStyle w:val="Compact"/>
                    <w:jc w:val="center"/>
                    <w:rPr>
                      <w:sz w:val="16"/>
                      <w:szCs w:val="16"/>
                    </w:rPr>
                  </w:pPr>
                  <w:r w:rsidRPr="00302154">
                    <w:rPr>
                      <w:sz w:val="16"/>
                      <w:szCs w:val="16"/>
                    </w:rPr>
                    <w:t>-4.6</w:t>
                  </w:r>
                </w:p>
              </w:tc>
              <w:tc>
                <w:tcPr>
                  <w:tcW w:w="993" w:type="dxa"/>
                </w:tcPr>
                <w:p w14:paraId="72F35E72" w14:textId="77777777" w:rsidR="00302154" w:rsidRPr="00302154" w:rsidRDefault="00302154" w:rsidP="00CA156E">
                  <w:pPr>
                    <w:pStyle w:val="Compact"/>
                    <w:jc w:val="center"/>
                    <w:rPr>
                      <w:sz w:val="16"/>
                      <w:szCs w:val="16"/>
                    </w:rPr>
                  </w:pPr>
                  <w:r w:rsidRPr="00302154">
                    <w:rPr>
                      <w:sz w:val="16"/>
                      <w:szCs w:val="16"/>
                    </w:rPr>
                    <w:t>-6.2</w:t>
                  </w:r>
                </w:p>
              </w:tc>
              <w:tc>
                <w:tcPr>
                  <w:tcW w:w="992" w:type="dxa"/>
                </w:tcPr>
                <w:p w14:paraId="7D7B2C1A"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957E8D6" w14:textId="77777777" w:rsidR="00302154" w:rsidRPr="00302154" w:rsidRDefault="00302154" w:rsidP="00CA156E">
                  <w:pPr>
                    <w:pStyle w:val="Compact"/>
                    <w:jc w:val="center"/>
                    <w:rPr>
                      <w:sz w:val="16"/>
                      <w:szCs w:val="16"/>
                    </w:rPr>
                  </w:pPr>
                  <w:r w:rsidRPr="00302154">
                    <w:rPr>
                      <w:sz w:val="16"/>
                      <w:szCs w:val="16"/>
                    </w:rPr>
                    <w:t>-1.4</w:t>
                  </w:r>
                </w:p>
              </w:tc>
              <w:tc>
                <w:tcPr>
                  <w:tcW w:w="708" w:type="dxa"/>
                </w:tcPr>
                <w:p w14:paraId="3C8C62A3" w14:textId="77777777" w:rsidR="00302154" w:rsidRPr="00302154" w:rsidRDefault="00302154" w:rsidP="00CA156E">
                  <w:pPr>
                    <w:pStyle w:val="Compact"/>
                    <w:jc w:val="center"/>
                    <w:rPr>
                      <w:sz w:val="16"/>
                      <w:szCs w:val="16"/>
                    </w:rPr>
                  </w:pPr>
                  <w:r w:rsidRPr="00302154">
                    <w:rPr>
                      <w:sz w:val="16"/>
                      <w:szCs w:val="16"/>
                    </w:rPr>
                    <w:t>-2.9</w:t>
                  </w:r>
                </w:p>
              </w:tc>
            </w:tr>
          </w:tbl>
          <w:p w14:paraId="4BE7B112" w14:textId="77777777" w:rsidR="00302154" w:rsidRDefault="00302154" w:rsidP="00CA156E"/>
        </w:tc>
      </w:tr>
    </w:tbl>
    <w:p w14:paraId="6E0ACD5D" w14:textId="2BDAD781" w:rsidR="00302154" w:rsidDel="007340C9" w:rsidRDefault="00302154" w:rsidP="00856D00">
      <w:pPr>
        <w:pStyle w:val="Newparagraph"/>
        <w:ind w:firstLine="0"/>
        <w:rPr>
          <w:del w:id="439" w:author="Adam Dennett" w:date="2026-08-19T15:10:00Z" w16du:dateUtc="2026-08-19T14:10:00Z"/>
        </w:rPr>
      </w:pPr>
    </w:p>
    <w:p w14:paraId="56E699D0" w14:textId="54F8CF47" w:rsidR="00302154" w:rsidDel="007340C9" w:rsidRDefault="00302154" w:rsidP="00856D00">
      <w:pPr>
        <w:pStyle w:val="Newparagraph"/>
        <w:ind w:firstLine="0"/>
        <w:rPr>
          <w:del w:id="440" w:author="Adam Dennett" w:date="2026-08-19T15:10:00Z" w16du:dateUtc="2026-08-19T14:10:00Z"/>
        </w:rPr>
      </w:pPr>
    </w:p>
    <w:p w14:paraId="23319AB9" w14:textId="77777777" w:rsidR="00302154" w:rsidRDefault="00302154" w:rsidP="00856D00">
      <w:pPr>
        <w:pStyle w:val="Newparagraph"/>
        <w:ind w:firstLine="0"/>
      </w:pPr>
    </w:p>
    <w:p w14:paraId="215B4797" w14:textId="77777777" w:rsidR="003E124A" w:rsidRDefault="003E124A" w:rsidP="00856D00">
      <w:pPr>
        <w:pStyle w:val="Newparagraph"/>
        <w:ind w:firstLine="0"/>
      </w:pPr>
    </w:p>
    <w:p w14:paraId="54070C2B" w14:textId="77777777" w:rsidR="003E124A" w:rsidRDefault="003E124A" w:rsidP="00856D00">
      <w:pPr>
        <w:pStyle w:val="Newparagraph"/>
        <w:ind w:firstLine="0"/>
        <w:sectPr w:rsidR="003E124A">
          <w:footnotePr>
            <w:numRestart w:val="eachSect"/>
          </w:footnotePr>
          <w:pgSz w:w="12240" w:h="15840"/>
          <w:pgMar w:top="1440" w:right="1440" w:bottom="1440" w:left="1440" w:header="720" w:footer="720" w:gutter="0"/>
          <w:cols w:space="720"/>
        </w:sectPr>
      </w:pPr>
    </w:p>
    <w:p w14:paraId="075881C5" w14:textId="7627FB4D" w:rsidR="003E124A" w:rsidRDefault="003E124A" w:rsidP="00856D00">
      <w:pPr>
        <w:pStyle w:val="Newparagraph"/>
        <w:ind w:firstLine="0"/>
      </w:pPr>
      <w:r>
        <w:lastRenderedPageBreak/>
        <w:t>Figures</w:t>
      </w:r>
    </w:p>
    <w:p w14:paraId="24B6DA1C" w14:textId="77777777" w:rsidR="003E124A" w:rsidRDefault="003E124A" w:rsidP="003E124A">
      <w:pPr>
        <w:pStyle w:val="Compact"/>
        <w:jc w:val="center"/>
      </w:pPr>
      <w:r>
        <w:rPr>
          <w:noProof/>
        </w:rPr>
        <w:drawing>
          <wp:inline distT="0" distB="0" distL="0" distR="0" wp14:anchorId="6ACA0CF9" wp14:editId="6460AC35">
            <wp:extent cx="5334000" cy="3810000"/>
            <wp:effectExtent l="0" t="0" r="0" b="0"/>
            <wp:docPr id="326959033" name="Picture"/>
            <wp:cNvGraphicFramePr/>
            <a:graphic xmlns:a="http://schemas.openxmlformats.org/drawingml/2006/main">
              <a:graphicData uri="http://schemas.openxmlformats.org/drawingml/2006/picture">
                <pic:pic xmlns:pic="http://schemas.openxmlformats.org/drawingml/2006/picture">
                  <pic:nvPicPr>
                    <pic:cNvPr id="42" name="Picture" descr="JEP_Paper_trimmed_files/figure-docx/fig-standardised-coefficients-1.png"/>
                    <pic:cNvPicPr>
                      <a:picLocks noChangeAspect="1" noChangeArrowheads="1"/>
                    </pic:cNvPicPr>
                  </pic:nvPicPr>
                  <pic:blipFill>
                    <a:blip r:embed="rId58"/>
                    <a:stretch>
                      <a:fillRect/>
                    </a:stretch>
                  </pic:blipFill>
                  <pic:spPr bwMode="auto">
                    <a:xfrm>
                      <a:off x="0" y="0"/>
                      <a:ext cx="5334000" cy="3810000"/>
                    </a:xfrm>
                    <a:prstGeom prst="rect">
                      <a:avLst/>
                    </a:prstGeom>
                    <a:noFill/>
                    <a:ln w="9525">
                      <a:noFill/>
                      <a:headEnd/>
                      <a:tailEnd/>
                    </a:ln>
                  </pic:spPr>
                </pic:pic>
              </a:graphicData>
            </a:graphic>
          </wp:inline>
        </w:drawing>
      </w:r>
    </w:p>
    <w:p w14:paraId="2321C812" w14:textId="15DA17A7" w:rsidR="003E124A" w:rsidRDefault="003E124A" w:rsidP="00B8250B">
      <w:pPr>
        <w:pStyle w:val="Figurecaption"/>
      </w:pPr>
      <w:r>
        <w:t>Figure 1: Standardised coefficients showing relative variable importance across pupil groups. Bars show the change in log(ATT8) associated with a one-SD shift in each predictor.</w:t>
      </w:r>
    </w:p>
    <w:p w14:paraId="3F25DC48" w14:textId="77777777" w:rsidR="00302154" w:rsidRDefault="00302154" w:rsidP="00B8250B">
      <w:pPr>
        <w:pStyle w:val="Figurecaption"/>
      </w:pPr>
    </w:p>
    <w:p w14:paraId="6376FE8F" w14:textId="77777777" w:rsidR="00302154" w:rsidRDefault="00302154" w:rsidP="00302154">
      <w:pPr>
        <w:pStyle w:val="Compact"/>
        <w:jc w:val="center"/>
      </w:pPr>
      <w:r>
        <w:rPr>
          <w:noProof/>
        </w:rPr>
        <w:lastRenderedPageBreak/>
        <w:drawing>
          <wp:inline distT="0" distB="0" distL="0" distR="0" wp14:anchorId="012D8F48" wp14:editId="4BDE7DD2">
            <wp:extent cx="5334000" cy="4572000"/>
            <wp:effectExtent l="0" t="0" r="0" b="0"/>
            <wp:docPr id="752380307" name="Picture"/>
            <wp:cNvGraphicFramePr/>
            <a:graphic xmlns:a="http://schemas.openxmlformats.org/drawingml/2006/main">
              <a:graphicData uri="http://schemas.openxmlformats.org/drawingml/2006/picture">
                <pic:pic xmlns:pic="http://schemas.openxmlformats.org/drawingml/2006/picture">
                  <pic:nvPicPr>
                    <pic:cNvPr id="62" name="Picture" descr="JEP_Paper_trimmed_files/figure-docx/fig-catchments-1.png"/>
                    <pic:cNvPicPr>
                      <a:picLocks noChangeAspect="1" noChangeArrowheads="1"/>
                    </pic:cNvPicPr>
                  </pic:nvPicPr>
                  <pic:blipFill>
                    <a:blip r:embed="rId59"/>
                    <a:stretch>
                      <a:fillRect/>
                    </a:stretch>
                  </pic:blipFill>
                  <pic:spPr bwMode="auto">
                    <a:xfrm>
                      <a:off x="0" y="0"/>
                      <a:ext cx="5334000" cy="4572000"/>
                    </a:xfrm>
                    <a:prstGeom prst="rect">
                      <a:avLst/>
                    </a:prstGeom>
                    <a:noFill/>
                    <a:ln w="9525">
                      <a:noFill/>
                      <a:headEnd/>
                      <a:tailEnd/>
                    </a:ln>
                  </pic:spPr>
                </pic:pic>
              </a:graphicData>
            </a:graphic>
          </wp:inline>
        </w:drawing>
      </w:r>
    </w:p>
    <w:p w14:paraId="7F75ABDA" w14:textId="67108E3C" w:rsidR="00302154" w:rsidRDefault="00302154" w:rsidP="00B8250B">
      <w:pPr>
        <w:pStyle w:val="Figurecaption"/>
      </w:pPr>
      <w:r>
        <w:t>Figure 2: Brighton and Hove secondary schools with 2025/26 catchment boundaries.</w:t>
      </w:r>
    </w:p>
    <w:p w14:paraId="7A3719D2" w14:textId="77777777" w:rsidR="00302154" w:rsidRDefault="00302154" w:rsidP="00302154">
      <w:pPr>
        <w:pStyle w:val="Newparagraph"/>
        <w:ind w:firstLine="0"/>
      </w:pPr>
    </w:p>
    <w:p w14:paraId="129D109D" w14:textId="77777777" w:rsidR="00302154" w:rsidRDefault="00302154" w:rsidP="00302154">
      <w:pPr>
        <w:pStyle w:val="Compact"/>
        <w:jc w:val="center"/>
      </w:pPr>
      <w:r>
        <w:rPr>
          <w:noProof/>
        </w:rPr>
        <w:lastRenderedPageBreak/>
        <w:drawing>
          <wp:inline distT="0" distB="0" distL="0" distR="0" wp14:anchorId="58F6018C" wp14:editId="70A6391D">
            <wp:extent cx="5334000" cy="4572000"/>
            <wp:effectExtent l="0" t="0" r="0" b="0"/>
            <wp:docPr id="1544878899" name="Picture"/>
            <wp:cNvGraphicFramePr/>
            <a:graphic xmlns:a="http://schemas.openxmlformats.org/drawingml/2006/main">
              <a:graphicData uri="http://schemas.openxmlformats.org/drawingml/2006/picture">
                <pic:pic xmlns:pic="http://schemas.openxmlformats.org/drawingml/2006/picture">
                  <pic:nvPicPr>
                    <pic:cNvPr id="67" name="Picture" descr="JEP_Paper_trimmed_files/figure-docx/fig-caterpillar-1.png"/>
                    <pic:cNvPicPr>
                      <a:picLocks noChangeAspect="1" noChangeArrowheads="1"/>
                    </pic:cNvPicPr>
                  </pic:nvPicPr>
                  <pic:blipFill>
                    <a:blip r:embed="rId60"/>
                    <a:stretch>
                      <a:fillRect/>
                    </a:stretch>
                  </pic:blipFill>
                  <pic:spPr bwMode="auto">
                    <a:xfrm>
                      <a:off x="0" y="0"/>
                      <a:ext cx="5334000" cy="4572000"/>
                    </a:xfrm>
                    <a:prstGeom prst="rect">
                      <a:avLst/>
                    </a:prstGeom>
                    <a:noFill/>
                    <a:ln w="9525">
                      <a:noFill/>
                      <a:headEnd/>
                      <a:tailEnd/>
                    </a:ln>
                  </pic:spPr>
                </pic:pic>
              </a:graphicData>
            </a:graphic>
          </wp:inline>
        </w:drawing>
      </w:r>
    </w:p>
    <w:p w14:paraId="21156D5B" w14:textId="2E930365" w:rsidR="00302154" w:rsidRDefault="00302154" w:rsidP="00B8250B">
      <w:pPr>
        <w:pStyle w:val="Figurecaption"/>
      </w:pPr>
      <w:r>
        <w:t>Figure 3: LA random intercepts for disadvantaged-pupil attainment (imputed full panel model). Top and bottom 10 LAs labelled; Brighton and Hove highlighted.</w:t>
      </w:r>
    </w:p>
    <w:p w14:paraId="6D0FAE48" w14:textId="77777777" w:rsidR="00302154" w:rsidRDefault="00302154" w:rsidP="00302154">
      <w:pPr>
        <w:pStyle w:val="Newparagraph"/>
        <w:ind w:firstLine="0"/>
      </w:pPr>
    </w:p>
    <w:p w14:paraId="04D9222C" w14:textId="77777777" w:rsidR="00302154" w:rsidRDefault="00302154" w:rsidP="00302154">
      <w:pPr>
        <w:pStyle w:val="Compact"/>
      </w:pPr>
      <w:r>
        <w:rPr>
          <w:noProof/>
        </w:rPr>
        <w:lastRenderedPageBreak/>
        <w:drawing>
          <wp:inline distT="0" distB="0" distL="0" distR="0" wp14:anchorId="46998B67" wp14:editId="0B85DA65">
            <wp:extent cx="5334000" cy="3429000"/>
            <wp:effectExtent l="0" t="0" r="0" b="0"/>
            <wp:docPr id="1306056893" name="Picture"/>
            <wp:cNvGraphicFramePr/>
            <a:graphic xmlns:a="http://schemas.openxmlformats.org/drawingml/2006/main">
              <a:graphicData uri="http://schemas.openxmlformats.org/drawingml/2006/picture">
                <pic:pic xmlns:pic="http://schemas.openxmlformats.org/drawingml/2006/picture">
                  <pic:nvPicPr>
                    <pic:cNvPr id="72" name="Picture" descr="JEP_Paper_trimmed_files/figure-docx/fig-accelerating-returns-1.png"/>
                    <pic:cNvPicPr>
                      <a:picLocks noChangeAspect="1" noChangeArrowheads="1"/>
                    </pic:cNvPicPr>
                  </pic:nvPicPr>
                  <pic:blipFill>
                    <a:blip r:embed="rId61"/>
                    <a:stretch>
                      <a:fillRect/>
                    </a:stretch>
                  </pic:blipFill>
                  <pic:spPr bwMode="auto">
                    <a:xfrm>
                      <a:off x="0" y="0"/>
                      <a:ext cx="5334000" cy="3429000"/>
                    </a:xfrm>
                    <a:prstGeom prst="rect">
                      <a:avLst/>
                    </a:prstGeom>
                    <a:noFill/>
                    <a:ln w="9525">
                      <a:noFill/>
                      <a:headEnd/>
                      <a:tailEnd/>
                    </a:ln>
                  </pic:spPr>
                </pic:pic>
              </a:graphicData>
            </a:graphic>
          </wp:inline>
        </w:drawing>
      </w:r>
    </w:p>
    <w:p w14:paraId="02CFD199" w14:textId="2917FE5A" w:rsidR="00302154" w:rsidRDefault="00302154" w:rsidP="00B8250B">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p w14:paraId="02E242FF" w14:textId="77777777" w:rsidR="00302154" w:rsidRDefault="00302154" w:rsidP="00302154">
      <w:pPr>
        <w:pStyle w:val="Newparagraph"/>
        <w:ind w:firstLine="0"/>
      </w:pPr>
    </w:p>
    <w:tbl>
      <w:tblPr>
        <w:tblStyle w:val="Table"/>
        <w:tblW w:w="5000" w:type="pct"/>
        <w:tblLayout w:type="fixed"/>
        <w:tblLook w:val="0000" w:firstRow="0" w:lastRow="0" w:firstColumn="0" w:lastColumn="0" w:noHBand="0" w:noVBand="0"/>
      </w:tblPr>
      <w:tblGrid>
        <w:gridCol w:w="9576"/>
      </w:tblGrid>
      <w:tr w:rsidR="00302154" w14:paraId="1141B384" w14:textId="77777777" w:rsidTr="00CA156E">
        <w:tc>
          <w:tcPr>
            <w:tcW w:w="7920" w:type="dxa"/>
          </w:tcPr>
          <w:p w14:paraId="6B99886B" w14:textId="77777777" w:rsidR="00302154" w:rsidRDefault="00302154" w:rsidP="00CA156E">
            <w:pPr>
              <w:pStyle w:val="Compact"/>
              <w:jc w:val="center"/>
            </w:pPr>
            <w:r>
              <w:rPr>
                <w:noProof/>
              </w:rPr>
              <w:lastRenderedPageBreak/>
              <w:drawing>
                <wp:inline distT="0" distB="0" distL="0" distR="0" wp14:anchorId="2090783E" wp14:editId="61619938">
                  <wp:extent cx="5334000" cy="6858000"/>
                  <wp:effectExtent l="0" t="0" r="0" b="0"/>
                  <wp:docPr id="1133582569" name="Picture"/>
                  <wp:cNvGraphicFramePr/>
                  <a:graphic xmlns:a="http://schemas.openxmlformats.org/drawingml/2006/main">
                    <a:graphicData uri="http://schemas.openxmlformats.org/drawingml/2006/picture">
                      <pic:pic xmlns:pic="http://schemas.openxmlformats.org/drawingml/2006/picture">
                        <pic:nvPicPr>
                          <pic:cNvPr id="77" name="Picture" descr="JEP_Paper_trimmed_files/figure-docx/fig-obs-vs-pred-1.png"/>
                          <pic:cNvPicPr>
                            <a:picLocks noChangeAspect="1" noChangeArrowheads="1"/>
                          </pic:cNvPicPr>
                        </pic:nvPicPr>
                        <pic:blipFill>
                          <a:blip r:embed="rId62"/>
                          <a:stretch>
                            <a:fillRect/>
                          </a:stretch>
                        </pic:blipFill>
                        <pic:spPr bwMode="auto">
                          <a:xfrm>
                            <a:off x="0" y="0"/>
                            <a:ext cx="5334000" cy="6858000"/>
                          </a:xfrm>
                          <a:prstGeom prst="rect">
                            <a:avLst/>
                          </a:prstGeom>
                          <a:noFill/>
                          <a:ln w="9525">
                            <a:noFill/>
                            <a:headEnd/>
                            <a:tailEnd/>
                          </a:ln>
                        </pic:spPr>
                      </pic:pic>
                    </a:graphicData>
                  </a:graphic>
                </wp:inline>
              </w:drawing>
            </w:r>
          </w:p>
          <w:p w14:paraId="7C137378" w14:textId="77777777" w:rsidR="00302154" w:rsidRDefault="00302154" w:rsidP="00B8250B">
            <w:pPr>
              <w:pStyle w:val="Figurecaption"/>
            </w:pPr>
            <w:r>
              <w:t>Figure 5: Observed versus predicted Attainment 8 for Brighton and Hove schools (highlighted) against all schools nationally, 2024–25.</w:t>
            </w:r>
          </w:p>
        </w:tc>
      </w:tr>
    </w:tbl>
    <w:p w14:paraId="100C3F5F" w14:textId="77777777" w:rsidR="00302154" w:rsidRDefault="00302154" w:rsidP="00302154">
      <w:pPr>
        <w:pStyle w:val="Newparagraph"/>
        <w:ind w:firstLine="0"/>
      </w:pPr>
    </w:p>
    <w:p w14:paraId="36EC50D2" w14:textId="77777777" w:rsidR="00302154" w:rsidRDefault="00302154" w:rsidP="00302154">
      <w:pPr>
        <w:pStyle w:val="Compact"/>
        <w:jc w:val="center"/>
      </w:pPr>
      <w:r>
        <w:rPr>
          <w:noProof/>
        </w:rPr>
        <w:lastRenderedPageBreak/>
        <w:drawing>
          <wp:inline distT="0" distB="0" distL="0" distR="0" wp14:anchorId="546B43BD" wp14:editId="321284ED">
            <wp:extent cx="5334000" cy="3810000"/>
            <wp:effectExtent l="0" t="0" r="0" b="0"/>
            <wp:docPr id="931023860" name="Picture"/>
            <wp:cNvGraphicFramePr/>
            <a:graphic xmlns:a="http://schemas.openxmlformats.org/drawingml/2006/main">
              <a:graphicData uri="http://schemas.openxmlformats.org/drawingml/2006/picture">
                <pic:pic xmlns:pic="http://schemas.openxmlformats.org/drawingml/2006/picture">
                  <pic:nvPicPr>
                    <pic:cNvPr id="84" name="Picture" descr="JEP_Paper_trimmed_files/figure-docx/fig-quadrant-1.png"/>
                    <pic:cNvPicPr>
                      <a:picLocks noChangeAspect="1" noChangeArrowheads="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14:paraId="1C8EE9FF" w14:textId="7E334C71" w:rsidR="00302154" w:rsidRPr="00856D00" w:rsidRDefault="00302154" w:rsidP="00B8250B">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bookmarkEnd w:id="242"/>
      <w:bookmarkEnd w:id="244"/>
      <w:bookmarkEnd w:id="293"/>
    </w:p>
    <w:sectPr w:rsidR="00302154" w:rsidRPr="00856D0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Adam Dennett" w:date="2026-08-19T13:04:00Z" w:initials="AD">
    <w:p w14:paraId="43981E88" w14:textId="77777777" w:rsidR="00F10437" w:rsidRDefault="00F10437" w:rsidP="00F10437">
      <w:pPr>
        <w:pStyle w:val="CommentText"/>
      </w:pPr>
      <w:r>
        <w:rPr>
          <w:rStyle w:val="CommentReference"/>
        </w:rPr>
        <w:annotationRef/>
      </w:r>
      <w:r>
        <w:t>Reviewer 1, point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981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2B2ECC" w16cex:dateUtc="2026-08-19T1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981E88" w16cid:durableId="062B2E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289C" w14:textId="77777777" w:rsidR="00BF2AD5" w:rsidRDefault="00BF2AD5">
      <w:pPr>
        <w:spacing w:line="240" w:lineRule="auto"/>
      </w:pPr>
      <w:r>
        <w:separator/>
      </w:r>
    </w:p>
  </w:endnote>
  <w:endnote w:type="continuationSeparator" w:id="0">
    <w:p w14:paraId="2978E63A" w14:textId="77777777" w:rsidR="00BF2AD5" w:rsidRDefault="00BF2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5636" w14:textId="77777777" w:rsidR="00BF2AD5" w:rsidRDefault="00BF2AD5">
      <w:pPr>
        <w:spacing w:line="240" w:lineRule="auto"/>
      </w:pPr>
      <w:r>
        <w:separator/>
      </w:r>
    </w:p>
  </w:footnote>
  <w:footnote w:type="continuationSeparator" w:id="0">
    <w:p w14:paraId="79821F85" w14:textId="77777777" w:rsidR="00BF2AD5" w:rsidRDefault="00BF2AD5">
      <w:pPr>
        <w:spacing w:line="240" w:lineRule="auto"/>
      </w:pPr>
      <w:r>
        <w:continuationSeparator/>
      </w:r>
    </w:p>
  </w:footnote>
  <w:footnote w:id="1">
    <w:p w14:paraId="0871DB32" w14:textId="77777777" w:rsidR="00660CA6" w:rsidRDefault="00000000" w:rsidP="00EC7E12">
      <w:pPr>
        <w:pStyle w:val="Footnotes"/>
      </w:pPr>
      <w:r>
        <w:rPr>
          <w:rStyle w:val="FootnoteReference"/>
        </w:rPr>
        <w:footnoteRef/>
      </w:r>
      <w:r>
        <w:t xml:space="preserve"> </w:t>
      </w:r>
      <w:hyperlink r:id="rId1">
        <w:r w:rsidR="00660CA6">
          <w:rPr>
            <w:rStyle w:val="Hyperlink"/>
          </w:rPr>
          <w:t>https://osf.io/x82j3/overview (see `about.html` in `supplementary.zip`)</w:t>
        </w:r>
      </w:hyperlink>
    </w:p>
  </w:footnote>
  <w:footnote w:id="2">
    <w:p w14:paraId="12F2C224" w14:textId="77777777" w:rsidR="00660CA6" w:rsidRDefault="00000000" w:rsidP="00EC7E12">
      <w:pPr>
        <w:pStyle w:val="Footnotes"/>
      </w:pPr>
      <w:r>
        <w:rPr>
          <w:rStyle w:val="FootnoteReference"/>
        </w:rPr>
        <w:footnoteRef/>
      </w:r>
      <w:r>
        <w:t xml:space="preserve"> Details of English National Curriculum Key Stages </w:t>
      </w:r>
      <w:hyperlink r:id="rId2">
        <w:r w:rsidR="00660CA6">
          <w:rPr>
            <w:rStyle w:val="Hyperlink"/>
          </w:rPr>
          <w:t>https://www.gov.uk/national-curriculum</w:t>
        </w:r>
      </w:hyperlink>
    </w:p>
  </w:footnote>
  <w:footnote w:id="3">
    <w:p w14:paraId="060EA2AB" w14:textId="77777777" w:rsidR="00660CA6" w:rsidRDefault="00000000" w:rsidP="00EC7E12">
      <w:pPr>
        <w:pStyle w:val="Footnotes"/>
      </w:pPr>
      <w:r>
        <w:rPr>
          <w:rStyle w:val="FootnoteReference"/>
        </w:rPr>
        <w:footnoteRef/>
      </w:r>
      <w:r>
        <w:t xml:space="preserve"> Supplementary material: </w:t>
      </w:r>
      <w:hyperlink r:id="rId3">
        <w:r w:rsidR="00660CA6">
          <w:rPr>
            <w:rStyle w:val="Hyperlink"/>
          </w:rPr>
          <w:t>https://osf.io/x82j3/overview (see `index.html` in `supplementary.zip`)</w:t>
        </w:r>
      </w:hyperlink>
      <w:r>
        <w:t xml:space="preserve"> - with links through to the underlying source code (available on request).</w:t>
      </w:r>
    </w:p>
  </w:footnote>
  <w:footnote w:id="4">
    <w:p w14:paraId="6A0D7CF4" w14:textId="7840B300" w:rsidR="00856D00" w:rsidRDefault="00856D00" w:rsidP="00EC7E12">
      <w:pPr>
        <w:pStyle w:val="Footnotes"/>
      </w:pPr>
      <w:r>
        <w:rPr>
          <w:rStyle w:val="FootnoteReference"/>
        </w:rPr>
        <w:footnoteRef/>
      </w:r>
      <w:r>
        <w:t xml:space="preserve"> missing data and imputation: </w:t>
      </w:r>
      <w:hyperlink r:id="rId4" w:anchor="missing-data">
        <w:r>
          <w:rPr>
            <w:rStyle w:val="Hyperlink"/>
          </w:rPr>
          <w:t>https://osf.io/x82j3/overview (see `data_overview.html#missing-data` in `supplementary.zip`)</w:t>
        </w:r>
      </w:hyperlink>
    </w:p>
  </w:footnote>
  <w:footnote w:id="5">
    <w:p w14:paraId="7A832773" w14:textId="77777777" w:rsidR="00660CA6" w:rsidRDefault="00000000" w:rsidP="00EC7E12">
      <w:pPr>
        <w:pStyle w:val="Footnotes"/>
      </w:pPr>
      <w:r>
        <w:rPr>
          <w:rStyle w:val="FootnoteReference"/>
        </w:rPr>
        <w:footnoteRef/>
      </w:r>
      <w:r>
        <w:t xml:space="preserve"> See data overview for details </w:t>
      </w:r>
      <w:hyperlink r:id="rId5">
        <w:r w:rsidR="00660CA6">
          <w:rPr>
            <w:rStyle w:val="Hyperlink"/>
          </w:rPr>
          <w:t>https://osf.io/x82j3/overview (see `data_overview.html` in `supplementary.zip`)</w:t>
        </w:r>
      </w:hyperlink>
    </w:p>
  </w:footnote>
  <w:footnote w:id="6">
    <w:p w14:paraId="121E6FA0" w14:textId="77777777" w:rsidR="002128D4" w:rsidRDefault="002128D4" w:rsidP="002128D4">
      <w:pPr>
        <w:pStyle w:val="FootnoteText"/>
        <w:rPr>
          <w:ins w:id="40" w:author="Adam Dennett" w:date="2026-08-25T15:16:00Z" w16du:dateUtc="2026-08-25T14:16:00Z"/>
        </w:rPr>
      </w:pPr>
      <w:ins w:id="41" w:author="Adam Dennett" w:date="2026-08-25T15:16:00Z" w16du:dateUtc="2026-08-25T14:16:00Z">
        <w:r>
          <w:rPr>
            <w:rStyle w:val="FootnoteReference"/>
          </w:rPr>
          <w:footnoteRef/>
        </w:r>
        <w:r>
          <w:t xml:space="preserve"> Department for Education, </w:t>
        </w:r>
        <w:r>
          <w:rPr>
            <w:i/>
            <w:iCs/>
          </w:rPr>
          <w:t>Key stage 4 performance</w:t>
        </w:r>
        <w:r>
          <w:t xml:space="preserve">: “It is not possible to calculate Progress 8 for academic years 2024/25 and 2025/26. This is because there is no KS2 prior attainment data available to use to calculate Progress 8 when the relevant cohorts reach the end of KS4 as primary tests and assessments were cancelled in academic years 2019/20 and 2020/21 due to COVID-19 disruption.” </w:t>
        </w:r>
        <w:r>
          <w:fldChar w:fldCharType="begin"/>
        </w:r>
        <w:r>
          <w:instrText>HYPERLINK "https://explore-education-statistics.service.gov.uk/find-statistics/key-stage-4-performance" \h</w:instrText>
        </w:r>
        <w:r>
          <w:fldChar w:fldCharType="separate"/>
        </w:r>
        <w:r>
          <w:rPr>
            <w:rStyle w:val="Hyperlink"/>
          </w:rPr>
          <w:t>https://explore-education-statistics.service.gov.uk/find-statistics/key-stage-4-performance</w:t>
        </w:r>
        <w:r>
          <w:fldChar w:fldCharType="end"/>
        </w:r>
      </w:ins>
    </w:p>
  </w:footnote>
  <w:footnote w:id="7">
    <w:p w14:paraId="148D62DD" w14:textId="77777777" w:rsidR="00660CA6" w:rsidRDefault="00000000" w:rsidP="00EC7E12">
      <w:pPr>
        <w:pStyle w:val="Footnotes"/>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8">
    <w:p w14:paraId="0F1663F9" w14:textId="77777777" w:rsidR="00660CA6" w:rsidRDefault="00000000" w:rsidP="00EC7E12">
      <w:pPr>
        <w:pStyle w:val="Footnotes"/>
      </w:pPr>
      <w:r>
        <w:rPr>
          <w:rStyle w:val="FootnoteReference"/>
        </w:rPr>
        <w:footnoteRef/>
      </w:r>
      <w:r>
        <w:t xml:space="preserve"> Stepwise Models for all pupil groups </w:t>
      </w:r>
      <w:hyperlink r:id="rId6" w:anchor="stepwise-model-building">
        <w:r w:rsidR="00660CA6">
          <w:rPr>
            <w:rStyle w:val="Hyperlink"/>
          </w:rPr>
          <w:t>https://osf.io/x82j3/overview (see `model_results.html#stepwise-model-building` in `supplementary.zip`)</w:t>
        </w:r>
      </w:hyperlink>
    </w:p>
  </w:footnote>
  <w:footnote w:id="9">
    <w:p w14:paraId="6905F6F6" w14:textId="77777777" w:rsidR="00660CA6" w:rsidRDefault="00000000" w:rsidP="00EC7E12">
      <w:pPr>
        <w:pStyle w:val="Footnotes"/>
      </w:pPr>
      <w:r>
        <w:rPr>
          <w:rStyle w:val="FootnoteReference"/>
        </w:rPr>
        <w:footnoteRef/>
      </w:r>
      <w:r>
        <w:t xml:space="preserve"> See supplementary material for robustness checks: </w:t>
      </w:r>
      <w:hyperlink r:id="rId7">
        <w:r w:rsidR="00660CA6">
          <w:rPr>
            <w:rStyle w:val="Hyperlink"/>
          </w:rPr>
          <w:t>https://osf.io/x82j3/overview (see `model_experiments.html` in `supplementary.zip`)</w:t>
        </w:r>
      </w:hyperlink>
    </w:p>
  </w:footnote>
  <w:footnote w:id="10">
    <w:p w14:paraId="24E01B5A" w14:textId="77777777" w:rsidR="00660CA6" w:rsidRDefault="00000000" w:rsidP="00EC7E12">
      <w:pPr>
        <w:pStyle w:val="Footnotes"/>
      </w:pPr>
      <w:r>
        <w:rPr>
          <w:rStyle w:val="FootnoteReference"/>
        </w:rPr>
        <w:footnoteRef/>
      </w:r>
      <w:r>
        <w:t xml:space="preserve"> Gorard Segregation was calculated for all LEAs in 2022-23 and shown visually in this piece </w:t>
      </w:r>
      <w:hyperlink r:id="rId8" w:anchor="trick-or-treatment">
        <w:r w:rsidR="00660CA6">
          <w:rPr>
            <w:rStyle w:val="Hyperlink"/>
          </w:rPr>
          <w:t>https://osf.io/x82j3/overview (see `absence.html#trick-or-treatment` in `supplementary.zip`)</w:t>
        </w:r>
      </w:hyperlink>
    </w:p>
  </w:footnote>
  <w:footnote w:id="11">
    <w:p w14:paraId="44861952"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9">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0">
        <w:r w:rsidR="00660CA6">
          <w:rPr>
            <w:rStyle w:val="Hyperlink"/>
          </w:rPr>
          <w:t>https://democracy.brighton-hove.gov.uk/documents/s205834/School%20Admission%20Arrangements%202026-27.pdf</w:t>
        </w:r>
      </w:hyperlink>
      <w:r>
        <w:t>.</w:t>
      </w:r>
    </w:p>
  </w:footnote>
  <w:footnote w:id="12">
    <w:p w14:paraId="67863F85"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1">
        <w:r w:rsidR="00660CA6">
          <w:rPr>
            <w:rStyle w:val="Hyperlink"/>
          </w:rPr>
          <w:t>https://yourvoice.brighton-hove.gov.uk/en-GB/projects/school-admission-arrangements-public-consultation/1</w:t>
        </w:r>
      </w:hyperlink>
      <w:r>
        <w:t>.</w:t>
      </w:r>
    </w:p>
  </w:footnote>
  <w:footnote w:id="13">
    <w:p w14:paraId="243FBE44" w14:textId="77777777" w:rsidR="00660CA6" w:rsidRDefault="00000000" w:rsidP="00EC7E12">
      <w:pPr>
        <w:pStyle w:val="Footnotes"/>
      </w:pPr>
      <w:r>
        <w:rPr>
          <w:rStyle w:val="FootnoteReference"/>
        </w:rPr>
        <w:footnoteRef/>
      </w:r>
      <w:r>
        <w:t xml:space="preserve"> </w:t>
      </w:r>
      <w:hyperlink r:id="rId12">
        <w:r w:rsidR="00660CA6">
          <w:rPr>
            <w:rStyle w:val="Hyperlink"/>
          </w:rPr>
          <w:t>https://www.brighton-hove.gov.uk/schools-and-learning/school-policies-reports-strategies-and-other-documents/better-outcomes-better-lives-brighton-hoves-strategy-tackling-educational-disadvantage</w:t>
        </w:r>
      </w:hyperlink>
    </w:p>
  </w:footnote>
  <w:footnote w:id="14">
    <w:p w14:paraId="3C72EE3A" w14:textId="77777777" w:rsidR="00660CA6" w:rsidRDefault="00000000" w:rsidP="00EC7E12">
      <w:pPr>
        <w:pStyle w:val="Footnotes"/>
      </w:pPr>
      <w:r>
        <w:rPr>
          <w:rStyle w:val="FootnoteReference"/>
        </w:rPr>
        <w:footnoteRef/>
      </w:r>
      <w:r>
        <w:t xml:space="preserve"> Full technical details, model fits, sensitivity checks and a 50-replicate clustered bootstrap of school rank uncertainty are in the supplementary material: </w:t>
      </w:r>
      <w:hyperlink r:id="rId13" w:anchor="sec-two-stage-absence">
        <w:r w:rsidR="00660CA6">
          <w:rPr>
            <w:rStyle w:val="Hyperlink"/>
          </w:rPr>
          <w:t>https://osf.io/x82j3/overview (see `model_experiments.html#sec-two-stage-absence` in `supplementary.zip`)</w:t>
        </w:r>
      </w:hyperlink>
    </w:p>
  </w:footnote>
  <w:footnote w:id="15">
    <w:p w14:paraId="2029F167" w14:textId="77777777" w:rsidR="00660CA6" w:rsidRDefault="00000000" w:rsidP="00EC7E12">
      <w:pPr>
        <w:pStyle w:val="Footnotes"/>
      </w:pPr>
      <w:r>
        <w:rPr>
          <w:rStyle w:val="FootnoteReference"/>
        </w:rPr>
        <w:footnoteRef/>
      </w:r>
      <w:r>
        <w:t xml:space="preserve"> Brighton and Hove Council 2024 Consultation Papers: </w:t>
      </w:r>
      <w:hyperlink r:id="rId14">
        <w:r w:rsidR="00660CA6">
          <w:rPr>
            <w:rStyle w:val="Hyperlink"/>
          </w:rPr>
          <w:t>https://yourvoice.brighton-hove.gov.uk/en-GB/projects/school-admission-arrangements-public-consultation/1</w:t>
        </w:r>
      </w:hyperlink>
    </w:p>
  </w:footnote>
  <w:footnote w:id="16">
    <w:p w14:paraId="041EB717"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5">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6">
        <w:r w:rsidR="00660CA6">
          <w:rPr>
            <w:rStyle w:val="Hyperlink"/>
          </w:rPr>
          <w:t>https://democracy.brighton-hove.gov.uk/documents/s205834/School%20Admission%20Arrangements%202026-27.pdf</w:t>
        </w:r>
      </w:hyperlink>
      <w:r>
        <w:t>.</w:t>
      </w:r>
    </w:p>
  </w:footnote>
  <w:footnote w:id="17">
    <w:p w14:paraId="2962A973"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7">
        <w:r w:rsidR="00660CA6">
          <w:rPr>
            <w:rStyle w:val="Hyperlink"/>
          </w:rPr>
          <w:t>https://yourvoice.brighton-hove.gov.uk/en-GB/projects/school-admission-arrangements-public-consultation/1</w:t>
        </w:r>
      </w:hyperlink>
      <w:r>
        <w:t>.</w:t>
      </w:r>
    </w:p>
  </w:footnote>
  <w:footnote w:id="18">
    <w:p w14:paraId="490B6E2E" w14:textId="77777777" w:rsidR="00660CA6" w:rsidRDefault="00000000" w:rsidP="00EC7E12">
      <w:pPr>
        <w:pStyle w:val="Footnotes"/>
      </w:pPr>
      <w:r>
        <w:rPr>
          <w:rStyle w:val="FootnoteReference"/>
        </w:rPr>
        <w:footnoteRef/>
      </w:r>
      <w:r>
        <w:t xml:space="preserve"> </w:t>
      </w:r>
      <w:hyperlink r:id="rId18">
        <w:r w:rsidR="00660CA6">
          <w:rPr>
            <w:rStyle w:val="Hyperlink"/>
          </w:rPr>
          <w:t>https://educationequity.kit.com/</w:t>
        </w:r>
      </w:hyperlink>
    </w:p>
  </w:footnote>
  <w:footnote w:id="19">
    <w:p w14:paraId="568EA68A" w14:textId="77777777" w:rsidR="00660CA6" w:rsidRDefault="00000000" w:rsidP="00EC7E12">
      <w:pPr>
        <w:pStyle w:val="Footnotes"/>
      </w:pPr>
      <w:r>
        <w:rPr>
          <w:rStyle w:val="FootnoteReference"/>
        </w:rPr>
        <w:footnoteRef/>
      </w:r>
      <w:r>
        <w:t xml:space="preserve"> </w:t>
      </w:r>
      <w:hyperlink r:id="rId19">
        <w:r w:rsidR="00660CA6">
          <w:rPr>
            <w:rStyle w:val="Hyperlink"/>
          </w:rPr>
          <w:t>https://www.classdivide.co.uk/</w:t>
        </w:r>
      </w:hyperlink>
    </w:p>
  </w:footnote>
  <w:footnote w:id="20">
    <w:p w14:paraId="3997CF14" w14:textId="77777777" w:rsidR="00660CA6" w:rsidRDefault="00000000" w:rsidP="00EC7E12">
      <w:pPr>
        <w:pStyle w:val="Footnotes"/>
      </w:pPr>
      <w:r>
        <w:rPr>
          <w:rStyle w:val="FootnoteReference"/>
        </w:rPr>
        <w:footnoteRef/>
      </w:r>
      <w:r>
        <w:t xml:space="preserve"> </w:t>
      </w:r>
      <w:hyperlink r:id="rId20">
        <w:r w:rsidR="00660CA6">
          <w:rPr>
            <w:rStyle w:val="Hyperlink"/>
          </w:rPr>
          <w:t>https://reports.ofsted.gov.uk/provider/23/136164</w:t>
        </w:r>
      </w:hyperlink>
    </w:p>
  </w:footnote>
  <w:footnote w:id="21">
    <w:p w14:paraId="0FF00F08"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21">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22">
        <w:r w:rsidR="00660CA6">
          <w:rPr>
            <w:rStyle w:val="Hyperlink"/>
          </w:rPr>
          <w:t>https://democracy.brighton-hove.gov.uk/documents/s205834/School%20Admission%20Arrangements%202026-27.pdf</w:t>
        </w:r>
      </w:hyperlink>
      <w:r>
        <w:t>.</w:t>
      </w:r>
    </w:p>
  </w:footnote>
  <w:footnote w:id="22">
    <w:p w14:paraId="077D5471" w14:textId="77777777" w:rsidR="00660CA6" w:rsidRDefault="00000000" w:rsidP="007C4687">
      <w:pPr>
        <w:pStyle w:val="Footnotes"/>
      </w:pPr>
      <w:r>
        <w:rPr>
          <w:rStyle w:val="FootnoteReference"/>
        </w:rPr>
        <w:footnoteRef/>
      </w:r>
      <w:r>
        <w:t xml:space="preserve"> School Attainment Policy Simulator: </w:t>
      </w:r>
      <w:hyperlink>
        <w:r w:rsidR="00660CA6">
          <w:rPr>
            <w:rStyle w:val="Hyperlink"/>
          </w:rPr>
          <w:t>an interactive R Shiny web tool developed as part of this work. URL withheld for double-blind review; tool details, a walkthrough and access can be made available on request from the corresponding author via the editorial office.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Dennett">
    <w15:presenceInfo w15:providerId="AD" w15:userId="S::ucfnard@ucl.ac.uk::84c4c8ba-ac1d-49eb-99a2-5e5ff01ce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0CA6"/>
    <w:rsid w:val="0004241B"/>
    <w:rsid w:val="000E7E8F"/>
    <w:rsid w:val="000F697D"/>
    <w:rsid w:val="00125028"/>
    <w:rsid w:val="00162B3B"/>
    <w:rsid w:val="001A76D3"/>
    <w:rsid w:val="002128D4"/>
    <w:rsid w:val="002254B3"/>
    <w:rsid w:val="00250C40"/>
    <w:rsid w:val="00274A04"/>
    <w:rsid w:val="002A699E"/>
    <w:rsid w:val="002B49E0"/>
    <w:rsid w:val="002C294C"/>
    <w:rsid w:val="002E23EA"/>
    <w:rsid w:val="00302154"/>
    <w:rsid w:val="00303AF6"/>
    <w:rsid w:val="00316D27"/>
    <w:rsid w:val="00334165"/>
    <w:rsid w:val="003546EA"/>
    <w:rsid w:val="003820BA"/>
    <w:rsid w:val="003C406F"/>
    <w:rsid w:val="003E124A"/>
    <w:rsid w:val="00413CD7"/>
    <w:rsid w:val="00413EAF"/>
    <w:rsid w:val="00440721"/>
    <w:rsid w:val="00450F13"/>
    <w:rsid w:val="00491C3B"/>
    <w:rsid w:val="004B7F79"/>
    <w:rsid w:val="0059643E"/>
    <w:rsid w:val="006440C5"/>
    <w:rsid w:val="00660CA6"/>
    <w:rsid w:val="00664A43"/>
    <w:rsid w:val="006A72BB"/>
    <w:rsid w:val="006B1605"/>
    <w:rsid w:val="006B1EF0"/>
    <w:rsid w:val="006D1390"/>
    <w:rsid w:val="006E261F"/>
    <w:rsid w:val="00707105"/>
    <w:rsid w:val="007340C9"/>
    <w:rsid w:val="00751895"/>
    <w:rsid w:val="00756D31"/>
    <w:rsid w:val="0078047F"/>
    <w:rsid w:val="007C2698"/>
    <w:rsid w:val="007C4687"/>
    <w:rsid w:val="007D24E6"/>
    <w:rsid w:val="007E6E15"/>
    <w:rsid w:val="007F4B8D"/>
    <w:rsid w:val="00856D00"/>
    <w:rsid w:val="00861558"/>
    <w:rsid w:val="00861632"/>
    <w:rsid w:val="0086700C"/>
    <w:rsid w:val="00890A7F"/>
    <w:rsid w:val="008E31F0"/>
    <w:rsid w:val="00A424B4"/>
    <w:rsid w:val="00A44957"/>
    <w:rsid w:val="00A50E66"/>
    <w:rsid w:val="00A54401"/>
    <w:rsid w:val="00A57A32"/>
    <w:rsid w:val="00A96273"/>
    <w:rsid w:val="00AC30FF"/>
    <w:rsid w:val="00AC5B51"/>
    <w:rsid w:val="00B06D81"/>
    <w:rsid w:val="00B1131B"/>
    <w:rsid w:val="00B25936"/>
    <w:rsid w:val="00B3753A"/>
    <w:rsid w:val="00B429B9"/>
    <w:rsid w:val="00B6371F"/>
    <w:rsid w:val="00B8250B"/>
    <w:rsid w:val="00BA7811"/>
    <w:rsid w:val="00BD3ED9"/>
    <w:rsid w:val="00BE31E9"/>
    <w:rsid w:val="00BE69D9"/>
    <w:rsid w:val="00BF2AD5"/>
    <w:rsid w:val="00C545A6"/>
    <w:rsid w:val="00C71E44"/>
    <w:rsid w:val="00CC782D"/>
    <w:rsid w:val="00D05A8B"/>
    <w:rsid w:val="00D0741B"/>
    <w:rsid w:val="00D254E0"/>
    <w:rsid w:val="00D5127C"/>
    <w:rsid w:val="00D62C5E"/>
    <w:rsid w:val="00E600DB"/>
    <w:rsid w:val="00E96247"/>
    <w:rsid w:val="00EB2F3C"/>
    <w:rsid w:val="00EC7E12"/>
    <w:rsid w:val="00EE58C4"/>
    <w:rsid w:val="00F10437"/>
    <w:rsid w:val="00FF22BE"/>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D35"/>
  <w15:docId w15:val="{514E5D7C-9D1F-4278-8A7D-237D0BE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49E0"/>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2B49E0"/>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2B49E0"/>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2B49E0"/>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2B49E0"/>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4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9E0"/>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2B49E0"/>
    <w:pPr>
      <w:spacing w:before="360" w:after="300" w:line="360" w:lineRule="auto"/>
      <w:ind w:left="720" w:right="567"/>
    </w:pPr>
    <w:rPr>
      <w:sz w:val="22"/>
    </w:rPr>
  </w:style>
  <w:style w:type="paragraph" w:styleId="Bibliography">
    <w:name w:val="Bibliography"/>
    <w:basedOn w:val="Normal"/>
    <w:qFormat/>
  </w:style>
  <w:style w:type="character" w:customStyle="1" w:styleId="Heading1Char">
    <w:name w:val="Heading 1 Char"/>
    <w:basedOn w:val="DefaultParagraphFont"/>
    <w:link w:val="Heading1"/>
    <w:rsid w:val="002B49E0"/>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2B49E0"/>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2B49E0"/>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2B49E0"/>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2B49E0"/>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2B49E0"/>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2B49E0"/>
    <w:pPr>
      <w:spacing w:after="120" w:line="360" w:lineRule="auto"/>
    </w:pPr>
    <w:rPr>
      <w:b/>
      <w:sz w:val="28"/>
    </w:rPr>
  </w:style>
  <w:style w:type="paragraph" w:customStyle="1" w:styleId="Authornames">
    <w:name w:val="Author names"/>
    <w:basedOn w:val="Normal"/>
    <w:next w:val="Normal"/>
    <w:qFormat/>
    <w:rsid w:val="002B49E0"/>
    <w:pPr>
      <w:spacing w:before="240" w:line="360" w:lineRule="auto"/>
    </w:pPr>
    <w:rPr>
      <w:sz w:val="28"/>
    </w:rPr>
  </w:style>
  <w:style w:type="paragraph" w:customStyle="1" w:styleId="Affiliation">
    <w:name w:val="Affiliation"/>
    <w:basedOn w:val="Normal"/>
    <w:qFormat/>
    <w:rsid w:val="002B49E0"/>
    <w:pPr>
      <w:spacing w:before="240" w:line="360" w:lineRule="auto"/>
    </w:pPr>
    <w:rPr>
      <w:i/>
    </w:rPr>
  </w:style>
  <w:style w:type="paragraph" w:customStyle="1" w:styleId="Receiveddates">
    <w:name w:val="Received dates"/>
    <w:basedOn w:val="Affiliation"/>
    <w:next w:val="Normal"/>
    <w:qFormat/>
    <w:rsid w:val="002B49E0"/>
  </w:style>
  <w:style w:type="paragraph" w:customStyle="1" w:styleId="Keywords">
    <w:name w:val="Keywords"/>
    <w:basedOn w:val="Normal"/>
    <w:next w:val="Paragraph"/>
    <w:qFormat/>
    <w:rsid w:val="002B49E0"/>
    <w:pPr>
      <w:spacing w:before="240" w:after="240" w:line="360" w:lineRule="auto"/>
      <w:ind w:left="720" w:right="567"/>
    </w:pPr>
    <w:rPr>
      <w:sz w:val="22"/>
    </w:rPr>
  </w:style>
  <w:style w:type="paragraph" w:customStyle="1" w:styleId="Correspondencedetails">
    <w:name w:val="Correspondence details"/>
    <w:basedOn w:val="Normal"/>
    <w:qFormat/>
    <w:rsid w:val="002B49E0"/>
    <w:pPr>
      <w:spacing w:before="240" w:line="360" w:lineRule="auto"/>
    </w:pPr>
  </w:style>
  <w:style w:type="paragraph" w:customStyle="1" w:styleId="Displayedquotation">
    <w:name w:val="Displayed quotation"/>
    <w:basedOn w:val="Normal"/>
    <w:qFormat/>
    <w:rsid w:val="002B49E0"/>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2B49E0"/>
    <w:pPr>
      <w:widowControl/>
      <w:numPr>
        <w:numId w:val="14"/>
      </w:numPr>
      <w:spacing w:after="240"/>
      <w:contextualSpacing/>
    </w:pPr>
  </w:style>
  <w:style w:type="paragraph" w:customStyle="1" w:styleId="Displayedequation">
    <w:name w:val="Displayed equation"/>
    <w:basedOn w:val="Normal"/>
    <w:next w:val="Paragraph"/>
    <w:qFormat/>
    <w:rsid w:val="002B49E0"/>
    <w:pPr>
      <w:tabs>
        <w:tab w:val="center" w:pos="4253"/>
        <w:tab w:val="right" w:pos="8222"/>
      </w:tabs>
      <w:spacing w:before="240" w:after="240"/>
      <w:jc w:val="center"/>
    </w:pPr>
  </w:style>
  <w:style w:type="paragraph" w:customStyle="1" w:styleId="Acknowledgements">
    <w:name w:val="Acknowledgements"/>
    <w:basedOn w:val="Normal"/>
    <w:next w:val="Normal"/>
    <w:qFormat/>
    <w:rsid w:val="002B49E0"/>
    <w:pPr>
      <w:spacing w:before="120" w:line="360" w:lineRule="auto"/>
    </w:pPr>
    <w:rPr>
      <w:sz w:val="22"/>
    </w:rPr>
  </w:style>
  <w:style w:type="paragraph" w:customStyle="1" w:styleId="Tabletitle">
    <w:name w:val="Table title"/>
    <w:basedOn w:val="Normal"/>
    <w:next w:val="Normal"/>
    <w:qFormat/>
    <w:rsid w:val="002B49E0"/>
    <w:pPr>
      <w:spacing w:before="240" w:line="360" w:lineRule="auto"/>
    </w:pPr>
  </w:style>
  <w:style w:type="paragraph" w:customStyle="1" w:styleId="Figurecaption">
    <w:name w:val="Figure caption"/>
    <w:basedOn w:val="Normal"/>
    <w:next w:val="Normal"/>
    <w:qFormat/>
    <w:rsid w:val="002B49E0"/>
    <w:pPr>
      <w:spacing w:before="240" w:line="360" w:lineRule="auto"/>
    </w:pPr>
  </w:style>
  <w:style w:type="paragraph" w:customStyle="1" w:styleId="Footnotes">
    <w:name w:val="Footnotes"/>
    <w:basedOn w:val="Normal"/>
    <w:qFormat/>
    <w:rsid w:val="002B49E0"/>
    <w:pPr>
      <w:spacing w:before="120" w:line="360" w:lineRule="auto"/>
      <w:ind w:left="482" w:hanging="482"/>
      <w:contextualSpacing/>
    </w:pPr>
    <w:rPr>
      <w:sz w:val="22"/>
    </w:rPr>
  </w:style>
  <w:style w:type="paragraph" w:customStyle="1" w:styleId="Notesoncontributors">
    <w:name w:val="Notes on contributors"/>
    <w:basedOn w:val="Normal"/>
    <w:qFormat/>
    <w:rsid w:val="002B49E0"/>
    <w:pPr>
      <w:spacing w:before="240" w:line="360" w:lineRule="auto"/>
    </w:pPr>
    <w:rPr>
      <w:sz w:val="22"/>
    </w:rPr>
  </w:style>
  <w:style w:type="paragraph" w:customStyle="1" w:styleId="Normalparagraphstyle">
    <w:name w:val="Normal paragraph style"/>
    <w:basedOn w:val="Normal"/>
    <w:next w:val="Normal"/>
    <w:rsid w:val="002B49E0"/>
  </w:style>
  <w:style w:type="paragraph" w:customStyle="1" w:styleId="Paragraph">
    <w:name w:val="Paragraph"/>
    <w:basedOn w:val="Normal"/>
    <w:next w:val="Newparagraph"/>
    <w:qFormat/>
    <w:rsid w:val="002B49E0"/>
    <w:pPr>
      <w:widowControl w:val="0"/>
      <w:spacing w:before="240"/>
    </w:pPr>
  </w:style>
  <w:style w:type="paragraph" w:customStyle="1" w:styleId="Newparagraph">
    <w:name w:val="New paragraph"/>
    <w:basedOn w:val="Normal"/>
    <w:qFormat/>
    <w:rsid w:val="002B49E0"/>
    <w:pPr>
      <w:ind w:firstLine="720"/>
    </w:pPr>
  </w:style>
  <w:style w:type="paragraph" w:styleId="NormalIndent">
    <w:name w:val="Normal Indent"/>
    <w:basedOn w:val="Normal"/>
    <w:rsid w:val="002B49E0"/>
    <w:pPr>
      <w:ind w:left="720"/>
    </w:pPr>
  </w:style>
  <w:style w:type="paragraph" w:customStyle="1" w:styleId="References">
    <w:name w:val="References"/>
    <w:basedOn w:val="Normal"/>
    <w:qFormat/>
    <w:rsid w:val="002B49E0"/>
    <w:pPr>
      <w:spacing w:before="120" w:line="360" w:lineRule="auto"/>
      <w:ind w:left="720" w:hanging="720"/>
      <w:contextualSpacing/>
    </w:pPr>
  </w:style>
  <w:style w:type="paragraph" w:customStyle="1" w:styleId="Subjectcodes">
    <w:name w:val="Subject codes"/>
    <w:basedOn w:val="Keywords"/>
    <w:next w:val="Paragraph"/>
    <w:qFormat/>
    <w:rsid w:val="002B49E0"/>
  </w:style>
  <w:style w:type="paragraph" w:customStyle="1" w:styleId="Bulletedlist">
    <w:name w:val="Bulleted list"/>
    <w:basedOn w:val="Paragraph"/>
    <w:next w:val="Paragraph"/>
    <w:qFormat/>
    <w:rsid w:val="002B49E0"/>
    <w:pPr>
      <w:widowControl/>
      <w:numPr>
        <w:numId w:val="15"/>
      </w:numPr>
      <w:spacing w:after="240"/>
      <w:contextualSpacing/>
    </w:pPr>
  </w:style>
  <w:style w:type="character" w:customStyle="1" w:styleId="FootnoteTextChar">
    <w:name w:val="Footnote Text Char"/>
    <w:basedOn w:val="DefaultParagraphFont"/>
    <w:link w:val="FootnoteText"/>
    <w:rsid w:val="002B49E0"/>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2B49E0"/>
    <w:pPr>
      <w:ind w:left="284" w:hanging="284"/>
    </w:pPr>
    <w:rPr>
      <w:sz w:val="22"/>
      <w:szCs w:val="20"/>
    </w:rPr>
  </w:style>
  <w:style w:type="character" w:customStyle="1" w:styleId="EndnoteTextChar">
    <w:name w:val="Endnote Text Char"/>
    <w:basedOn w:val="DefaultParagraphFont"/>
    <w:link w:val="EndnoteText"/>
    <w:rsid w:val="002B49E0"/>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2B49E0"/>
    <w:rPr>
      <w:vertAlign w:val="superscript"/>
    </w:rPr>
  </w:style>
  <w:style w:type="paragraph" w:styleId="Header">
    <w:name w:val="header"/>
    <w:basedOn w:val="Normal"/>
    <w:link w:val="HeaderChar"/>
    <w:rsid w:val="002B49E0"/>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2B49E0"/>
    <w:rPr>
      <w:rFonts w:ascii="Times New Roman" w:eastAsia="Times New Roman" w:hAnsi="Times New Roman" w:cs="Times New Roman"/>
      <w:lang w:val="en-GB" w:eastAsia="en-GB"/>
    </w:rPr>
  </w:style>
  <w:style w:type="paragraph" w:styleId="Footer">
    <w:name w:val="footer"/>
    <w:basedOn w:val="Normal"/>
    <w:link w:val="FooterChar"/>
    <w:rsid w:val="002B49E0"/>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2B49E0"/>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2B49E0"/>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rsid w:val="007F4B8D"/>
    <w:rPr>
      <w:color w:val="96607D" w:themeColor="followedHyperlink"/>
      <w:u w:val="single"/>
    </w:rPr>
  </w:style>
  <w:style w:type="paragraph" w:styleId="Revision">
    <w:name w:val="Revision"/>
    <w:hidden/>
    <w:rsid w:val="003820BA"/>
    <w:pPr>
      <w:spacing w:after="0"/>
    </w:pPr>
    <w:rPr>
      <w:rFonts w:ascii="Times New Roman" w:eastAsia="Times New Roman" w:hAnsi="Times New Roman" w:cs="Times New Roman"/>
      <w:lang w:val="en-GB" w:eastAsia="en-GB"/>
    </w:rPr>
  </w:style>
  <w:style w:type="character" w:styleId="CommentReference">
    <w:name w:val="annotation reference"/>
    <w:basedOn w:val="DefaultParagraphFont"/>
    <w:rsid w:val="00F10437"/>
    <w:rPr>
      <w:sz w:val="16"/>
      <w:szCs w:val="16"/>
    </w:rPr>
  </w:style>
  <w:style w:type="paragraph" w:styleId="CommentText">
    <w:name w:val="annotation text"/>
    <w:basedOn w:val="Normal"/>
    <w:link w:val="CommentTextChar"/>
    <w:rsid w:val="00F10437"/>
    <w:pPr>
      <w:spacing w:line="240" w:lineRule="auto"/>
    </w:pPr>
    <w:rPr>
      <w:sz w:val="20"/>
      <w:szCs w:val="20"/>
    </w:rPr>
  </w:style>
  <w:style w:type="character" w:customStyle="1" w:styleId="CommentTextChar">
    <w:name w:val="Comment Text Char"/>
    <w:basedOn w:val="DefaultParagraphFont"/>
    <w:link w:val="CommentText"/>
    <w:rsid w:val="00F10437"/>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rsid w:val="00F10437"/>
    <w:rPr>
      <w:b/>
      <w:bCs/>
    </w:rPr>
  </w:style>
  <w:style w:type="character" w:customStyle="1" w:styleId="CommentSubjectChar">
    <w:name w:val="Comment Subject Char"/>
    <w:basedOn w:val="CommentTextChar"/>
    <w:link w:val="CommentSubject"/>
    <w:rsid w:val="00F10437"/>
    <w:rPr>
      <w:rFonts w:ascii="Times New Roman" w:eastAsia="Times New Roman" w:hAnsi="Times New Roman" w:cs="Times New Roman"/>
      <w:b/>
      <w:bCs/>
      <w:sz w:val="20"/>
      <w:szCs w:val="20"/>
      <w:lang w:val="en-GB" w:eastAsia="en-GB"/>
    </w:rPr>
  </w:style>
  <w:style w:type="table" w:styleId="PlainTable2">
    <w:name w:val="Plain Table 2"/>
    <w:basedOn w:val="TableNormal"/>
    <w:rsid w:val="007340C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4B7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th.2023.101605" TargetMode="External"/><Relationship Id="rId21" Type="http://schemas.openxmlformats.org/officeDocument/2006/relationships/hyperlink" Target="https://doi.org/10.3102/01623737221092450" TargetMode="External"/><Relationship Id="rId34" Type="http://schemas.openxmlformats.org/officeDocument/2006/relationships/hyperlink" Target="https://doi.org/10.3390/educsci15010006" TargetMode="External"/><Relationship Id="rId42" Type="http://schemas.openxmlformats.org/officeDocument/2006/relationships/hyperlink" Target="https://doi.org/10.1111/pcn.13714" TargetMode="External"/><Relationship Id="rId47" Type="http://schemas.openxmlformats.org/officeDocument/2006/relationships/hyperlink" Target="https://www.gov.uk/government/publications/examining-the-london-advantage-in-attainment-evidence-from-lsype" TargetMode="External"/><Relationship Id="rId50" Type="http://schemas.openxmlformats.org/officeDocument/2006/relationships/hyperlink" Target="https://doi.org/10.1080/01425692.2025.2474040" TargetMode="External"/><Relationship Id="rId55" Type="http://schemas.openxmlformats.org/officeDocument/2006/relationships/hyperlink" Target="https://doi.org/10.1177/0739456X17725148" TargetMode="External"/><Relationship Id="rId63" Type="http://schemas.openxmlformats.org/officeDocument/2006/relationships/image" Target="media/image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77/0308518X18787820" TargetMode="External"/><Relationship Id="rId29" Type="http://schemas.openxmlformats.org/officeDocument/2006/relationships/hyperlink" Target="https://doi.org/10.1186/1471-2458-13-1166" TargetMode="External"/><Relationship Id="rId11" Type="http://schemas.microsoft.com/office/2018/08/relationships/commentsExtensible" Target="commentsExtensible.xml"/><Relationship Id="rId24" Type="http://schemas.openxmlformats.org/officeDocument/2006/relationships/hyperlink" Target="https://explore-education-statistics.service.gov.uk/find-statistics/pupil-absence-in-schools-in-england/2024-25-autumn-and-spring-term" TargetMode="External"/><Relationship Id="rId32" Type="http://schemas.openxmlformats.org/officeDocument/2006/relationships/hyperlink" Target="https://doi.org/10.1002/berj.3297" TargetMode="External"/><Relationship Id="rId37" Type="http://schemas.openxmlformats.org/officeDocument/2006/relationships/hyperlink" Target="https://doi.org/10.1016/j.psyneuen.2021.105371" TargetMode="External"/><Relationship Id="rId40" Type="http://schemas.openxmlformats.org/officeDocument/2006/relationships/hyperlink" Target="https://doi.org/10.1098/rsif.2017.0213" TargetMode="External"/><Relationship Id="rId45" Type="http://schemas.openxmlformats.org/officeDocument/2006/relationships/hyperlink" Target="https://doi.org/10.1007/s41105-017-0091-0" TargetMode="External"/><Relationship Id="rId53" Type="http://schemas.openxmlformats.org/officeDocument/2006/relationships/hyperlink" Target="https://ffteducationdatalab.org.uk/2023/11/are-pupils-who-live-further-away-from-their-school-absent-more-often/" TargetMode="External"/><Relationship Id="rId58" Type="http://schemas.openxmlformats.org/officeDocument/2006/relationships/image" Target="media/image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png"/><Relationship Id="rId19" Type="http://schemas.openxmlformats.org/officeDocument/2006/relationships/hyperlink" Target="https://doi.org/10.1371/journal.pone.0314687" TargetMode="External"/><Relationship Id="rId14" Type="http://schemas.openxmlformats.org/officeDocument/2006/relationships/hyperlink" Target="https://doi.org/10.1080/0305764X.2024.2420611" TargetMode="External"/><Relationship Id="rId22" Type="http://schemas.openxmlformats.org/officeDocument/2006/relationships/hyperlink" Target="https://explore-education-statistics.service.gov.uk/find-statistics/the-link-between-absence-and-attainment-at-ks2-and-ks4/2018-19" TargetMode="External"/><Relationship Id="rId27" Type="http://schemas.openxmlformats.org/officeDocument/2006/relationships/hyperlink" Target="https://doi.org/10.1002/berj.3992" TargetMode="External"/><Relationship Id="rId30" Type="http://schemas.openxmlformats.org/officeDocument/2006/relationships/hyperlink" Target="https://doi.org/10.1111/j.1467-8624.2004.00655.x" TargetMode="External"/><Relationship Id="rId35" Type="http://schemas.openxmlformats.org/officeDocument/2006/relationships/hyperlink" Target="https://opendocs.ids.ac.uk/articles/report/The_Contribution_of_Education_to_Economic_Growth/26453986/1" TargetMode="External"/><Relationship Id="rId43" Type="http://schemas.openxmlformats.org/officeDocument/2006/relationships/hyperlink" Target="https://doi.org/10.1265/ehpm.25-00290" TargetMode="External"/><Relationship Id="rId48" Type="http://schemas.openxmlformats.org/officeDocument/2006/relationships/hyperlink" Target="https://knowledge.uchicago.edu/record/7216" TargetMode="External"/><Relationship Id="rId56" Type="http://schemas.openxmlformats.org/officeDocument/2006/relationships/hyperlink" Target="https://doi.org/10.1016/j.sleep.2018.10.041" TargetMode="External"/><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3" Type="http://schemas.openxmlformats.org/officeDocument/2006/relationships/styles" Target="styles.xml"/><Relationship Id="rId12" Type="http://schemas.openxmlformats.org/officeDocument/2006/relationships/hyperlink" Target="https://doi.org/10.1080/09645292.2017.1366425" TargetMode="External"/><Relationship Id="rId17" Type="http://schemas.openxmlformats.org/officeDocument/2006/relationships/hyperlink" Target="https://doi.org/10.1016/j.econedurev.2023.102405" TargetMode="External"/><Relationship Id="rId25" Type="http://schemas.openxmlformats.org/officeDocument/2006/relationships/hyperlink" Target="https://www.gov.uk/government/publications/every-child-achieving-and-thriving/every-child-achieving-and-thriving-html-version" TargetMode="External"/><Relationship Id="rId33" Type="http://schemas.openxmlformats.org/officeDocument/2006/relationships/hyperlink" Target="https://doi.org/10.1177/2158244018825171" TargetMode="External"/><Relationship Id="rId38" Type="http://schemas.openxmlformats.org/officeDocument/2006/relationships/hyperlink" Target="https://www.nfer.ac.uk/publications/supporting-the-attainment-of-disadvantaged-pupils-articulating-success-and-good-practice/" TargetMode="External"/><Relationship Id="rId46" Type="http://schemas.openxmlformats.org/officeDocument/2006/relationships/hyperlink" Target="https://www.gov.uk/government/publications/against-the-odds" TargetMode="External"/><Relationship Id="rId59" Type="http://schemas.openxmlformats.org/officeDocument/2006/relationships/image" Target="media/image2.png"/><Relationship Id="rId20" Type="http://schemas.openxmlformats.org/officeDocument/2006/relationships/hyperlink" Target="https://committees.parliament.uk/committee/203/education-committee/news/156024/forgotten-white-workingclass-pupils-let-down-by-decades-of-neglect-mps-say/" TargetMode="External"/><Relationship Id="rId41" Type="http://schemas.openxmlformats.org/officeDocument/2006/relationships/hyperlink" Target="https://doi.org/10.1111/j.2041-210x.2012.00261.x" TargetMode="External"/><Relationship Id="rId54" Type="http://schemas.openxmlformats.org/officeDocument/2006/relationships/hyperlink" Target="https://epi.org.uk/annual-report-2023/" TargetMode="External"/><Relationship Id="rId62"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rban.org/sites/default/files/publication/99027/time_to_school_and_student_outcomes_in_dc_1.pdf" TargetMode="External"/><Relationship Id="rId23" Type="http://schemas.openxmlformats.org/officeDocument/2006/relationships/hyperlink" Target="https://www.gov.uk/government/publications/link-between-attendance-and-attainment" TargetMode="External"/><Relationship Id="rId28" Type="http://schemas.openxmlformats.org/officeDocument/2006/relationships/hyperlink" Target="https://doi.org/10.1093/ooec/odad029" TargetMode="External"/><Relationship Id="rId36" Type="http://schemas.openxmlformats.org/officeDocument/2006/relationships/hyperlink" Target="https://doi.org/10.1186/s12889-025-22861-7" TargetMode="External"/><Relationship Id="rId49" Type="http://schemas.openxmlformats.org/officeDocument/2006/relationships/hyperlink" Target="https://doi.org/10.3102/0013189X20949504" TargetMode="External"/><Relationship Id="rId57" Type="http://schemas.openxmlformats.org/officeDocument/2006/relationships/hyperlink" Target="https://epi.org.uk/publications-and-research/the-influence-of-headteachers-on-their-schools/" TargetMode="External"/><Relationship Id="rId10" Type="http://schemas.microsoft.com/office/2016/09/relationships/commentsIds" Target="commentsIds.xml"/><Relationship Id="rId31" Type="http://schemas.openxmlformats.org/officeDocument/2006/relationships/hyperlink" Target="https://cep.lse.ac.uk/_new/publications/abstract.asp?index=5752" TargetMode="External"/><Relationship Id="rId44" Type="http://schemas.openxmlformats.org/officeDocument/2006/relationships/hyperlink" Target="https://doi.org/10.3109/07420528.2013.826238" TargetMode="External"/><Relationship Id="rId52" Type="http://schemas.openxmlformats.org/officeDocument/2006/relationships/hyperlink" Target="https://doi.org/10.1007/978-3-031-98300-9_17" TargetMode="External"/><Relationship Id="rId60" Type="http://schemas.openxmlformats.org/officeDocument/2006/relationships/image" Target="media/image3.png"/><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doi.org/10.1111/j.1475-5661.2012.00511.x" TargetMode="External"/><Relationship Id="rId18" Type="http://schemas.openxmlformats.org/officeDocument/2006/relationships/hyperlink" Target="https://www.nuffieldfoundation.org/project/characterising-effective-teaching-2" TargetMode="External"/><Relationship Id="rId39" Type="http://schemas.openxmlformats.org/officeDocument/2006/relationships/hyperlink" Target="https://doi.org/10.14324/LRE.21.1.2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osf.io/x82j3/overview" TargetMode="External"/><Relationship Id="rId13" Type="http://schemas.openxmlformats.org/officeDocument/2006/relationships/hyperlink" Target="https://osf.io/x82j3/overview" TargetMode="External"/><Relationship Id="rId18" Type="http://schemas.openxmlformats.org/officeDocument/2006/relationships/hyperlink" Target="https://educationequity.kit.com/" TargetMode="External"/><Relationship Id="rId3" Type="http://schemas.openxmlformats.org/officeDocument/2006/relationships/hyperlink" Target="https://osf.io/x82j3/overview" TargetMode="External"/><Relationship Id="rId21" Type="http://schemas.openxmlformats.org/officeDocument/2006/relationships/hyperlink" Target="https://democracy.brighton-hove.gov.uk/documents/s204040/School%20Admission%20Arrangements%202026-27.pdf" TargetMode="External"/><Relationship Id="rId7" Type="http://schemas.openxmlformats.org/officeDocument/2006/relationships/hyperlink" Target="https://osf.io/x82j3/overview" TargetMode="External"/><Relationship Id="rId12"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17" Type="http://schemas.openxmlformats.org/officeDocument/2006/relationships/hyperlink" Target="https://yourvoice.brighton-hove.gov.uk/en-GB/projects/school-admission-arrangements-public-consultation/1" TargetMode="External"/><Relationship Id="rId2" Type="http://schemas.openxmlformats.org/officeDocument/2006/relationships/hyperlink" Target="https://www.gov.uk/national-curriculum" TargetMode="External"/><Relationship Id="rId16" Type="http://schemas.openxmlformats.org/officeDocument/2006/relationships/hyperlink" Target="https://democracy.brighton-hove.gov.uk/documents/s205834/School%20Admission%20Arrangements%202026-27.pdf" TargetMode="External"/><Relationship Id="rId20" Type="http://schemas.openxmlformats.org/officeDocument/2006/relationships/hyperlink" Target="https://reports.ofsted.gov.uk/provider/23/136164" TargetMode="External"/><Relationship Id="rId1" Type="http://schemas.openxmlformats.org/officeDocument/2006/relationships/hyperlink" Target="https://osf.io/x82j3/overview" TargetMode="External"/><Relationship Id="rId6" Type="http://schemas.openxmlformats.org/officeDocument/2006/relationships/hyperlink" Target="https://osf.io/x82j3/overview" TargetMode="External"/><Relationship Id="rId11" Type="http://schemas.openxmlformats.org/officeDocument/2006/relationships/hyperlink" Target="https://yourvoice.brighton-hove.gov.uk/en-GB/projects/school-admission-arrangements-public-consultation/1" TargetMode="External"/><Relationship Id="rId5" Type="http://schemas.openxmlformats.org/officeDocument/2006/relationships/hyperlink" Target="https://osf.io/x82j3/overview" TargetMode="External"/><Relationship Id="rId15" Type="http://schemas.openxmlformats.org/officeDocument/2006/relationships/hyperlink" Target="https://democracy.brighton-hove.gov.uk/documents/s204040/School%20Admission%20Arrangements%202026-27.pdf" TargetMode="External"/><Relationship Id="rId10" Type="http://schemas.openxmlformats.org/officeDocument/2006/relationships/hyperlink" Target="https://democracy.brighton-hove.gov.uk/documents/s205834/School%20Admission%20Arrangements%202026-27.pdf" TargetMode="External"/><Relationship Id="rId19" Type="http://schemas.openxmlformats.org/officeDocument/2006/relationships/hyperlink" Target="https://www.classdivide.co.uk/" TargetMode="External"/><Relationship Id="rId4" Type="http://schemas.openxmlformats.org/officeDocument/2006/relationships/hyperlink" Target="https://osf.io/x82j3/overview" TargetMode="External"/><Relationship Id="rId9" Type="http://schemas.openxmlformats.org/officeDocument/2006/relationships/hyperlink" Target="https://democracy.brighton-hove.gov.uk/documents/s204040/School%20Admission%20Arrangements%202026-27.pdf" TargetMode="External"/><Relationship Id="rId14" Type="http://schemas.openxmlformats.org/officeDocument/2006/relationships/hyperlink" Target="https://yourvoice.brighton-hove.gov.uk/en-GB/projects/school-admission-arrangements-public-consultation/1" TargetMode="External"/><Relationship Id="rId22" Type="http://schemas.openxmlformats.org/officeDocument/2006/relationships/hyperlink" Target="https://democracy.brighton-hove.gov.uk/documents/s205834/School%20Admission%20Arrangements%202026-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A74B7-F71F-4762-B566-37B75196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159</TotalTime>
  <Pages>58</Pages>
  <Words>14202</Words>
  <Characters>80952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How to Pull the Right Lever: School Attainment, Open Data Analytics and Local Education Policy in England</vt:lpstr>
    </vt:vector>
  </TitlesOfParts>
  <Company/>
  <LinksUpToDate>false</LinksUpToDate>
  <CharactersWithSpaces>94965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cp:lastModifiedBy>Adam Dennett</cp:lastModifiedBy>
  <cp:revision>22</cp:revision>
  <dcterms:created xsi:type="dcterms:W3CDTF">2026-08-19T12:54:00Z</dcterms:created>
  <dcterms:modified xsi:type="dcterms:W3CDTF">2026-08-25T16:02:00Z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UK’s 2026 White Paper targets halving the disadvantage attainment gap. Achieving this requires local education authorities to understand the drivers of attainment in their areas, but the wrong lever is easily pulled when the research is complex and local intelligence incomplete. Using multilevel linear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secondary admissions changes were premised on the idea that disadvantaged student attainment could be improved through changing the proportions of disadvantaged students in the city’s schools.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2026-05-13</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