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BC6E" w14:textId="77777777" w:rsidR="00FD20CC" w:rsidRDefault="00FD20CC" w:rsidP="00FD20CC">
      <w:pPr>
        <w:pStyle w:val="Articletitle"/>
      </w:pPr>
      <w:r>
        <w:t>School Attainment, Open Data Analytics and Policy in England - Lessons from Brighton and Hove</w:t>
      </w:r>
    </w:p>
    <w:p w14:paraId="0B54AC71" w14:textId="77777777" w:rsidR="00FD20CC" w:rsidRDefault="00FD20CC" w:rsidP="00FD20CC"/>
    <w:p w14:paraId="4A6834DB" w14:textId="77777777" w:rsidR="00FD20CC" w:rsidRDefault="00FD20CC" w:rsidP="00FD20CC"/>
    <w:p w14:paraId="1AC08C2E" w14:textId="77777777" w:rsidR="00FD20CC" w:rsidRDefault="00FD20CC" w:rsidP="00FD20CC">
      <w:r>
        <w:t>Keywords:</w:t>
      </w:r>
    </w:p>
    <w:p w14:paraId="67CE7349" w14:textId="77777777" w:rsidR="00FD20CC" w:rsidRPr="00B6371F" w:rsidRDefault="00FD20CC" w:rsidP="00FD20CC">
      <w:r>
        <w:t>GCSE Attainment, Open Data, Local Education Policy, Brighton and Hove, Linear Mixed Effects Models</w:t>
      </w:r>
    </w:p>
    <w:p w14:paraId="17E353EA" w14:textId="202740E0" w:rsidR="00FD20CC" w:rsidRPr="00FD20CC" w:rsidRDefault="00FD20CC">
      <w:pPr>
        <w:spacing w:after="200" w:line="240" w:lineRule="auto"/>
        <w:rPr>
          <w:i/>
        </w:rPr>
      </w:pPr>
      <w:r>
        <w:rPr>
          <w:b/>
          <w:bCs/>
        </w:rPr>
        <w:br w:type="page"/>
      </w:r>
    </w:p>
    <w:p w14:paraId="789812D5" w14:textId="363E878F" w:rsidR="001A6FB3" w:rsidRPr="00FD20CC" w:rsidRDefault="00E61F0B" w:rsidP="00FD20CC">
      <w:pPr>
        <w:pStyle w:val="FirstParagraph"/>
        <w:jc w:val="center"/>
        <w:rPr>
          <w:b/>
          <w:bCs/>
        </w:rPr>
      </w:pPr>
      <w:r w:rsidRPr="00FD20CC">
        <w:rPr>
          <w:b/>
          <w:bCs/>
        </w:rPr>
        <w:lastRenderedPageBreak/>
        <w:t>Abstract</w:t>
      </w:r>
    </w:p>
    <w:p w14:paraId="7D176ED6" w14:textId="1BC801D4" w:rsidR="00FD20CC" w:rsidRDefault="00E61F0B">
      <w:pPr>
        <w:pStyle w:val="BodyText"/>
      </w:pPr>
      <w:r>
        <w:t xml:space="preserve">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w:t>
      </w:r>
      <w:del w:id="0" w:author="Revision" w:date="2026-08-25T00:00:00Z">
        <w:r>
          <w:delText>England,</w:delText>
        </w:r>
      </w:del>
      <w:r>
        <w:t xml:space="preserve"> </w:t>
      </w:r>
      <w:ins w:id="1" w:author="Revision" w:date="2026-08-25T00:00:00Z">
        <w:r>
          <w:t>England in 2024-25 (and among the worst throughout the period),</w:t>
        </w:r>
      </w:ins>
      <w:r>
        <w:t xml:space="preserve">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w:t>
      </w:r>
    </w:p>
    <w:p w14:paraId="62FADFAE" w14:textId="77777777" w:rsidR="00FD20CC" w:rsidRDefault="00FD20CC">
      <w:pPr>
        <w:spacing w:after="200" w:line="240" w:lineRule="auto"/>
      </w:pPr>
      <w:r>
        <w:br w:type="page"/>
      </w:r>
    </w:p>
    <w:p w14:paraId="0703F285" w14:textId="77777777" w:rsidR="001A6FB3" w:rsidRDefault="00E61F0B">
      <w:pPr>
        <w:pStyle w:val="Heading1"/>
      </w:pPr>
      <w:bookmarkStart w:id="2" w:name="introduction"/>
      <w:r>
        <w:lastRenderedPageBreak/>
        <w:t>1. Introduction</w:t>
      </w:r>
    </w:p>
    <w:p w14:paraId="3D7B85A6" w14:textId="77777777" w:rsidR="001A6FB3" w:rsidRDefault="00E61F0B">
      <w:pPr>
        <w:pStyle w:val="FirstParagraph"/>
      </w:pPr>
      <w:r>
        <w:t>Pupil outcomes, including attainment, are a recurrent policy theme given the established links to individual life outcomes (Farquharson et al. 2024) and our collective national success through measures such as economic productivity (Grant 2017). The UK Government’s 2026 schools white paper (DfE 2026) 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14:paraId="46C30706" w14:textId="77777777" w:rsidR="001A6FB3" w:rsidRDefault="00E61F0B">
      <w:pPr>
        <w:pStyle w:val="BodyText"/>
      </w:pPr>
      <w:r>
        <w:t>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14:paraId="42F1433A" w14:textId="77777777" w:rsidR="001A6FB3" w:rsidRDefault="00E61F0B">
      <w:pPr>
        <w:pStyle w:val="BodyText"/>
      </w:pPr>
      <w:r>
        <w:t xml:space="preserve">Brighton and Hove provides a particularly instructive case. The city already has a distinctive admissions landscape featuring catchment areas with a lottery tie-break for oversubscribed schools, introduced following a secondary school closure in 2005 (Allen et al. 2013),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 ‘driven by economic advantage’ and that redistributing pupils would narrow the attainment gap. The public response was overwhelmingly </w:t>
      </w:r>
      <w:r>
        <w:lastRenderedPageBreak/>
        <w:t>negative, yet parents and schools lacked the tools to challenge the proposals effectively and the core policy direction persisted, albeit slightly watered down.</w:t>
      </w:r>
    </w:p>
    <w:p w14:paraId="3CACDDF0" w14:textId="42F8030C" w:rsidR="001A6FB3" w:rsidRDefault="00E61F0B">
      <w:pPr>
        <w:pStyle w:val="BodyText"/>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Our modelling addresses a critical blind spot in local decision-making: without the ability to account for structural factors like absence and prior attainment, councillors and citizens were unaware </w:t>
      </w:r>
      <w:del w:id="3" w:author="Revision" w:date="2026-08-25T00:00:00Z">
        <w:r>
          <w:delText>that</w:delText>
        </w:r>
      </w:del>
      <w:r>
        <w:t xml:space="preserve"> </w:t>
      </w:r>
      <w:ins w:id="4" w:author="Revision" w:date="2026-08-25T00:00:00Z">
        <w:r>
          <w:t xml:space="preserve">that, </w:t>
        </w:r>
        <w:r>
          <w:rPr>
            <w:i/>
            <w:iCs/>
          </w:rPr>
          <w:t>after controlling for absence in particular</w:t>
        </w:r>
        <w:r>
          <w:t>,</w:t>
        </w:r>
      </w:ins>
      <w:r>
        <w:t xml:space="preserve"> Brighton and Hove was already among the highest-performing LEAs nationally for taking students beyond those factors - ranking </w:t>
      </w:r>
      <w:del w:id="5" w:author="Revision" w:date="2026-08-25T00:00:00Z">
        <w:r>
          <w:delText>7th out</w:delText>
        </w:r>
      </w:del>
      <w:r>
        <w:t xml:space="preserve"> </w:t>
      </w:r>
      <w:ins w:id="6" w:author="Revision" w:date="2026-08-25T00:00:00Z">
        <w:r>
          <w:t>15th</w:t>
        </w:r>
      </w:ins>
      <w:r>
        <w:t xml:space="preserve"> of </w:t>
      </w:r>
      <w:del w:id="7" w:author="Revision" w:date="2026-08-25T00:00:00Z">
        <w:r>
          <w:delText>152</w:delText>
        </w:r>
      </w:del>
      <w:r>
        <w:t xml:space="preserve"> </w:t>
      </w:r>
      <w:ins w:id="8" w:author="Revision" w:date="2026-08-25T00:00:00Z">
        <w:r>
          <w:t>151</w:t>
        </w:r>
      </w:ins>
      <w:r>
        <w:t xml:space="preserve"> for disadvantaged pupils and </w:t>
      </w:r>
      <w:del w:id="9" w:author="Revision" w:date="2026-08-25T00:00:00Z">
        <w:r>
          <w:delText>5th</w:delText>
        </w:r>
      </w:del>
      <w:r>
        <w:t xml:space="preserve"> </w:t>
      </w:r>
      <w:ins w:id="10" w:author="Revision" w:date="2026-08-25T00:00:00Z">
        <w:r>
          <w:t>4th</w:t>
        </w:r>
      </w:ins>
      <w:r>
        <w:t xml:space="preserve"> for non-disadvantaged pupils. </w:t>
      </w:r>
      <w:ins w:id="11" w:author="Revision" w:date="2026-08-25T00:00:00Z">
        <w:r>
          <w:t xml:space="preserve">As we show later, that conditional ranking is itself a measure of how much the city’s severe absence problem is costing its disadvantaged pupils: set absence aside and the schools look exceptional; leave it in and the city </w:t>
        </w:r>
      </w:ins>
      <w:r w:rsidR="007306A1">
        <w:t>looks more</w:t>
      </w:r>
      <w:ins w:id="12" w:author="Revision" w:date="2026-08-25T00:00:00Z">
        <w:r>
          <w:t xml:space="preserve"> ordinary.</w:t>
        </w:r>
      </w:ins>
      <w:r>
        <w:t xml:space="preserve"> 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 “what can we learn from what the city is doing right?” and “would asking pupils to travel out of their communities to schools jeopardise this success?” Some rapidly-produced analysis was put into the public domain by some of the authors of this paper[^1], but as a response to, not a contribution to, policy formation.</w:t>
      </w:r>
    </w:p>
    <w:p w14:paraId="4ECB202C" w14:textId="77777777" w:rsidR="001A6FB3" w:rsidRDefault="00E61F0B">
      <w:pPr>
        <w:pStyle w:val="BodyText"/>
      </w:pPr>
      <w:r>
        <w:t xml:space="preserve">The discussions that led to this paper took place over an 18-month period spanning the 2024 and 2025 admissions consultations and involved a diverse group of parents, academics, policy </w:t>
      </w:r>
      <w:r>
        <w:lastRenderedPageBreak/>
        <w:t xml:space="preserve">practitioners and school governors. We do not claim our model is optimal or novel - the variables and effects are very similar to those reported by Macleod et al. (2015) over a decade ago. Our intention is to show that with freely available open data and a small set of well-chosen variables, it is possible to build a model explaining </w:t>
      </w:r>
      <w:del w:id="13" w:author="Revision" w:date="2026-08-25T00:00:00Z">
        <w:r>
          <w:delText>over</w:delText>
        </w:r>
      </w:del>
      <w:r>
        <w:t xml:space="preserve"> </w:t>
      </w:r>
      <w:ins w:id="14" w:author="Revision" w:date="2026-08-25T00:00:00Z">
        <w:r>
          <w:t>close to</w:t>
        </w:r>
      </w:ins>
      <w:r>
        <w:t xml:space="preserve"> 80% of the variation in school-level Attainment 8, and then to use it to answer locally targeted questions such as: ‘is changing the social mix in schools likely to improve disadvantaged pupil attainment?’, ‘what is the most important factor affecting attainment in a particular LEA?’, and ‘which schools are doing better or worse than expected?’. We report effects in GCSE-point units rather than standard deviations so that they have more direct meaning for policy makers.</w:t>
      </w:r>
    </w:p>
    <w:p w14:paraId="619E059C" w14:textId="2DA450BC" w:rsidR="001A6FB3" w:rsidRDefault="00E61F0B">
      <w:pPr>
        <w:pStyle w:val="BodyText"/>
      </w:pPr>
      <w:r>
        <w:t xml:space="preserve">Before examining the Brighton and Hove proposals specifically later in the paper, we wish to be explicit about the scope of our </w:t>
      </w:r>
      <w:del w:id="15" w:author="Daniel Campbell-Meiklejohn" w:date="2026-08-28T20:31:00Z" w16du:dateUtc="2026-08-28T19:31:00Z">
        <w:r w:rsidDel="00ED7183">
          <w:delText>argument</w:delText>
        </w:r>
      </w:del>
      <w:ins w:id="16" w:author="Daniel Campbell-Meiklejohn" w:date="2026-08-28T20:31:00Z" w16du:dateUtc="2026-08-28T19:31:00Z">
        <w:r w:rsidR="00ED7183">
          <w:t xml:space="preserve"> argument</w:t>
        </w:r>
      </w:ins>
      <w:r>
        <w:t>. Our models measure attainment outcomes only; they cannot speak to the broader social, civic and developmental value of diverse school communities, which we do not dispute</w:t>
      </w:r>
      <w:ins w:id="17" w:author="Daniel Campbell-Meiklejohn" w:date="2026-08-28T20:31:00Z" w16du:dateUtc="2026-08-28T19:31:00Z">
        <w:r w:rsidR="00ED7183">
          <w:t xml:space="preserve"> and </w:t>
        </w:r>
        <w:r w:rsidR="00D51AB6">
          <w:t>believe are of immense value</w:t>
        </w:r>
      </w:ins>
      <w:ins w:id="18" w:author="Daniel Campbell-Meiklejohn" w:date="2026-08-28T20:32:00Z" w16du:dateUtc="2026-08-28T19:32:00Z">
        <w:r w:rsidR="00D51AB6">
          <w:t xml:space="preserve"> to pupils and communities. </w:t>
        </w:r>
      </w:ins>
      <w:del w:id="19" w:author="Daniel Campbell-Meiklejohn" w:date="2026-08-28T20:31:00Z" w16du:dateUtc="2026-08-28T19:31:00Z">
        <w:r w:rsidDel="00ED7183">
          <w:delText>.</w:delText>
        </w:r>
      </w:del>
      <w:r>
        <w:t xml:space="preserve"> We are also aware that our findings regarding concentrations of disadvantaged students could be read selectively to justify resistance to integration efforts in general — that is not our argument. </w:t>
      </w:r>
      <w:ins w:id="20" w:author="Daniel Campbell-Meiklejohn" w:date="2026-08-28T20:33:00Z" w16du:dateUtc="2026-08-28T19:33:00Z">
        <w:r w:rsidR="00AD4ECF">
          <w:t xml:space="preserve"> Moreover, </w:t>
        </w:r>
        <w:r w:rsidR="00F50D51">
          <w:t xml:space="preserve">redistribution was the policy lever chosen in our city, and it is used as a specific </w:t>
        </w:r>
      </w:ins>
      <w:ins w:id="21" w:author="Daniel Campbell-Meiklejohn" w:date="2026-08-28T20:34:00Z" w16du:dateUtc="2026-08-28T19:34:00Z">
        <w:r w:rsidR="00F50D51">
          <w:t>instance</w:t>
        </w:r>
      </w:ins>
      <w:ins w:id="22" w:author="Daniel Campbell-Meiklejohn" w:date="2026-08-28T20:33:00Z" w16du:dateUtc="2026-08-28T19:33:00Z">
        <w:r w:rsidR="00F50D51">
          <w:t xml:space="preserve"> of how uninformed decision-making </w:t>
        </w:r>
      </w:ins>
      <w:ins w:id="23" w:author="Daniel Campbell-Meiklejohn" w:date="2026-08-28T20:34:00Z" w16du:dateUtc="2026-08-28T19:34:00Z">
        <w:r w:rsidR="00F50D51">
          <w:t xml:space="preserve">can lead to sub-optimal attainment outcomes, despite the best intentions. </w:t>
        </w:r>
      </w:ins>
      <w:r>
        <w:t>Our claim is specific: in this city, at this time, with this evidence base, the proposed mixing intervention was not the most impactful lever available for disadvantaged student attainment</w:t>
      </w:r>
      <w:del w:id="24" w:author="Daniel Campbell-Meiklejohn" w:date="2026-08-28T20:34:00Z" w16du:dateUtc="2026-08-28T19:34:00Z">
        <w:r w:rsidDel="00A273A1">
          <w:delText>,</w:delText>
        </w:r>
      </w:del>
      <w:r>
        <w:t xml:space="preserve"> and carried costs the consultation did not adequately weigh.</w:t>
      </w:r>
    </w:p>
    <w:p w14:paraId="064A1268" w14:textId="77777777" w:rsidR="001A6FB3" w:rsidRDefault="00E61F0B">
      <w:pPr>
        <w:pStyle w:val="BodyText"/>
      </w:pPr>
      <w:r>
        <w:t xml:space="preserve">The paper proceeds as follows. We briefly review the literature on secondary school attainment drivers, then outline our modelling approach using DfE open data. We present results showing </w:t>
      </w:r>
      <w:r>
        <w:lastRenderedPageBreak/>
        <w:t>which factors matter most and how they interact, before applying these findings to Brighton and Hove. We conclude with implications for local and national education policy.</w:t>
      </w:r>
    </w:p>
    <w:p w14:paraId="62B0E65D" w14:textId="77777777" w:rsidR="001A6FB3" w:rsidRDefault="00E61F0B">
      <w:pPr>
        <w:pStyle w:val="Heading1"/>
      </w:pPr>
      <w:bookmarkStart w:id="25" w:name="X6c5e88f05ffb4b99244fe6316fbbde4006e9a28"/>
      <w:bookmarkEnd w:id="2"/>
      <w:r>
        <w:t>2. Literature review: factors affecting pupil attainment</w:t>
      </w:r>
    </w:p>
    <w:p w14:paraId="37825BAC" w14:textId="77777777" w:rsidR="001A6FB3" w:rsidRDefault="00E61F0B">
      <w:pPr>
        <w:pStyle w:val="Heading2"/>
      </w:pPr>
      <w:bookmarkStart w:id="26" w:name="X27e2b6e819b781033a4a4801b80f2ee81de4995"/>
      <w:r>
        <w:t>2.1 Socio-economic background and disadvantage</w:t>
      </w:r>
    </w:p>
    <w:p w14:paraId="1F039FD1" w14:textId="77777777" w:rsidR="001A6FB3" w:rsidRDefault="00E61F0B">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 (Tuckett et al. 2023). It is this ‘attainment-gap’ 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w:t>
      </w:r>
      <w:del w:id="27" w:author="Revision" w:date="2026-08-25T00:00:00Z">
        <w:r>
          <w:delText>attainment.</w:delText>
        </w:r>
      </w:del>
      <w:r>
        <w:t xml:space="preserve"> </w:t>
      </w:r>
      <w:ins w:id="28" w:author="Revision" w:date="2026-08-25T00:00:00Z">
        <w:r>
          <w:t>attainment (for wider reviews and evidence syntheses, see e.g. Stopforth and Gayle (2025); Macleod et al. (2015); Tuckett et al. (2023)).</w:t>
        </w:r>
      </w:ins>
    </w:p>
    <w:p w14:paraId="6916CF98" w14:textId="77777777" w:rsidR="001A6FB3" w:rsidRDefault="00E61F0B">
      <w:pPr>
        <w:pStyle w:val="BodyText"/>
      </w:pPr>
      <w:r>
        <w:t>Free School Meal (FSM) eligibility serves as the standard proxy for disadvantage, though its limitations are well established. For example, Stopforth and Gayle (2025) 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14:paraId="2B26DCAD" w14:textId="77777777" w:rsidR="001A6FB3" w:rsidRDefault="00E61F0B">
      <w:pPr>
        <w:pStyle w:val="BodyText"/>
      </w:pPr>
      <w:r>
        <w:lastRenderedPageBreak/>
        <w:t>Inequalities in GCSE outcomes are substantially mediated by prior attainment at National Curriculum Key Stage 2 (KS2 - the latter stages of primary school from ages 7 to 11</w:t>
      </w:r>
      <w:r>
        <w:rPr>
          <w:rStyle w:val="FootnoteReference"/>
        </w:rPr>
        <w:footnoteReference w:id="1"/>
      </w:r>
      <w:r>
        <w:t>), reflecting accumulated inequalities from before secondary school (Stopforth and Gayle 2025). Gorard and Siddiqui (2019) 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 ‘almost no cost’ - a conjecture that overlooks real-world consequences for communities, particularly where local social geographies mean de-concentration requires children travelling long distances.</w:t>
      </w:r>
    </w:p>
    <w:p w14:paraId="0CECA641" w14:textId="77777777" w:rsidR="001A6FB3" w:rsidRDefault="00E61F0B">
      <w:pPr>
        <w:pStyle w:val="Heading2"/>
      </w:pPr>
      <w:bookmarkStart w:id="29" w:name="attendance"/>
      <w:bookmarkEnd w:id="26"/>
      <w:r>
        <w:t>2.2 Attendance</w:t>
      </w:r>
    </w:p>
    <w:p w14:paraId="6DB2B113" w14:textId="77777777" w:rsidR="001A6FB3" w:rsidRDefault="00E61F0B">
      <w:pPr>
        <w:pStyle w:val="FirstParagraph"/>
      </w:pPr>
      <w:r>
        <w:t xml:space="preserve">School attendance is among the strongest predictors of attainment and this comes through strongly in the literature. DfE analysis of 2018/19 data (DfE 2022) documents a stark gradient: among persistently absent pupils, only 35.6% achieved a standard pass in English and Maths, compared with 83.7% among those with no recorded absences. It is also cited as one of the main factors in pushing down attainment for disadvantaged pupils by Macleod et al. (2015). More recent analysis finds that pupils with near-perfect attendance were 1.9 times as likely to achieve a grade 5 pass compared with otherwise similar pupils attending 90–95% of the time (DfE 2025a). Dräger et al. (2024), using the 1970 British Cohort Study, find that absences at age 10 are associated with lower educational attainment in adulthood. The Social Mobility Commission </w:t>
      </w:r>
      <w:r>
        <w:lastRenderedPageBreak/>
        <w:t>(Riordan et al. 2021) conclude that the correlation between attendance and progress is ‘most likely to be causal’.</w:t>
      </w:r>
    </w:p>
    <w:p w14:paraId="7B401F35" w14:textId="6FC26BB6" w:rsidR="001A6FB3" w:rsidDel="0092041B" w:rsidRDefault="00E61F0B">
      <w:pPr>
        <w:pStyle w:val="BodyText"/>
        <w:rPr>
          <w:del w:id="30" w:author="Beatrice Taylor" w:date="2026-08-27T11:39:00Z" w16du:dateUtc="2026-08-27T10:39:00Z"/>
        </w:rPr>
      </w:pPr>
      <w:del w:id="31" w:author="Beatrice Taylor" w:date="2026-08-27T11:39:00Z" w16du:dateUtc="2026-08-27T10:39:00Z">
        <w:r w:rsidDel="0092041B">
          <w:delText>Post-pandemic persistent absence has risen sharply, from around 10.5% pre-pandemic to approximately 21.9% in secondary schools by 2023/24, with rates for FSM-eligible pupils around 32% (DfE 2025b). This compounds the challenge of disentangling school-level from pupil-level effects.</w:delText>
        </w:r>
      </w:del>
    </w:p>
    <w:p w14:paraId="4853C8C7" w14:textId="77777777" w:rsidR="0092041B" w:rsidRDefault="00E61F0B">
      <w:pPr>
        <w:pStyle w:val="BodyText"/>
        <w:rPr>
          <w:ins w:id="32" w:author="Beatrice Taylor" w:date="2026-08-27T11:40:00Z" w16du:dateUtc="2026-08-27T10:40:00Z"/>
        </w:rPr>
      </w:pPr>
      <w:ins w:id="33" w:author="Revision" w:date="2026-08-25T00:00:00Z">
        <w:r>
          <w:t xml:space="preserve">How far attendance is amenable to </w:t>
        </w:r>
        <w:r>
          <w:rPr>
            <w:i/>
            <w:iCs/>
          </w:rPr>
          <w:t>school-level</w:t>
        </w:r>
        <w:r>
          <w:t xml:space="preserve"> action is an important question. Some of the variation reflects school practice - pastoral systems, attendance follow-up and ethos - but a substantial share is driven by circumstances beyond the school gate: family poverty, physical and mental ill-health, special educational needs, caring responsibilities, and the broader adversities that depress attainment through multiple channels (Houtepen et al. 2020; Rakesh et al. 2025). </w:t>
        </w:r>
      </w:ins>
      <w:ins w:id="34" w:author="Beatrice Taylor" w:date="2026-08-27T11:39:00Z" w16du:dateUtc="2026-08-27T10:39:00Z">
        <w:r w:rsidR="0092041B">
          <w:t xml:space="preserve">Furthermore, post-pandemic persistent absence has risen sharply, from around 10.5% pre-pandemic to approximately 21.9% in secondary schools by 2023/24, with rates for FSM-eligible pupils around 32% (DfE 2025b). </w:t>
        </w:r>
      </w:ins>
      <w:ins w:id="35" w:author="Revision" w:date="2026-08-25T00:00:00Z">
        <w:r>
          <w:t xml:space="preserve">The steep, largely exogenous rise in absence since the pandemic underlines how much of the recent problem sits outside any individual school’s control. </w:t>
        </w:r>
      </w:ins>
    </w:p>
    <w:p w14:paraId="65FA3774" w14:textId="654E1FF4" w:rsidR="001A6FB3" w:rsidRDefault="00E61F0B">
      <w:pPr>
        <w:pStyle w:val="BodyText"/>
      </w:pPr>
      <w:ins w:id="36" w:author="Revision" w:date="2026-08-25T00:00:00Z">
        <w:r>
          <w:t xml:space="preserve">This distinction - between the intake-driven component of absence and the smaller </w:t>
        </w:r>
      </w:ins>
      <w:ins w:id="37" w:author="Beatrice Taylor" w:date="2026-08-27T11:41:00Z" w16du:dateUtc="2026-08-27T10:41:00Z">
        <w:r w:rsidR="0092041B">
          <w:t xml:space="preserve">school level effect </w:t>
        </w:r>
      </w:ins>
      <w:ins w:id="38" w:author="Revision" w:date="2026-08-25T00:00:00Z">
        <w:del w:id="39" w:author="Beatrice Taylor" w:date="2026-08-27T11:41:00Z" w16du:dateUtc="2026-08-27T10:41:00Z">
          <w:r w:rsidDel="0092041B">
            <w:delText>portion a school can itself move</w:delText>
          </w:r>
        </w:del>
        <w:r>
          <w:t xml:space="preserve"> - is central to how absence should be interpreted as a policy lever, and we make it explicit in our modelling in section 5.5. </w:t>
        </w:r>
      </w:ins>
      <w:commentRangeStart w:id="40"/>
      <w:ins w:id="41" w:author="Beatrice Taylor" w:date="2026-08-27T11:42:00Z" w16du:dateUtc="2026-08-27T10:42:00Z">
        <w:r w:rsidR="0092041B">
          <w:t xml:space="preserve">This distinction </w:t>
        </w:r>
      </w:ins>
      <w:ins w:id="42" w:author="Revision" w:date="2026-08-25T00:00:00Z">
        <w:del w:id="43" w:author="Beatrice Taylor" w:date="2026-08-27T11:42:00Z" w16du:dateUtc="2026-08-27T10:42:00Z">
          <w:r w:rsidDel="0092041B">
            <w:delText xml:space="preserve">It also </w:delText>
          </w:r>
        </w:del>
        <w:r>
          <w:t>implies that authority-wide improvement is unlikely to come from school-led practice-sharing alone, and more probably requires strategic, council-led, cross-departmental action spanning health, children’s services and family support alongside schools.</w:t>
        </w:r>
      </w:ins>
      <w:commentRangeEnd w:id="40"/>
      <w:r w:rsidR="0092041B">
        <w:rPr>
          <w:rStyle w:val="CommentReference"/>
          <w:sz w:val="24"/>
          <w:szCs w:val="24"/>
        </w:rPr>
        <w:commentReference w:id="40"/>
      </w:r>
    </w:p>
    <w:p w14:paraId="4B2E3914" w14:textId="77777777" w:rsidR="001A6FB3" w:rsidRDefault="00E61F0B">
      <w:pPr>
        <w:pStyle w:val="Heading2"/>
      </w:pPr>
      <w:bookmarkStart w:id="44" w:name="other-factors"/>
      <w:bookmarkEnd w:id="29"/>
      <w:r>
        <w:t>2.3 Other factors</w:t>
      </w:r>
    </w:p>
    <w:p w14:paraId="4750893C" w14:textId="77777777" w:rsidR="001A6FB3" w:rsidRDefault="00E61F0B">
      <w:pPr>
        <w:pStyle w:val="FirstParagraph"/>
      </w:pPr>
      <w:r>
        <w:t xml:space="preserve">Ethnic inequalities are persistent (Gillborn et al. 2017), though Gorard et al. (2025) show these are substantially reduced when controlling for pupil-level characteristics. The under-performance of disadvantaged White British pupils, particularly boys, has attracted policy attention, with </w:t>
      </w:r>
      <w:r>
        <w:lastRenderedPageBreak/>
        <w:t>causes contested between place-based deprivation and cultural factors (Strand 2021; Commons Education Committee 2021).</w:t>
      </w:r>
    </w:p>
    <w:p w14:paraId="77AD9BE2" w14:textId="77777777" w:rsidR="001A6FB3" w:rsidRDefault="00E61F0B">
      <w:pPr>
        <w:pStyle w:val="BodyText"/>
      </w:pPr>
      <w:r>
        <w:t>School-level selectivity inflates raw performance metrics. Anders et al. (2024) find that the private school premium effectively disappears once socio-economic background is controlled for. Burgess et al. (2018) show grammar schools reinforce socio-economic stratification without overall attainment benefits.</w:t>
      </w:r>
    </w:p>
    <w:p w14:paraId="5A422C2E" w14:textId="77777777" w:rsidR="001A6FB3" w:rsidRDefault="00E61F0B">
      <w:pPr>
        <w:pStyle w:val="BodyText"/>
      </w:pPr>
      <w:r>
        <w:t>Workforce factors including effective leadership (Zuccollo et al. 2023), teaching quality (Burgess et al. </w:t>
      </w:r>
      <w:del w:id="45" w:author="Revision" w:date="2026-08-25T00:00:00Z">
        <w:r>
          <w:delText>2023, 2022),</w:delText>
        </w:r>
      </w:del>
      <w:r>
        <w:t xml:space="preserve"> </w:t>
      </w:r>
      <w:ins w:id="46" w:author="Revision" w:date="2026-08-25T00:00:00Z">
        <w:r>
          <w:t>2023),</w:t>
        </w:r>
      </w:ins>
      <w:r>
        <w:t xml:space="preserve"> and teacher retention (Gibbons et al. 2018; Menzies 2023) contribute to variation in attainment, with effects felt most acutely by disadvantaged students (Allen et al. 2018). The ‘London Effect’ (the apparent boost to attainment for disadvantaged pupils who live in the Capital) (Ross et al. 2020) reflects a localised concentration of agency factors - parental expectations, homework hours, lower unauthorised absence - rather than a purely geographic phenomenon.</w:t>
      </w:r>
    </w:p>
    <w:p w14:paraId="37A5BCF3" w14:textId="77777777" w:rsidR="001A6FB3" w:rsidRDefault="00E61F0B">
      <w:pPr>
        <w:pStyle w:val="BodyText"/>
      </w:pPr>
      <w:r>
        <w:t>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p w14:paraId="6C4E80C1" w14:textId="77777777" w:rsidR="001A6FB3" w:rsidRDefault="00E61F0B">
      <w:pPr>
        <w:pStyle w:val="Heading1"/>
      </w:pPr>
      <w:bookmarkStart w:id="47" w:name="data-and-methods"/>
      <w:bookmarkEnd w:id="25"/>
      <w:bookmarkEnd w:id="44"/>
      <w:r>
        <w:lastRenderedPageBreak/>
        <w:t>3. Data and methods</w:t>
      </w:r>
    </w:p>
    <w:p w14:paraId="1AAE5B16" w14:textId="77777777" w:rsidR="001A6FB3" w:rsidRDefault="00E61F0B">
      <w:pPr>
        <w:pStyle w:val="Heading2"/>
      </w:pPr>
      <w:bookmarkStart w:id="48" w:name="data"/>
      <w:r>
        <w:t>3.1 Data</w:t>
      </w:r>
    </w:p>
    <w:p w14:paraId="2DE90EEB" w14:textId="77777777" w:rsidR="001A6FB3" w:rsidRDefault="00E61F0B">
      <w:pPr>
        <w:pStyle w:val="FirstParagraph"/>
      </w:pPr>
      <w:r>
        <w:t>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2"/>
      </w:r>
      <w:r>
        <w:t xml:space="preserve"> The full panel comprises 13,419 school-year observations from 3,523 academies and maintained schools across 152 LEAs. Independent schools, colleges and ‘special schools’ (those catering more for pupils with special educational needs and disabilities) are excluded. After the exclusion of cases with missing predictor values or imputation of those values required for the log-linear specification (principally missing workforce or Ofsted data in </w:t>
      </w:r>
      <w:del w:id="49" w:author="Revision" w:date="2026-08-25T00:00:00Z">
        <w:r>
          <w:delText>2024-25</w:delText>
        </w:r>
        <w:r>
          <w:rPr>
            <w:rStyle w:val="FootnoteReference"/>
          </w:rPr>
          <w:footnoteReference w:id="3"/>
        </w:r>
        <w:r>
          <w:delText>),</w:delText>
        </w:r>
      </w:del>
      <w:r>
        <w:t xml:space="preserve"> </w:t>
      </w:r>
      <w:ins w:id="52" w:author="Revision" w:date="2026-08-25T00:00:00Z">
        <w:r>
          <w:t>2024-25, together with KS2 prior attainment, which is not published for that year because</w:t>
        </w:r>
      </w:ins>
      <w:r>
        <w:t xml:space="preserve"> the </w:t>
      </w:r>
      <w:ins w:id="53" w:author="Revision" w:date="2026-08-25T00:00:00Z">
        <w:r>
          <w:t>relevant cohort’s primary assessments were cancelled during the pandemic - see section 3.2</w:t>
        </w:r>
        <w:r>
          <w:rPr>
            <w:rStyle w:val="FootnoteReference"/>
          </w:rPr>
          <w:footnoteReference w:id="4"/>
        </w:r>
        <w:r>
          <w:t>), the</w:t>
        </w:r>
      </w:ins>
      <w:r>
        <w:t xml:space="preserve"> analysis sample used in the models is approximately 12,200 observations. All data are school-level aggregates; interpretations relate to this level of aggregation.</w:t>
      </w:r>
    </w:p>
    <w:p w14:paraId="60EE227D" w14:textId="77777777" w:rsidR="001A6FB3" w:rsidRDefault="00E61F0B">
      <w:pPr>
        <w:pStyle w:val="Heading2"/>
      </w:pPr>
      <w:bookmarkStart w:id="54" w:name="model-specification"/>
      <w:bookmarkEnd w:id="48"/>
      <w:r>
        <w:t>3.2 Model specification</w:t>
      </w:r>
    </w:p>
    <w:p w14:paraId="2AADFC70" w14:textId="0AF4CCC7" w:rsidR="001A6FB3" w:rsidRDefault="00E61F0B">
      <w:pPr>
        <w:pStyle w:val="FirstParagraph"/>
      </w:pPr>
      <w:r>
        <w:t xml:space="preserve">We fit multilevel linear mixed effects models (LMEs) with schools nested within LEAs within regions (Snijders 2012). The outcome is log-transformed Attainment 8 (for all, disadvantaged </w:t>
      </w:r>
      <w:r>
        <w:lastRenderedPageBreak/>
        <w:t xml:space="preserve">and non-disadvantaged pupils), the measure of interest cited in the DfE (2026) 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 </w:t>
      </w:r>
      <w:ins w:id="55" w:author="Revision" w:date="2026-08-25T00:00:00Z">
        <w:del w:id="56" w:author="Beatrice Taylor" w:date="2026-08-27T10:58:00Z" w16du:dateUtc="2026-08-27T09:58:00Z">
          <w:r w:rsidDel="008D24BF">
            <w:delText xml:space="preserve">We should be clear that the log transformation is </w:delText>
          </w:r>
          <w:r w:rsidDel="008D24BF">
            <w:rPr>
              <w:i/>
              <w:iCs/>
            </w:rPr>
            <w:delText>not</w:delText>
          </w:r>
          <w:r w:rsidDel="008D24BF">
            <w:delText xml:space="preserve"> applied uniformly to every predictor: only the four skewed, strictly-positive count-and-rate variables - the disadvantage, absence and EAL percentages and teacher sickness days - enter in logged form, chosen on the basis of fit and the interpretability of elasticities. This variable-by-variable choice, together with supporting diagnostics (component-plus-residual plots and a comparison of logged, linear and spline treatments), is documented in the supplementary material; the log form is retained where it both improves fit and yields a policy-legible elasticity, and a linear form is used otherwise. The remaining predictors, including mean KS2 prior attainment, the segregation index and the workforce proportions, enter linearly.</w:delText>
          </w:r>
        </w:del>
      </w:ins>
    </w:p>
    <w:p w14:paraId="6FBA2528" w14:textId="77777777" w:rsidR="001A6FB3" w:rsidRDefault="00E61F0B">
      <w:pPr>
        <w:pStyle w:val="BodyText"/>
      </w:pPr>
      <w:r>
        <w:t>The model specification is:</w:t>
      </w:r>
    </w:p>
    <w:p w14:paraId="533072E1" w14:textId="77777777" w:rsidR="001A6FB3" w:rsidRDefault="00E61F0B">
      <w:pPr>
        <w:pStyle w:val="BodyText"/>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ATT8</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year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Ofsted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region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LA|region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04B40B9E" w14:textId="77777777" w:rsidR="001A6FB3" w:rsidRDefault="00E61F0B">
      <w:pPr>
        <w:pStyle w:val="FirstParagraph"/>
      </w:pPr>
      <w:r>
        <w:t xml:space="preserve">where </w:t>
      </w:r>
      <m:oMath>
        <m:r>
          <w:rPr>
            <w:rFonts w:ascii="Cambria Math" w:hAnsi="Cambria Math"/>
          </w:rPr>
          <m:t>i</m:t>
        </m:r>
      </m:oMath>
      <w:r>
        <w:t xml:space="preserve"> indexes schools, </w:t>
      </w:r>
      <m:oMath>
        <m:r>
          <w:rPr>
            <w:rFonts w:ascii="Cambria Math" w:hAnsi="Cambria Math"/>
          </w:rPr>
          <m:t>j</m:t>
        </m:r>
      </m:oMath>
      <w:r>
        <w:t xml:space="preserve"> indexes year-observations, the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are fixed-effect coefficients, and the </w:t>
      </w:r>
      <m:oMath>
        <m:r>
          <w:rPr>
            <w:rFonts w:ascii="Cambria Math" w:hAnsi="Cambria Math"/>
          </w:rPr>
          <m:t>u</m:t>
        </m:r>
      </m:oMath>
      <w:r>
        <w:t xml:space="preserve"> terms are random-effect intercepts for year, Ofsted rating, region, and LEA nested within region.</w:t>
      </w:r>
    </w:p>
    <w:p w14:paraId="0A2E52C4" w14:textId="0176A783" w:rsidR="001A6FB3" w:rsidRDefault="00E61F0B">
      <w:pPr>
        <w:pStyle w:val="BodyText"/>
        <w:rPr>
          <w:ins w:id="57" w:author="Beatrice Taylor" w:date="2026-08-27T10:58:00Z" w16du:dateUtc="2026-08-27T09:58:00Z"/>
        </w:rPr>
      </w:pPr>
      <w:r>
        <w:t xml:space="preserve">Fixed-effect predictors comprise: log(% KS4 pupils who are disadvantaged - % FSM), log(% overall absence - % Absence), log(% pupils with English as an additional language - % EAL), </w:t>
      </w:r>
      <w:del w:id="58" w:author="Revision" w:date="2026-08-25T00:00:00Z">
        <w:r>
          <w:delText>% low</w:delText>
        </w:r>
      </w:del>
      <w:r>
        <w:t xml:space="preserve"> </w:t>
      </w:r>
      <w:ins w:id="59" w:author="Revision" w:date="2026-08-25T00:00:00Z">
        <w:r>
          <w:t>mean KS2</w:t>
        </w:r>
      </w:ins>
      <w:r>
        <w:t xml:space="preserve"> prior attainment </w:t>
      </w:r>
      <w:ins w:id="60" w:author="Revision" w:date="2026-08-25T00:00:00Z">
        <w:r>
          <w:t>(the cohort’s average KS2 scaled score, centred</w:t>
        </w:r>
      </w:ins>
      <w:r>
        <w:t xml:space="preserve"> at </w:t>
      </w:r>
      <w:del w:id="61" w:author="Revision" w:date="2026-08-25T00:00:00Z">
        <w:r>
          <w:delText>KS2,</w:delText>
        </w:r>
      </w:del>
      <w:r>
        <w:t xml:space="preserve"> </w:t>
      </w:r>
      <w:ins w:id="62" w:author="Revision" w:date="2026-08-25T00:00:00Z">
        <w:r>
          <w:t>the national standard of 100),</w:t>
        </w:r>
      </w:ins>
      <w:r>
        <w:t xml:space="preserve"> selective admissions (dummy), Gorard Segregation Index (LA-level), teacher retention rate, leadership pay proportion, and log(teacher sickness days). </w:t>
      </w:r>
      <w:del w:id="63" w:author="Beatrice Taylor" w:date="2026-08-27T10:54:00Z" w16du:dateUtc="2026-08-27T09:54:00Z">
        <w:r w:rsidDel="00F919AB">
          <w:delText xml:space="preserve">Variable selection was informed by the literature review and by the policy narrative in Brighton and Hove, where segregation featured prominently in the council justification. Full details of the variables and the full analysis panel can be found in the supplementary material </w:delText>
        </w:r>
        <w:r w:rsidDel="00F919AB">
          <w:rPr>
            <w:rStyle w:val="FootnoteReference"/>
          </w:rPr>
          <w:footnoteReference w:id="5"/>
        </w:r>
        <w:r w:rsidDel="00F919AB">
          <w:delText>.</w:delText>
        </w:r>
      </w:del>
    </w:p>
    <w:p w14:paraId="1F82E511" w14:textId="61B6C1E1" w:rsidR="008D24BF" w:rsidRDefault="008D24BF">
      <w:pPr>
        <w:pStyle w:val="BodyText"/>
      </w:pPr>
      <w:ins w:id="66" w:author="Beatrice Taylor" w:date="2026-08-27T10:59:00Z" w16du:dateUtc="2026-08-27T09:59:00Z">
        <w:r>
          <w:t>The</w:t>
        </w:r>
      </w:ins>
      <w:ins w:id="67" w:author="Beatrice Taylor" w:date="2026-08-27T10:58:00Z" w16du:dateUtc="2026-08-27T09:58:00Z">
        <w:r>
          <w:t xml:space="preserve"> log transformation is </w:t>
        </w:r>
        <w:r>
          <w:rPr>
            <w:i/>
            <w:iCs/>
          </w:rPr>
          <w:t>not</w:t>
        </w:r>
        <w:r>
          <w:t xml:space="preserve"> applied uniformly to every predictor: only the four skewed, strictly-positive count-and-rate variables enter in logged form, chosen on the basis of fit and the interpretability of elasticities. </w:t>
        </w:r>
      </w:ins>
      <w:ins w:id="68" w:author="Beatrice Taylor" w:date="2026-08-27T11:02:00Z" w16du:dateUtc="2026-08-27T10:02:00Z">
        <w:r>
          <w:t xml:space="preserve">The remaining predictors, including mean KS2 prior attainment, the segregation index and the workforce proportions, enter linearly. </w:t>
        </w:r>
      </w:ins>
      <w:ins w:id="69" w:author="Beatrice Taylor" w:date="2026-08-27T10:58:00Z" w16du:dateUtc="2026-08-27T09:58:00Z">
        <w:r>
          <w:t>This variable-by-variable choice, together with supporting diagnostics (component-plus-residual plots and a comparison of logged, linear and spline treatments), is documented in the supplementary material</w:t>
        </w:r>
      </w:ins>
      <w:ins w:id="70" w:author="Beatrice Taylor" w:date="2026-08-27T11:02:00Z" w16du:dateUtc="2026-08-27T10:02:00Z">
        <w:r>
          <w:t>.</w:t>
        </w:r>
      </w:ins>
    </w:p>
    <w:p w14:paraId="2E29DCAE" w14:textId="34A06E97" w:rsidR="001A6FB3" w:rsidRDefault="00E61F0B">
      <w:pPr>
        <w:pStyle w:val="BodyText"/>
      </w:pPr>
      <w:ins w:id="71" w:author="Revision" w:date="2026-08-25T00:00:00Z">
        <w:r>
          <w:lastRenderedPageBreak/>
          <w:t>The selective-admissions variable is the DfE’s own performance-tables admissions classification, and within our state-funded sample it distinguishes three groups:</w:t>
        </w:r>
        <w:del w:id="72" w:author="Beatrice Taylor" w:date="2026-08-27T10:47:00Z" w16du:dateUtc="2026-08-27T09:47:00Z">
          <w:r w:rsidDel="00F919AB">
            <w:delText xml:space="preserve"> wholly</w:delText>
          </w:r>
        </w:del>
        <w:r>
          <w:t xml:space="preserve"> </w:t>
        </w:r>
        <w:r>
          <w:rPr>
            <w:i/>
            <w:iCs/>
          </w:rPr>
          <w:t>selective</w:t>
        </w:r>
        <w:r>
          <w:t xml:space="preserve"> state grammar schools that admit by an entrance test (166 schools, 4.8% of the sample); non-selective schools located in otherwise selective areas</w:t>
        </w:r>
        <w:commentRangeStart w:id="73"/>
        <w:r>
          <w:t xml:space="preserve"> </w:t>
        </w:r>
      </w:ins>
      <w:commentRangeEnd w:id="73"/>
      <w:r w:rsidR="00F919AB">
        <w:rPr>
          <w:rStyle w:val="CommentReference"/>
          <w:sz w:val="24"/>
          <w:szCs w:val="24"/>
        </w:rPr>
        <w:commentReference w:id="73"/>
      </w:r>
      <w:ins w:id="74" w:author="Revision" w:date="2026-08-25T00:00:00Z">
        <w:r>
          <w:t xml:space="preserve">(234 schools, the reference category); and all other non-selective schools (the remaining ~88%). The estimate we report is therefore the effect of </w:t>
        </w:r>
        <w:r>
          <w:rPr>
            <w:i/>
            <w:iCs/>
          </w:rPr>
          <w:t>full</w:t>
        </w:r>
        <w:r>
          <w:t xml:space="preserve"> academic selection, benchmarked against non-selective schools whose intakes are shaped by the same local grammar systems. It does not capture partial selection, banding, aptitude-based selection or faith-based oversubscription criteria, all of which fall within the ‘other non-selective’ category and are consequently unmeasured here; faith schools in particular are not separately identified in the main model.</w:t>
        </w:r>
      </w:ins>
    </w:p>
    <w:p w14:paraId="1703D0E3" w14:textId="640854B3" w:rsidR="001A6FB3" w:rsidRDefault="00E61F0B">
      <w:pPr>
        <w:pStyle w:val="BodyText"/>
      </w:pPr>
      <w:ins w:id="75" w:author="Revision" w:date="2026-08-25T00:00:00Z">
        <w:r>
          <w:t xml:space="preserve">Two points on the prior-attainment control deserve emphasis. First, </w:t>
        </w:r>
      </w:ins>
      <w:ins w:id="76" w:author="Beatrice Taylor" w:date="2026-08-27T11:11:00Z" w16du:dateUtc="2026-08-27T10:11:00Z">
        <w:r w:rsidR="0091141D">
          <w:t>due to the pandemic,</w:t>
        </w:r>
      </w:ins>
      <w:ins w:id="77" w:author="Revision" w:date="2026-08-25T00:00:00Z">
        <w:del w:id="78" w:author="Beatrice Taylor" w:date="2026-08-27T11:11:00Z" w16du:dateUtc="2026-08-27T10:11:00Z">
          <w:r w:rsidDel="0091141D">
            <w:delText xml:space="preserve">we control for prior attainment using the cohort’s </w:delText>
          </w:r>
          <w:r w:rsidDel="0091141D">
            <w:rPr>
              <w:i/>
              <w:iCs/>
            </w:rPr>
            <w:delText>mean KS2 scaled score</w:delText>
          </w:r>
          <w:r w:rsidDel="0091141D">
            <w:delText>, and for the final year of our panel no observed prior-attainment data exists at all. Because the</w:delText>
          </w:r>
        </w:del>
        <w:r>
          <w:t xml:space="preserve"> KS2 tests and assessments of 2019-20 and 2020-21 were cancelled</w:t>
        </w:r>
        <w:del w:id="79" w:author="Beatrice Taylor" w:date="2026-08-27T11:11:00Z" w16du:dateUtc="2026-08-27T10:11:00Z">
          <w:r w:rsidDel="0091141D">
            <w:delText xml:space="preserve"> during the pandemic</w:delText>
          </w:r>
        </w:del>
        <w:r>
          <w:t xml:space="preserve">, </w:t>
        </w:r>
      </w:ins>
      <w:ins w:id="80" w:author="Beatrice Taylor" w:date="2026-08-27T11:11:00Z" w16du:dateUtc="2026-08-27T10:11:00Z">
        <w:r w:rsidR="0091141D">
          <w:t xml:space="preserve">and </w:t>
        </w:r>
      </w:ins>
      <w:ins w:id="81" w:author="Revision" w:date="2026-08-25T00:00:00Z">
        <w:r>
          <w:t>the cohorts reaching the end of KS4 in 2024-25 and 2025-26 have no KS2 results of any kind</w:t>
        </w:r>
      </w:ins>
      <w:ins w:id="82" w:author="Beatrice Taylor" w:date="2026-08-27T11:12:00Z" w16du:dateUtc="2026-08-27T10:12:00Z">
        <w:r w:rsidR="0091141D">
          <w:t>. Accordingly,</w:t>
        </w:r>
      </w:ins>
      <w:ins w:id="83" w:author="Revision" w:date="2026-08-25T00:00:00Z">
        <w:del w:id="84" w:author="Beatrice Taylor" w:date="2026-08-27T11:12:00Z" w16du:dateUtc="2026-08-27T10:12:00Z">
          <w:r w:rsidDel="0091141D">
            <w:delText>;</w:delText>
          </w:r>
        </w:del>
        <w:r>
          <w:t xml:space="preserve"> the DfE </w:t>
        </w:r>
        <w:del w:id="85" w:author="Beatrice Taylor" w:date="2026-08-27T11:12:00Z" w16du:dateUtc="2026-08-27T10:12:00Z">
          <w:r w:rsidDel="0091141D">
            <w:delText xml:space="preserve">accordingly </w:delText>
          </w:r>
        </w:del>
        <w:r>
          <w:t>publishes neither prior-attainment measures nor Progress 8 for those years</w:t>
        </w:r>
        <w:commentRangeStart w:id="86"/>
        <w:del w:id="87" w:author="Beatrice Taylor" w:date="2026-08-27T11:12:00Z" w16du:dateUtc="2026-08-27T10:12:00Z">
          <w:r w:rsidDel="0091141D">
            <w:delText>.</w:delText>
          </w:r>
        </w:del>
        <w:r>
          <w:rPr>
            <w:rStyle w:val="FootnoteReference"/>
          </w:rPr>
          <w:footnoteReference w:id="6"/>
        </w:r>
      </w:ins>
      <w:ins w:id="119" w:author="Beatrice Taylor" w:date="2026-08-27T11:12:00Z" w16du:dateUtc="2026-08-27T10:12:00Z">
        <w:r w:rsidR="0091141D">
          <w:t>,</w:t>
        </w:r>
      </w:ins>
      <w:commentRangeEnd w:id="86"/>
      <w:r w:rsidR="0091141D">
        <w:rPr>
          <w:rStyle w:val="CommentReference"/>
          <w:sz w:val="24"/>
          <w:szCs w:val="24"/>
        </w:rPr>
        <w:commentReference w:id="86"/>
      </w:r>
      <w:ins w:id="120" w:author="Beatrice Taylor" w:date="2026-08-27T11:12:00Z" w16du:dateUtc="2026-08-27T10:12:00Z">
        <w:r w:rsidR="0091141D">
          <w:t xml:space="preserve"> resulting in missing data in our dataset.</w:t>
        </w:r>
      </w:ins>
      <w:ins w:id="121" w:author="Revision" w:date="2026-08-25T00:00:00Z">
        <w:r>
          <w:t xml:space="preserve"> For 2024-25 we therefore carry forward each school’s most recently observed value (or, where that is unavailable, its mean across observed years), and the affected rows are flagged in the panel. Second, because we lack pupil-level data, prior attainment is corrected only at the </w:t>
        </w:r>
        <w:r>
          <w:lastRenderedPageBreak/>
          <w:t>school level; this is a coarser adjustment than a pupil-and-school-level correction would provide, and some residual confounding of the intake coefficients cannot be ruled out. We return to this limitation later in the paper.</w:t>
        </w:r>
      </w:ins>
    </w:p>
    <w:p w14:paraId="0E1C59B0" w14:textId="737DEE8A" w:rsidR="000942FB" w:rsidRDefault="00E61F0B">
      <w:pPr>
        <w:pStyle w:val="BodyText"/>
      </w:pPr>
      <w:commentRangeStart w:id="122"/>
      <w:ins w:id="123" w:author="Revision" w:date="2026-08-25T00:00:00Z">
        <w:r>
          <w:t xml:space="preserve">An earlier version of this analysis controlled for prior attainment using only the </w:t>
        </w:r>
        <w:r>
          <w:rPr>
            <w:i/>
            <w:iCs/>
          </w:rPr>
          <w:t>percentage of pupils with low KS2 prior attainment</w:t>
        </w:r>
        <w:r>
          <w:t xml:space="preserve">. In this iteration we look at the mean KS2 score and discuss the difference here because it materially affects two of our estimates. The low-attainment share measures only the bottom of a school’s intake distribution: it records how many pupils arrived already behind, but says nothing about how many arrived ahead. Two schools with identical proportions of low prior attainers can have very different intakes across the rest of the attainment spectrum. A model controlling only for the low-attainment share cannot distinguish them, and so systematically under-adjusts for schools whose advantage lies at the </w:t>
        </w:r>
        <w:r>
          <w:rPr>
            <w:i/>
            <w:iCs/>
          </w:rPr>
          <w:t>top</w:t>
        </w:r>
        <w:r>
          <w:t xml:space="preserve"> of the distribution. Mean KS2 score, in contrast, reflects the whole distribution - both tails - and produces a better model fit (a reduction in AIC of over 500 for the all-pupil model); once it is included, the low-attainment share adds nothing further (t = -0.45).</w:t>
        </w:r>
      </w:ins>
    </w:p>
    <w:p w14:paraId="7CD07AFF" w14:textId="77777777" w:rsidR="001A6FB3" w:rsidRDefault="00E61F0B">
      <w:pPr>
        <w:pStyle w:val="BodyText"/>
      </w:pPr>
      <w:ins w:id="124" w:author="Revision" w:date="2026-08-25T00:00:00Z">
        <w:r>
          <w:t xml:space="preserve">This matters for the analysis we report. The coefficient on concentrations of disadvantage falls by roughly a </w:t>
        </w:r>
        <w:r>
          <w:rPr>
            <w:i/>
            <w:iCs/>
          </w:rPr>
          <w:t>quarter</w:t>
        </w:r>
        <w:r>
          <w:t xml:space="preserve"> for all pupils, because the low-attainment share had been leaving part of the intake difference between high- and low-FSM schools unmeasured, and the FSM variable had been absorbing it. Properly controlled, disadvantage concentration is an even </w:t>
        </w:r>
        <w:r>
          <w:rPr>
            <w:i/>
            <w:iCs/>
          </w:rPr>
          <w:t>weaker</w:t>
        </w:r>
        <w:r>
          <w:t xml:space="preserve"> predictor of attainment than our earlier specification implied. For disadvantaged pupils specifically, the positive coefficient on disadvantage concentration becomes both larger and far more clearly distinguishable from zero (</w:t>
        </w:r>
        <w:r>
          <w:rPr>
            <w:i/>
            <w:iCs/>
          </w:rPr>
          <w:t>t</w:t>
        </w:r>
        <w:r>
          <w:t xml:space="preserve"> rising from 2.1 to 5.6) - disadvantaged pupils in high disadvantage schools are even more positively affected by this than our earlier specification led us to believe. The absence coefficient, by contrast, barely moves - under 3% in either pupil group - so the </w:t>
        </w:r>
        <w:r>
          <w:lastRenderedPageBreak/>
          <w:t xml:space="preserve">paper’s central finding is unaffected by the choice. </w:t>
        </w:r>
        <w:commentRangeStart w:id="125"/>
        <w:r>
          <w:t>The practical lesson is that in modelling KS4 outcomes it is not sufficient to ask how many pupils arrived behind; how many arrived ahead matters just as much, and a control that sees only one tail will quietly over-credit schools for intake advantages they did not create.</w:t>
        </w:r>
      </w:ins>
      <w:commentRangeEnd w:id="122"/>
      <w:r w:rsidR="0091141D">
        <w:rPr>
          <w:rStyle w:val="CommentReference"/>
          <w:sz w:val="24"/>
          <w:szCs w:val="24"/>
        </w:rPr>
        <w:commentReference w:id="122"/>
      </w:r>
      <w:commentRangeEnd w:id="125"/>
      <w:r w:rsidR="00C27F25">
        <w:rPr>
          <w:rStyle w:val="CommentReference"/>
          <w:sz w:val="24"/>
          <w:szCs w:val="24"/>
        </w:rPr>
        <w:commentReference w:id="125"/>
      </w:r>
    </w:p>
    <w:p w14:paraId="650B7AC0" w14:textId="77777777" w:rsidR="001A6FB3" w:rsidRDefault="00E61F0B">
      <w:pPr>
        <w:pStyle w:val="BodyText"/>
      </w:pPr>
      <w:commentRangeStart w:id="126"/>
      <w:ins w:id="127" w:author="Revision" w:date="2026-08-25T00:00:00Z">
        <w:r>
          <w:t xml:space="preserve">It is worth saying something about how we should be cautious in our interpretation following this improvement. Prior attainment at Key Stage 2 is not independent of disadvantage: it is in quiet a large way its accumulated product, reflecting the inequalities a child has already experienced before secondary school ever begins (Stopforth and Gayle 2025; Gorard and Siddiqui 2019). A control that captures the whole intake distribution therefore absorbs correspondingly more of the poverty signal than one that captures a single tail - which is precisely why the disadvantage coefficient attenuates as it does when we make the switch. The coefficient that survives this control should not, then, be read as an estimate of how much poverty matters to attainment. It is a </w:t>
        </w:r>
        <w:r>
          <w:rPr>
            <w:i/>
            <w:iCs/>
          </w:rPr>
          <w:t>within-intake</w:t>
        </w:r>
        <w:r>
          <w:t xml:space="preserve"> comparison: what remains once schools receiving similar cohorts are set alongside one another. The total contribution of disadvantage to attainment is substantially larger than that residual coefficient implies, and nothing in our analysis should be taken to suggest otherwise. What our models do identify is the marginal association with the </w:t>
        </w:r>
        <w:r>
          <w:rPr>
            <w:i/>
            <w:iCs/>
          </w:rPr>
          <w:t>concentration</w:t>
        </w:r>
        <w:r>
          <w:t xml:space="preserve"> of disadvantage at school level, holding intake constant - a much narrower quantity, and the one the 2023 (FSM priority) and 2024 (increased mixing) Brighton and Hove policy propositions actually turned on.</w:t>
        </w:r>
      </w:ins>
      <w:commentRangeEnd w:id="126"/>
      <w:r w:rsidR="00C27F25">
        <w:rPr>
          <w:rStyle w:val="CommentReference"/>
          <w:sz w:val="24"/>
          <w:szCs w:val="24"/>
        </w:rPr>
        <w:commentReference w:id="126"/>
      </w:r>
    </w:p>
    <w:p w14:paraId="17415982" w14:textId="3DBAB710" w:rsidR="00EB3E01" w:rsidRDefault="00EB3E01">
      <w:pPr>
        <w:pStyle w:val="BodyText"/>
        <w:ind w:firstLine="720"/>
        <w:pPrChange w:id="128" w:author="Daniel Campbell-Meiklejohn" w:date="2026-08-28T15:26:00Z" w16du:dateUtc="2026-08-28T14:26:00Z">
          <w:pPr>
            <w:pStyle w:val="BodyText"/>
          </w:pPr>
        </w:pPrChange>
      </w:pPr>
      <w:ins w:id="129" w:author="Daniel Campbell-Meiklejohn" w:date="2026-08-28T15:26:00Z" w16du:dateUtc="2026-08-28T14:26:00Z">
        <w:r w:rsidRPr="00EB3E01">
          <w:t xml:space="preserve">Prior attainment carries an additional structural meaning due to Ofqual’s 'comparable outcomes' approach, which calibrates national GCSE grade boundaries against the incoming cohort's KS2 profile. Because this calibration is a national, year-to-year adjustment, any mechanical scaling is absorbed by our year random effect. The fixed effect for mean KS2 </w:t>
        </w:r>
        <w:r w:rsidRPr="00EB3E01">
          <w:lastRenderedPageBreak/>
          <w:t>therefore safely isolates the genuine within-year, between-school association between inherited intake and attainment.</w:t>
        </w:r>
      </w:ins>
    </w:p>
    <w:p w14:paraId="6E922B91" w14:textId="77777777" w:rsidR="00F919AB" w:rsidRDefault="00F919AB">
      <w:pPr>
        <w:pStyle w:val="BodyText"/>
        <w:rPr>
          <w:ins w:id="130" w:author="Beatrice Taylor" w:date="2026-08-27T10:54:00Z" w16du:dateUtc="2026-08-27T09:54:00Z"/>
        </w:rPr>
      </w:pPr>
      <w:ins w:id="131" w:author="Beatrice Taylor" w:date="2026-08-27T10:54:00Z" w16du:dateUtc="2026-08-27T09:54:00Z">
        <w:r>
          <w:t xml:space="preserve">Variable selection was informed by the literature review and by the policy narrative in Brighton and Hove, where segregation featured prominently in the council justification. Full details of the variables and the full analysis panel can be found in the supplementary material </w:t>
        </w:r>
        <w:r>
          <w:rPr>
            <w:rStyle w:val="FootnoteReference"/>
          </w:rPr>
          <w:footnoteReference w:id="7"/>
        </w:r>
        <w:r>
          <w:t>.</w:t>
        </w:r>
      </w:ins>
    </w:p>
    <w:p w14:paraId="04710A2B" w14:textId="1A55F484" w:rsidR="001A6FB3" w:rsidRDefault="00E61F0B">
      <w:pPr>
        <w:pStyle w:val="BodyText"/>
      </w:pPr>
      <w:r>
        <w:t xml:space="preserve">We fit separate models for overall Attainment 8, disadvantaged-pupil Attainment 8, and non-disadvantaged-pupil Attainment 8, as both panel models (all four years) and individual year models. Models were estimated using the </w:t>
      </w:r>
      <w:r>
        <w:rPr>
          <w:rStyle w:val="VerbatimChar"/>
        </w:rPr>
        <w:t>lme4</w:t>
      </w:r>
      <w:r>
        <w:t xml:space="preserve"> package in R with Restricted Maximum Likelihood estimation.</w:t>
      </w:r>
    </w:p>
    <w:p w14:paraId="7F9FD51B" w14:textId="77777777" w:rsidR="001A6FB3" w:rsidRDefault="00E61F0B">
      <w:pPr>
        <w:pStyle w:val="Heading1"/>
      </w:pPr>
      <w:bookmarkStart w:id="134" w:name="results"/>
      <w:bookmarkEnd w:id="47"/>
      <w:bookmarkEnd w:id="54"/>
      <w:r>
        <w:t>4. Results</w:t>
      </w:r>
    </w:p>
    <w:p w14:paraId="31BF6392" w14:textId="77777777" w:rsidR="001A6FB3" w:rsidRDefault="00E61F0B">
      <w:pPr>
        <w:pStyle w:val="Heading2"/>
      </w:pPr>
      <w:bookmarkStart w:id="135" w:name="model-fit"/>
      <w:r>
        <w:t>4.1 Model fit</w:t>
      </w:r>
    </w:p>
    <w:p w14:paraId="165BAE22" w14:textId="77777777" w:rsidR="001A6FB3" w:rsidRDefault="00E61F0B">
      <w:pPr>
        <w:pStyle w:val="FirstParagraph"/>
      </w:pPr>
      <w:r>
        <w:t xml:space="preserve">The models explain a substantial proportion of variance in school-level Attainment 8. In order that these fits are more intuitive for those used to interpreting OLS regression models, we use the method described by Nakagawa and Schielzeth (2013) and Nakagawa et al. (2017) to </w:t>
      </w:r>
      <w:del w:id="136" w:author="Revision" w:date="2026-08-25T00:00:00Z">
        <w:r>
          <w:delText>general to</w:delText>
        </w:r>
      </w:del>
      <w:r>
        <w:t xml:space="preserve"> calculate indicative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For all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plus random effects) is </w:t>
      </w:r>
      <w:del w:id="137" w:author="Revision" w:date="2026-08-25T00:00:00Z">
        <w:r>
          <w:delText>0.77,</w:delText>
        </w:r>
      </w:del>
      <w:r>
        <w:t xml:space="preserve"> </w:t>
      </w:r>
      <w:ins w:id="138" w:author="Revision" w:date="2026-08-25T00:00:00Z">
        <w:r>
          <w:t>0.78,</w:t>
        </w:r>
      </w:ins>
      <w:r>
        <w:t xml:space="preserve"> with marginal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effects alone) of </w:t>
      </w:r>
      <w:del w:id="139" w:author="Revision" w:date="2026-08-25T00:00:00Z">
        <w:r>
          <w:delText>0.63.</w:delText>
        </w:r>
      </w:del>
      <w:r>
        <w:t xml:space="preserve"> </w:t>
      </w:r>
      <w:ins w:id="140" w:author="Revision" w:date="2026-08-25T00:00:00Z">
        <w:r>
          <w:t>0.65.</w:t>
        </w:r>
      </w:ins>
      <w:r>
        <w:t xml:space="preserve"> For disadvantaged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0.73; for non-disadvantaged pupils, </w:t>
      </w:r>
      <w:del w:id="141" w:author="Revision" w:date="2026-08-25T00:00:00Z">
        <w:r>
          <w:delText>0.79.</w:delText>
        </w:r>
      </w:del>
      <w:r>
        <w:t xml:space="preserve"> </w:t>
      </w:r>
      <w:ins w:id="142" w:author="Revision" w:date="2026-08-25T00:00:00Z">
        <w:r>
          <w:t>0.8.</w:t>
        </w:r>
      </w:ins>
      <w:r>
        <w:t xml:space="preserve"> School-level attainment is remarkably predictable from these </w:t>
      </w:r>
      <w:r>
        <w:lastRenderedPageBreak/>
        <w:t>structural factors, which makes them very useful for exploring the effectiveness of local policy levers.</w:t>
      </w:r>
    </w:p>
    <w:p w14:paraId="56341CE0" w14:textId="77777777" w:rsidR="001A6FB3" w:rsidRDefault="00E61F0B">
      <w:pPr>
        <w:pStyle w:val="Heading2"/>
      </w:pPr>
      <w:bookmarkStart w:id="143" w:name="stepwise-decomposition"/>
      <w:bookmarkEnd w:id="135"/>
      <w:r>
        <w:t>4.2 Stepwise decomposition</w:t>
      </w:r>
    </w:p>
    <w:p w14:paraId="2844A501" w14:textId="77777777" w:rsidR="001A6FB3" w:rsidRDefault="00E61F0B">
      <w:pPr>
        <w:pStyle w:val="FirstParagraph"/>
      </w:pPr>
      <w:del w:id="144" w:author="Revision" w:date="2026-08-25T00:00:00Z">
        <w:r>
          <w:delText>+:———————————————————————————————————————————————————————:+</w:delText>
        </w:r>
      </w:del>
      <w:r>
        <w:t xml:space="preserve"> </w:t>
      </w:r>
      <w:ins w:id="145" w:author="Revision" w:date="2026-08-25T00:00:00Z">
        <w:r>
          <w:rPr>
            <w:i/>
            <w:iCs/>
          </w:rPr>
          <w:t>[Table 1: Stepwise progression to the full multilevel model for overall Attainment 8. — about here]</w:t>
        </w:r>
      </w:ins>
    </w:p>
    <w:p w14:paraId="6C7AD2DB" w14:textId="1054A907" w:rsidR="001A6FB3" w:rsidRDefault="00E61F0B">
      <w:pPr>
        <w:pStyle w:val="BodyText"/>
      </w:pPr>
      <w:r>
        <w:t xml:space="preserve">The stepwise progression in </w:t>
      </w:r>
      <w:hyperlink w:anchor="tbl-stepwise">
        <w:r w:rsidR="001A6FB3">
          <w:rPr>
            <w:rStyle w:val="Hyperlink"/>
          </w:rPr>
          <w:t>Table 1</w:t>
        </w:r>
      </w:hyperlink>
      <w:r>
        <w:t xml:space="preserve"> 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w:t>
      </w:r>
      <w:commentRangeStart w:id="146"/>
      <w:r>
        <w:t xml:space="preserve">Absence </w:t>
      </w:r>
      <w:ins w:id="147" w:author="Daniel Campbell-Meiklejohn" w:date="2026-08-28T15:29:00Z" w16du:dateUtc="2026-08-28T14:29:00Z">
        <w:r w:rsidR="00AC3C09">
          <w:t xml:space="preserve">shares </w:t>
        </w:r>
      </w:ins>
      <w:del w:id="148" w:author="Daniel Campbell-Meiklejohn" w:date="2026-08-28T15:29:00Z" w16du:dateUtc="2026-08-28T14:29:00Z">
        <w:r w:rsidDel="00AC3C09">
          <w:delText xml:space="preserve">absorbs </w:delText>
        </w:r>
      </w:del>
      <w:del w:id="149" w:author="Daniel Campbell-Meiklejohn" w:date="2026-08-28T15:30:00Z" w16du:dateUtc="2026-08-28T14:30:00Z">
        <w:r w:rsidDel="00303E51">
          <w:delText xml:space="preserve">much of the </w:delText>
        </w:r>
      </w:del>
      <w:r>
        <w:t xml:space="preserve">explanatory power </w:t>
      </w:r>
      <w:del w:id="150" w:author="Daniel Campbell-Meiklejohn" w:date="2026-08-28T15:29:00Z" w16du:dateUtc="2026-08-28T14:29:00Z">
        <w:r w:rsidDel="00AC3C09">
          <w:delText xml:space="preserve">previously </w:delText>
        </w:r>
      </w:del>
      <w:r>
        <w:t>attributed to deprivation</w:t>
      </w:r>
      <w:ins w:id="151" w:author="Daniel Campbell-Meiklejohn" w:date="2026-08-28T15:30:00Z" w16du:dateUtc="2026-08-28T14:30:00Z">
        <w:r w:rsidR="0056334F">
          <w:t>, reducing the coefficient of %FSM,</w:t>
        </w:r>
      </w:ins>
      <w:ins w:id="152" w:author="Daniel Campbell-Meiklejohn" w:date="2026-08-28T15:29:00Z" w16du:dateUtc="2026-08-28T14:29:00Z">
        <w:r w:rsidR="00AC3C09">
          <w:t xml:space="preserve"> and adds further explanation, </w:t>
        </w:r>
      </w:ins>
      <w:del w:id="153" w:author="Daniel Campbell-Meiklejohn" w:date="2026-08-28T15:29:00Z" w16du:dateUtc="2026-08-28T14:29:00Z">
        <w:r w:rsidDel="00AC3C09">
          <w:delText xml:space="preserve">, although </w:delText>
        </w:r>
      </w:del>
      <w:r>
        <w:t xml:space="preserve">together they now account for over 60% of the variation in Attainment 8 scores. </w:t>
      </w:r>
      <w:commentRangeEnd w:id="146"/>
      <w:r w:rsidR="000873CF">
        <w:rPr>
          <w:rStyle w:val="CommentReference"/>
          <w:sz w:val="24"/>
          <w:szCs w:val="24"/>
        </w:rPr>
        <w:commentReference w:id="146"/>
      </w:r>
      <w:r>
        <w:t xml:space="preserve">Adding prior attainment in Model 3 reduces both FSM and absence coefficients further. By Model 3, with just three variables, close to 70% of attainment variation is explained, with the t-values (in some respects a standardised version of the coefficients allowing for a degree of relative comparison) showing that % absence (t = -60.5) </w:t>
      </w:r>
      <w:ins w:id="154" w:author="Daniel Campbell-Meiklejohn" w:date="2026-08-28T15:31:00Z" w16du:dateUtc="2026-08-28T14:31:00Z">
        <w:r w:rsidR="00DF38CA">
          <w:t>explains the most unique variance</w:t>
        </w:r>
      </w:ins>
      <w:del w:id="155" w:author="Daniel Campbell-Meiklejohn" w:date="2026-08-28T15:31:00Z" w16du:dateUtc="2026-08-28T14:31:00Z">
        <w:r w:rsidDel="00DF38CA">
          <w:delText>is the most important variable</w:delText>
        </w:r>
      </w:del>
      <w:r>
        <w:t xml:space="preserve">, mean KS2 prior attainment (t = 58.2) the next most important and </w:t>
      </w:r>
      <w:commentRangeStart w:id="156"/>
      <w:r>
        <w:t xml:space="preserve">% FSM </w:t>
      </w:r>
      <w:ins w:id="157" w:author="Daniel Campbell-Meiklejohn" w:date="2026-08-28T17:12:00Z" w16du:dateUtc="2026-08-28T16:12:00Z">
        <w:r w:rsidR="00AA6CF9">
          <w:t xml:space="preserve">is </w:t>
        </w:r>
      </w:ins>
      <w:r>
        <w:t xml:space="preserve">the least </w:t>
      </w:r>
      <w:ins w:id="158" w:author="Daniel Campbell-Meiklejohn" w:date="2026-08-28T15:31:00Z" w16du:dateUtc="2026-08-28T14:31:00Z">
        <w:r w:rsidR="00062B51">
          <w:t xml:space="preserve">uniquely </w:t>
        </w:r>
      </w:ins>
      <w:r>
        <w:t>influential (t = -21.0)</w:t>
      </w:r>
      <w:ins w:id="159" w:author="Daniel Campbell-Meiklejohn" w:date="2026-08-28T15:34:00Z" w16du:dateUtc="2026-08-28T14:34:00Z">
        <w:r w:rsidR="008D5671">
          <w:t xml:space="preserve"> (</w:t>
        </w:r>
        <w:r w:rsidR="0057031C">
          <w:t xml:space="preserve">over and above %FSM </w:t>
        </w:r>
      </w:ins>
      <w:ins w:id="160" w:author="Daniel Campbell-Meiklejohn" w:date="2026-08-28T15:35:00Z" w16du:dateUtc="2026-08-28T14:35:00Z">
        <w:r w:rsidR="00D75BEF">
          <w:t>variance</w:t>
        </w:r>
      </w:ins>
      <w:ins w:id="161" w:author="Daniel Campbell-Meiklejohn" w:date="2026-08-28T15:34:00Z" w16du:dateUtc="2026-08-28T14:34:00Z">
        <w:r w:rsidR="0057031C">
          <w:t xml:space="preserve"> shared with attendance and</w:t>
        </w:r>
        <w:r w:rsidR="00D75BEF">
          <w:t xml:space="preserve"> KS2 </w:t>
        </w:r>
      </w:ins>
      <w:ins w:id="162" w:author="Daniel Campbell-Meiklejohn" w:date="2026-08-28T15:35:00Z" w16du:dateUtc="2026-08-28T14:35:00Z">
        <w:r w:rsidR="00D75BEF">
          <w:t>prior attainment).</w:t>
        </w:r>
      </w:ins>
      <w:ins w:id="163" w:author="Daniel Campbell-Meiklejohn" w:date="2026-08-28T15:34:00Z" w16du:dateUtc="2026-08-28T14:34:00Z">
        <w:r w:rsidR="0057031C">
          <w:t xml:space="preserve"> </w:t>
        </w:r>
      </w:ins>
      <w:del w:id="164" w:author="Daniel Campbell-Meiklejohn" w:date="2026-08-28T15:34:00Z" w16du:dateUtc="2026-08-28T14:34:00Z">
        <w:r w:rsidDel="008D5671">
          <w:delText>.</w:delText>
        </w:r>
      </w:del>
      <w:commentRangeEnd w:id="156"/>
      <w:r w:rsidR="005A5232">
        <w:rPr>
          <w:rStyle w:val="CommentReference"/>
          <w:sz w:val="24"/>
          <w:szCs w:val="24"/>
        </w:rPr>
        <w:commentReference w:id="156"/>
      </w:r>
    </w:p>
    <w:p w14:paraId="3EF7FDF1" w14:textId="3AB391AD" w:rsidR="001A6FB3" w:rsidRDefault="00E61F0B">
      <w:pPr>
        <w:pStyle w:val="BodyText"/>
      </w:pPr>
      <w:r>
        <w:t xml:space="preserve">Model 4 adds additional fixed effects including EAL proportions, selective admissions, workforce variables and the Gorard Segregation Index. Model 5 adds random effects for year, </w:t>
      </w:r>
      <w:r>
        <w:lastRenderedPageBreak/>
        <w:t xml:space="preserve">Ofsted rating, region and LEA nested within region, lifting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from 0.65 (marginal) to 0.78 (conditional), indicating that 13% of attainment variance is tied to these grouping factors - capturing unmeasured factors such as school culture, leadership quality, local authority support services, and community characteristics.</w:t>
      </w:r>
      <w:ins w:id="165" w:author="Daniel Campbell-Meiklejohn" w:date="2026-08-28T15:36:00Z" w16du:dateUtc="2026-08-28T14:36:00Z">
        <w:r w:rsidR="00A87E29">
          <w:t xml:space="preserve"> </w:t>
        </w:r>
        <w:commentRangeStart w:id="166"/>
        <w:r w:rsidR="00A87E29" w:rsidRPr="00A87E29">
          <w:t xml:space="preserve">The marginal </w:t>
        </w:r>
        <w:bdo w:val="ltr">
          <w:r w:rsidR="00A87E29">
            <w:t>R</w:t>
          </w:r>
          <w:r w:rsidR="00A87E29" w:rsidRPr="00A87E29">
            <w:rPr>
              <w:vertAlign w:val="superscript"/>
              <w:rPrChange w:id="167" w:author="Daniel Campbell-Meiklejohn" w:date="2026-08-28T15:36:00Z" w16du:dateUtc="2026-08-28T14:36:00Z">
                <w:rPr/>
              </w:rPrChange>
            </w:rPr>
            <w:t>2</w:t>
          </w:r>
          <w:r w:rsidR="00A87E29" w:rsidRPr="00A87E29">
            <w:t>‬ captures the model's total explained variance, which includes the substantial variance shared between correlated structural predictors</w:t>
          </w:r>
          <w:r w:rsidR="00000000">
            <w:t>‬</w:t>
          </w:r>
        </w:bdo>
      </w:ins>
      <w:ins w:id="168" w:author="Daniel Campbell-Meiklejohn" w:date="2026-08-28T15:37:00Z" w16du:dateUtc="2026-08-28T14:37:00Z">
        <w:r w:rsidR="00E02C4F">
          <w:t xml:space="preserve"> due to shared underlying causes (e.g. poverty)</w:t>
        </w:r>
      </w:ins>
      <w:ins w:id="169" w:author="Daniel Campbell-Meiklejohn" w:date="2026-08-28T15:36:00Z" w16du:dateUtc="2026-08-28T14:36:00Z">
        <w:r w:rsidR="00A87E29" w:rsidRPr="00A87E29">
          <w:t xml:space="preserve">. </w:t>
        </w:r>
      </w:ins>
      <w:ins w:id="170" w:author="Daniel Campbell-Meiklejohn" w:date="2026-08-28T15:37:00Z" w16du:dateUtc="2026-08-28T14:37:00Z">
        <w:r w:rsidR="00E02C4F">
          <w:t xml:space="preserve"> </w:t>
        </w:r>
      </w:ins>
      <w:ins w:id="171" w:author="Daniel Campbell-Meiklejohn" w:date="2026-08-28T15:36:00Z" w16du:dateUtc="2026-08-28T14:36:00Z">
        <w:r w:rsidR="00A87E29" w:rsidRPr="00A87E29">
          <w:t>As Table 1 demonstrates, when new variables enter the model, this shared variance is absorbed into the overall predictive power of the model rather than being credited to any single predictor. Consequently, the individual coefficients shrink, leaving them to represent strictly unique, partial effects</w:t>
        </w:r>
      </w:ins>
      <w:commentRangeEnd w:id="166"/>
      <w:r w:rsidR="001E539F">
        <w:rPr>
          <w:rStyle w:val="CommentReference"/>
          <w:sz w:val="24"/>
          <w:szCs w:val="24"/>
        </w:rPr>
        <w:commentReference w:id="166"/>
      </w:r>
      <w:ins w:id="172" w:author="Daniel Campbell-Meiklejohn" w:date="2026-08-28T15:37:00Z" w16du:dateUtc="2026-08-28T14:37:00Z">
        <w:r w:rsidR="008E1847">
          <w:t xml:space="preserve"> to compare</w:t>
        </w:r>
      </w:ins>
      <w:ins w:id="173" w:author="Daniel Campbell-Meiklejohn" w:date="2026-08-28T15:38:00Z" w16du:dateUtc="2026-08-28T14:38:00Z">
        <w:r w:rsidR="008E1847">
          <w:t>.</w:t>
        </w:r>
      </w:ins>
    </w:p>
    <w:p w14:paraId="4AD5CD0F" w14:textId="77777777" w:rsidR="001A6FB3" w:rsidRDefault="00E61F0B">
      <w:pPr>
        <w:pStyle w:val="BodyText"/>
      </w:pPr>
      <w:r>
        <w:t xml:space="preserve">Ofsted rating has only four ordered categories, fewer than would ordinarily be modelled as a random effect. We include it as a grouping factor for partial pooling and consistency with the other contextual groupings, but we have verified that treating it instead as a categorical fixed effect leaves every other coefficient unchanged to three or four significant figures and does not move Brighton and Hove’s rank (supplementary material). The fixed-effect form is also informative in its own right: relative to an ‘Outstanding’ school, and holding intake constant, a ‘Good’ rating is associated with roughly 1.9 fewer Attainment 8 points, ‘Requires Improvement’ with 4.0 fewer, and ‘Inadequate’ with 4.5 fewer - a scale that flattens markedly at the bottom, so that the gap between the two lowest ratings is small. We treat Ofsted as a contextual control rather than a causal factor throughout, since inspection judgements are formed with sight of a school’s results and are therefore partly an expression of attainment rather than an independent driver of it; consistent with this, omitting Ofsted entirely </w:t>
      </w:r>
      <w:r>
        <w:rPr>
          <w:i/>
          <w:iCs/>
        </w:rPr>
        <w:t>increases</w:t>
      </w:r>
      <w:r>
        <w:t xml:space="preserve"> the estimated absence effect by 12–15%, so its inclusion makes our headline absence figure, if anything, conservative.</w:t>
      </w:r>
    </w:p>
    <w:p w14:paraId="07288F5F" w14:textId="77777777" w:rsidR="001A6FB3" w:rsidRDefault="00E61F0B">
      <w:pPr>
        <w:pStyle w:val="BodyText"/>
      </w:pPr>
      <w:del w:id="174" w:author="Revision" w:date="2026-08-25T00:00:00Z">
        <w:r>
          <w:delText xml:space="preserve">The stepwise progression in </w:delText>
        </w:r>
      </w:del>
      <w:r>
        <w:fldChar w:fldCharType="begin"/>
      </w:r>
      <w:r>
        <w:instrText>HYPERLINK \l "tbl-stepwise" \h</w:instrText>
      </w:r>
      <w:r>
        <w:fldChar w:fldCharType="separate"/>
      </w:r>
      <w:del w:id="175" w:author="Revision" w:date="2026-08-25T00:00:00Z">
        <w:r>
          <w:rPr>
            <w:rStyle w:val="Hyperlink"/>
          </w:rPr>
          <w:delText>Table 1</w:delText>
        </w:r>
      </w:del>
      <w:r>
        <w:fldChar w:fldCharType="end"/>
      </w:r>
      <w:del w:id="176" w:author="Revision" w:date="2026-08-25T00:00:00Z">
        <w:r>
          <w:delText xml:space="preserve"> 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delText>
        </w:r>
      </w:del>
    </w:p>
    <w:p w14:paraId="3A10D799" w14:textId="77777777" w:rsidR="001A6FB3" w:rsidRDefault="00E61F0B">
      <w:pPr>
        <w:pStyle w:val="BodyText"/>
      </w:pPr>
      <w:del w:id="177" w:author="Revision" w:date="2026-08-25T00:00:00Z">
        <w:r>
          <w:lastRenderedPageBreak/>
          <w:delText xml:space="preserve">Model 4 adds additional fixed effects including EAL proportions, selective admissions, workforce variables and the Gorard Segregation Index. Model 5 adds random effects for year, Ofsted rating, region and LEA nested within region, lifting the conditional </w:delText>
        </w:r>
      </w:del>
      <m:oMath>
        <m:sSup>
          <m:sSupPr>
            <m:ctrlPr>
              <w:rPr>
                <w:rFonts w:ascii="Cambria Math" w:hAnsi="Cambria Math"/>
              </w:rPr>
            </m:ctrlPr>
          </m:sSupPr>
          <m:e>
            <m:r>
              <w:del w:id="178" w:author="Revision" w:date="2026-08-25T00:00:00Z">
                <w:rPr>
                  <w:rFonts w:ascii="Cambria Math" w:hAnsi="Cambria Math"/>
                </w:rPr>
                <m:t>R</m:t>
              </w:del>
            </m:r>
          </m:e>
          <m:sup>
            <m:r>
              <w:del w:id="179" w:author="Revision" w:date="2026-08-25T00:00:00Z">
                <w:rPr>
                  <w:rFonts w:ascii="Cambria Math" w:hAnsi="Cambria Math"/>
                </w:rPr>
                <m:t>2</m:t>
              </w:del>
            </m:r>
          </m:sup>
        </m:sSup>
      </m:oMath>
      <w:del w:id="180" w:author="Revision" w:date="2026-08-25T00:00:00Z">
        <w:r>
          <w:delText xml:space="preserve"> from 0.63 (marginal) to approximately 0.77, indicating that 14% of attainment variance is tied to these grouping factors — capturing unmeasured factors such as school culture, leadership quality, local authority support services, and community characteristics.</w:delText>
        </w:r>
      </w:del>
    </w:p>
    <w:p w14:paraId="332BE93E" w14:textId="06B3CE9C" w:rsidR="001A6FB3" w:rsidRDefault="00E61F0B">
      <w:pPr>
        <w:pStyle w:val="BodyText"/>
      </w:pPr>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w:t>
      </w:r>
      <w:del w:id="181" w:author="Daniel Campbell-Meiklejohn" w:date="2026-08-28T15:38:00Z" w16du:dateUtc="2026-08-28T14:38:00Z">
        <w:r w:rsidDel="00390ECA">
          <w:delText xml:space="preserve">mediated </w:delText>
        </w:r>
      </w:del>
      <w:ins w:id="182" w:author="Daniel Campbell-Meiklejohn" w:date="2026-08-28T15:38:00Z" w16du:dateUtc="2026-08-28T14:38:00Z">
        <w:r w:rsidR="00390ECA">
          <w:t xml:space="preserve">accounted for </w:t>
        </w:r>
      </w:ins>
      <w:r>
        <w:t>by the variables already in the model. We include it because segregation arguments formed much of the justification for the Brighton and Hove admissions proposals.</w:t>
      </w:r>
    </w:p>
    <w:p w14:paraId="369FAF23" w14:textId="77777777" w:rsidR="001A6FB3" w:rsidRDefault="00E61F0B">
      <w:pPr>
        <w:pStyle w:val="BodyText"/>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 </w:t>
      </w:r>
      <w:ins w:id="183" w:author="Revision" w:date="2026-08-25T00:00:00Z">
        <w:r>
          <w:t>We make the practical magnitude concrete in section 5.3 (</w:t>
        </w:r>
      </w:ins>
      <w:r>
        <w:fldChar w:fldCharType="begin"/>
      </w:r>
      <w:r>
        <w:instrText>HYPERLINK \l "fig-accelerating-returns" \h</w:instrText>
      </w:r>
      <w:r>
        <w:fldChar w:fldCharType="separate"/>
      </w:r>
      <w:ins w:id="184" w:author="Revision" w:date="2026-08-25T00:00:00Z">
        <w:r>
          <w:rPr>
            <w:rStyle w:val="Hyperlink"/>
          </w:rPr>
          <w:t>Figure 4</w:t>
        </w:r>
      </w:ins>
      <w:r>
        <w:fldChar w:fldCharType="end"/>
      </w:r>
      <w:ins w:id="185" w:author="Revision" w:date="2026-08-25T00:00:00Z">
        <w:r>
          <w:t>), which translates the coefficients into the expected Attainment 8 gain from a one-percentage-point change at each point along the absence and disadvantage distributions.</w:t>
        </w:r>
      </w:ins>
    </w:p>
    <w:p w14:paraId="270EB3B9" w14:textId="77777777" w:rsidR="001A6FB3" w:rsidRDefault="00E61F0B">
      <w:pPr>
        <w:pStyle w:val="Heading2"/>
      </w:pPr>
      <w:bookmarkStart w:id="186" w:name="relative-variable-importance"/>
      <w:bookmarkEnd w:id="143"/>
      <w:r>
        <w:t>4.3 Relative variable importance</w:t>
      </w:r>
    </w:p>
    <w:p w14:paraId="7A118A28" w14:textId="77777777" w:rsidR="001A6FB3" w:rsidRDefault="00E61F0B">
      <w:pPr>
        <w:pStyle w:val="FirstParagraph"/>
      </w:pPr>
      <w:del w:id="187" w:author="Revision" w:date="2026-08-25T00:00:00Z">
        <w:r>
          <w:delText>+:———————————————————————————————————————————————————————————:+</w:delText>
        </w:r>
      </w:del>
      <w:r>
        <w:t xml:space="preserve"> </w:t>
      </w:r>
      <w:ins w:id="188" w:author="Revision" w:date="2026-08-25T00:00:00Z">
        <w:r>
          <w:rPr>
            <w:i/>
            <w:iCs/>
          </w:rPr>
          <w:t>[Figure 1: Standardised coefficients showing relative variable importance across pupil groups. Bars show the change in log(ATT8) associated with a one-SD shift in each predictor. — about here]</w:t>
        </w:r>
      </w:ins>
    </w:p>
    <w:p w14:paraId="0DEE2B74" w14:textId="77777777" w:rsidR="001A6FB3" w:rsidRDefault="001A6FB3">
      <w:pPr>
        <w:pStyle w:val="BodyText"/>
      </w:pPr>
      <w:hyperlink w:anchor="fig-standardised-coefficients">
        <w:r>
          <w:rPr>
            <w:rStyle w:val="Hyperlink"/>
          </w:rPr>
          <w:t>Figure 1</w:t>
        </w:r>
      </w:hyperlink>
      <w:r>
        <w:t xml:space="preserve"> compares the standardised coefficients</w:t>
      </w:r>
      <w:r>
        <w:rPr>
          <w:rStyle w:val="FootnoteReference"/>
        </w:rPr>
        <w:footnoteReference w:id="8"/>
      </w:r>
      <w:r>
        <w:t xml:space="preserve"> across all three pupil groups (all pupils, disadvantaged pupils and non-disadvantaged pupils - full model outputs available in the supplementary materials</w:t>
      </w:r>
      <w:r>
        <w:rPr>
          <w:rStyle w:val="FootnoteReference"/>
        </w:rPr>
        <w:footnoteReference w:id="9"/>
      </w:r>
      <w:r>
        <w:t xml:space="preserve">). Two predictors stand well clear of the rest, and which of them leads depends on the pupil group. Mean KS2 prior attainment has the largest standardised coefficient for all pupils and for non-disadvantaged pupils; for disadvantaged pupils, absence is larger. Prior attainment enters with a </w:t>
      </w:r>
      <w:r>
        <w:rPr>
          <w:i/>
          <w:iCs/>
        </w:rPr>
        <w:t>positive</w:t>
      </w:r>
      <w:r>
        <w:t xml:space="preserve"> sign - cohorts arriving from primary school with higher average KS2 scores go on to higher Attainment 8 - and its prominence is unsurprising, since it is the closest thing in the model to a direct measure of the intake a school receives.</w:t>
      </w:r>
    </w:p>
    <w:p w14:paraId="0505ABA1" w14:textId="3A0CBE0E" w:rsidR="001A6FB3" w:rsidRDefault="00E61F0B">
      <w:pPr>
        <w:pStyle w:val="BodyText"/>
      </w:pPr>
      <w:r>
        <w:t xml:space="preserve">The distinction that matters for policy is that these two variables are not equally available to act on. Prior attainment is inherited: for a cohort already in secondary school it is fixed, and no admissions or improvement decision taken by a local authority can alter it. It belongs in the model as a control for intake, not as a lever. Absence, by contrast, is at least partly open to intervention, and it is the largest such factor for every pupil group. </w:t>
      </w:r>
      <w:ins w:id="189" w:author="Daniel Campbell-Meiklejohn" w:date="2026-08-28T15:46:00Z" w16du:dateUtc="2026-08-28T14:46:00Z">
        <w:r w:rsidR="00064081">
          <w:rPr>
            <w:rFonts w:ascii="Arial" w:hAnsi="Arial" w:cs="Arial"/>
            <w:sz w:val="21"/>
            <w:szCs w:val="21"/>
          </w:rPr>
          <w:t xml:space="preserve">It is also markedly more important for disadvantaged pupils; for this group, the standardised coefficient for absence is roughly a third larger than the next most impactful predictor, whereas for non-disadvantaged pupils, prior attainment </w:t>
        </w:r>
        <w:r w:rsidR="00A9317D">
          <w:rPr>
            <w:rFonts w:ascii="Arial" w:hAnsi="Arial" w:cs="Arial"/>
            <w:sz w:val="21"/>
            <w:szCs w:val="21"/>
          </w:rPr>
          <w:t>is</w:t>
        </w:r>
        <w:r w:rsidR="00064081">
          <w:rPr>
            <w:rFonts w:ascii="Arial" w:hAnsi="Arial" w:cs="Arial"/>
            <w:sz w:val="21"/>
            <w:szCs w:val="21"/>
          </w:rPr>
          <w:t xml:space="preserve"> the dominant factor</w:t>
        </w:r>
      </w:ins>
      <w:commentRangeStart w:id="190"/>
      <w:del w:id="191" w:author="Daniel Campbell-Meiklejohn" w:date="2026-08-28T15:46:00Z" w16du:dateUtc="2026-08-28T14:46:00Z">
        <w:r w:rsidDel="00064081">
          <w:delText>It is also markedly more important for disadvantaged pupils, accounting for 33% of the combined standardised effect of all nine predictors for that group, against 26% for non-disadvantaged pupils</w:delText>
        </w:r>
      </w:del>
      <w:r>
        <w:t>.</w:t>
      </w:r>
      <w:commentRangeEnd w:id="190"/>
      <w:r w:rsidR="001B2453">
        <w:rPr>
          <w:rStyle w:val="CommentReference"/>
          <w:sz w:val="24"/>
          <w:szCs w:val="24"/>
        </w:rPr>
        <w:commentReference w:id="190"/>
      </w:r>
    </w:p>
    <w:p w14:paraId="4595F297" w14:textId="77777777" w:rsidR="001A6FB3" w:rsidRDefault="001A6FB3">
      <w:pPr>
        <w:pStyle w:val="BodyText"/>
      </w:pPr>
      <w:hyperlink w:anchor="fig-standardised-coefficients">
        <w:r>
          <w:rPr>
            <w:rStyle w:val="Hyperlink"/>
          </w:rPr>
          <w:t>Figure 1</w:t>
        </w:r>
      </w:hyperlink>
      <w:r>
        <w:t xml:space="preserve"> makes the relative importance of the predictors explicit, and the ordering is the main empirical take-home message of the paper. Putting prior attainment to one side - as it describes the intake rather than anything a school or authority can change - school absence is the dominant lever by a clear margin; and the concentration of disadvantage - the variable around which the Brighton and Hove policy was built - is a distant contributor whose sign (direction of effect), as we discuss next, actually depends on the pupil group. Recognising this ordering matters, because a policy debate anchored on disadvantage concentration is, on this evidence, anchored on one of the weakest of the levers available.</w:t>
      </w:r>
    </w:p>
    <w:p w14:paraId="2488600D" w14:textId="77777777" w:rsidR="001A6FB3" w:rsidRDefault="00E61F0B">
      <w:pPr>
        <w:pStyle w:val="BodyText"/>
      </w:pPr>
      <w:r>
        <w:t xml:space="preserve">The most contentious finding in our analysis concerns concentrations of disadvantage (contentious in Brighton and Hove - although the findings echo the analysis of Macleod et al. (2015) a decade ago). For non-disadvantaged pupils, higher FSM proportions are associated with lower attainment. But for disadvantaged pupils, the coefficient is </w:t>
      </w:r>
      <w:r>
        <w:rPr>
          <w:i/>
          <w:iCs/>
        </w:rPr>
        <w:t>positive</w:t>
      </w:r>
      <w:r>
        <w:t xml:space="preserve"> - after controlling for absence and mean KS2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10"/>
      </w:r>
      <w:r>
        <w:t xml:space="preserve"> In the full multilevel model, this positive coefficient shrinks substantially, suggesting the effect operates through LEA-level and Ofsted-level factors rather than concentration </w:t>
      </w:r>
      <w:r>
        <w:rPr>
          <w:i/>
          <w:iCs/>
        </w:rPr>
        <w:t>per se</w:t>
      </w:r>
      <w:r>
        <w:t xml:space="preserve"> - schools with higher FSM proportions in certain LEAs appear to have developed effective support systems, possibly through targeted use of Pupil Premium funding and other specialisations.</w:t>
      </w:r>
    </w:p>
    <w:p w14:paraId="1ED99A5B" w14:textId="25FD615F" w:rsidR="001A6FB3" w:rsidRDefault="00E61F0B">
      <w:pPr>
        <w:pStyle w:val="BodyText"/>
      </w:pPr>
      <w:r>
        <w:lastRenderedPageBreak/>
        <w:fldChar w:fldCharType="begin"/>
      </w:r>
      <w:r>
        <w:instrText>HYPERLINK \l "fig-standardised-coefficients" \h</w:instrText>
      </w:r>
      <w:r>
        <w:fldChar w:fldCharType="separate"/>
      </w:r>
      <w:del w:id="199" w:author="Revision" w:date="2026-08-25T00:00:00Z">
        <w:r>
          <w:rPr>
            <w:rStyle w:val="Hyperlink"/>
          </w:rPr>
          <w:delText>Figure 1</w:delText>
        </w:r>
      </w:del>
      <w:r>
        <w:fldChar w:fldCharType="end"/>
      </w:r>
      <w:del w:id="200" w:author="Revision" w:date="2026-08-25T00:00:00Z">
        <w:r>
          <w:delText xml:space="preserve"> compares</w:delText>
        </w:r>
      </w:del>
      <w:r>
        <w:t xml:space="preserve"> </w:t>
      </w:r>
      <w:ins w:id="201" w:author="Revision" w:date="2026-08-25T00:00:00Z">
        <w:r>
          <w:t>We should be careful about</w:t>
        </w:r>
      </w:ins>
      <w:r>
        <w:t xml:space="preserve"> the </w:t>
      </w:r>
      <w:del w:id="202" w:author="Revision" w:date="2026-08-25T00:00:00Z">
        <w:r>
          <w:delText>standardised coefficients</w:delText>
        </w:r>
        <w:r>
          <w:rPr>
            <w:rStyle w:val="FootnoteReference"/>
          </w:rPr>
          <w:footnoteReference w:id="11"/>
        </w:r>
        <w:r>
          <w:delText xml:space="preserve"> across all three pupil groups (all pupils,</w:delText>
        </w:r>
      </w:del>
      <w:r>
        <w:t xml:space="preserve"> </w:t>
      </w:r>
      <w:ins w:id="253" w:author="Revision" w:date="2026-08-25T00:00:00Z">
        <w:r>
          <w:t>interpretation of this positive coefficient. One reading is that equivalent</w:t>
        </w:r>
      </w:ins>
      <w:r>
        <w:t xml:space="preserve"> disadvantaged pupils </w:t>
      </w:r>
      <w:del w:id="254" w:author="Revision" w:date="2026-08-25T00:00:00Z">
        <w:r>
          <w:delText>and non-disadvantaged</w:delText>
        </w:r>
      </w:del>
      <w:r>
        <w:t xml:space="preserve"> </w:t>
      </w:r>
      <w:ins w:id="255" w:author="Revision" w:date="2026-08-25T00:00:00Z">
        <w:r>
          <w:t xml:space="preserve">do genuinely better in higher-concentration schools (‘differing effects’). </w:t>
        </w:r>
      </w:ins>
      <w:ins w:id="256" w:author="Beatrice Taylor" w:date="2026-08-27T11:48:00Z" w16du:dateUtc="2026-08-27T10:48:00Z">
        <w:r w:rsidR="0092041B">
          <w:t>A</w:t>
        </w:r>
      </w:ins>
      <w:ins w:id="257" w:author="Revision" w:date="2026-08-25T00:00:00Z">
        <w:del w:id="258" w:author="Beatrice Taylor" w:date="2026-08-27T11:48:00Z" w16du:dateUtc="2026-08-27T10:48:00Z">
          <w:r w:rsidDel="0092041B">
            <w:delText>But a</w:delText>
          </w:r>
        </w:del>
        <w:r>
          <w:t xml:space="preserve">n alternative </w:t>
        </w:r>
      </w:ins>
      <w:ins w:id="259" w:author="Beatrice Taylor" w:date="2026-08-27T11:51:00Z" w16du:dateUtc="2026-08-27T10:51:00Z">
        <w:r w:rsidR="001969A8">
          <w:t xml:space="preserve">reading </w:t>
        </w:r>
      </w:ins>
      <w:ins w:id="260" w:author="Revision" w:date="2026-08-25T00:00:00Z">
        <w:r>
          <w:t>is that the FSM binary cannot distinguish the depth or duration of disadvantage, so the disadvantaged</w:t>
        </w:r>
      </w:ins>
      <w:r>
        <w:t xml:space="preserve"> pupils </w:t>
      </w:r>
      <w:del w:id="261" w:author="Revision" w:date="2026-08-25T00:00:00Z">
        <w:r>
          <w:delText>- full model outputs available</w:delText>
        </w:r>
      </w:del>
      <w:r>
        <w:t xml:space="preserve"> in </w:t>
      </w:r>
      <w:ins w:id="262" w:author="Revision" w:date="2026-08-25T00:00:00Z">
        <w:r>
          <w:t xml:space="preserve">a 50%-FSM school may differ systematically from those in a 20%-FSM school in ways our aggregate measures do not capture (‘differing pupils’). </w:t>
        </w:r>
        <w:commentRangeStart w:id="263"/>
        <w:r>
          <w:t xml:space="preserve">We cannot unpick which with school-level data, and we do not try to. </w:t>
        </w:r>
      </w:ins>
      <w:commentRangeEnd w:id="263"/>
      <w:r w:rsidR="001969A8">
        <w:rPr>
          <w:rStyle w:val="CommentReference"/>
          <w:sz w:val="24"/>
          <w:szCs w:val="24"/>
        </w:rPr>
        <w:commentReference w:id="263"/>
      </w:r>
      <w:commentRangeStart w:id="264"/>
      <w:ins w:id="265" w:author="Revision" w:date="2026-08-25T00:00:00Z">
        <w:r>
          <w:t>The consistency of</w:t>
        </w:r>
      </w:ins>
      <w:r>
        <w:t xml:space="preserve"> the </w:t>
      </w:r>
      <w:del w:id="266" w:author="Revision" w:date="2026-08-25T00:00:00Z">
        <w:r>
          <w:delText>supplementary materials</w:delText>
        </w:r>
        <w:r>
          <w:rPr>
            <w:rStyle w:val="FootnoteReference"/>
          </w:rPr>
          <w:footnoteReference w:id="12"/>
        </w:r>
        <w:r>
          <w:delText>). Absence</w:delText>
        </w:r>
      </w:del>
      <w:r>
        <w:t xml:space="preserve"> </w:t>
      </w:r>
      <w:ins w:id="270" w:author="Revision" w:date="2026-08-25T00:00:00Z">
        <w:r>
          <w:t>result across multiple operationalisations of both disadvantage and disadvantaged attainment makes a pure measurement artefact less likely, and the stronger positive association we observe on the vocational/technical component of Attainment 8 (supplementary material)</w:t>
        </w:r>
      </w:ins>
      <w:r>
        <w:t xml:space="preserve"> is </w:t>
      </w:r>
      <w:ins w:id="271" w:author="Revision" w:date="2026-08-25T00:00:00Z">
        <w:r>
          <w:t>at least suggestive of a genuine specialisation mechanism rather than pure composition. But</w:t>
        </w:r>
      </w:ins>
      <w:r>
        <w:t xml:space="preserve"> the </w:t>
      </w:r>
      <w:del w:id="272" w:author="Revision" w:date="2026-08-25T00:00:00Z">
        <w:r>
          <w:delText>dominant predictor across all groups, but it</w:delText>
        </w:r>
      </w:del>
      <w:r>
        <w:t xml:space="preserve"> </w:t>
      </w:r>
      <w:ins w:id="273" w:author="Revision" w:date="2026-08-25T00:00:00Z">
        <w:r>
          <w:t xml:space="preserve">composition interpretation cannot be excluded, and distinguishing the two would require pupil-level data with disadvantage histories. </w:t>
        </w:r>
      </w:ins>
      <w:commentRangeEnd w:id="264"/>
      <w:r w:rsidR="001969A8">
        <w:rPr>
          <w:rStyle w:val="CommentReference"/>
          <w:sz w:val="24"/>
          <w:szCs w:val="24"/>
        </w:rPr>
        <w:commentReference w:id="264"/>
      </w:r>
      <w:ins w:id="274" w:author="Revision" w:date="2026-08-25T00:00:00Z">
        <w:r>
          <w:t>Importantly, our policy argument does not depend on which interpretation holds: under either, there</w:t>
        </w:r>
      </w:ins>
      <w:r>
        <w:t xml:space="preserve"> is </w:t>
      </w:r>
      <w:del w:id="275" w:author="Revision" w:date="2026-08-25T00:00:00Z">
        <w:r>
          <w:rPr>
            <w:i/>
            <w:iCs/>
          </w:rPr>
          <w:delText>even more</w:delText>
        </w:r>
        <w:r>
          <w:delText xml:space="preserve"> important for</w:delText>
        </w:r>
      </w:del>
      <w:r>
        <w:t xml:space="preserve"> </w:t>
      </w:r>
      <w:ins w:id="276" w:author="Revision" w:date="2026-08-25T00:00:00Z">
        <w:r>
          <w:t>no evidence that concentrating</w:t>
        </w:r>
      </w:ins>
      <w:r>
        <w:t xml:space="preserve"> disadvantaged pupils </w:t>
      </w:r>
      <w:del w:id="277" w:author="Revision" w:date="2026-08-25T00:00:00Z">
        <w:r>
          <w:delText>— nearly half of the variation in school-level performance</w:delText>
        </w:r>
      </w:del>
      <w:r>
        <w:t xml:space="preserve"> </w:t>
      </w:r>
      <w:ins w:id="278" w:author="Revision" w:date="2026-08-25T00:00:00Z">
        <w:r>
          <w:rPr>
            <w:i/>
            <w:iCs/>
          </w:rPr>
          <w:t>harms</w:t>
        </w:r>
        <w:r>
          <w:t xml:space="preserve"> their attainment, and therefore no support</w:t>
        </w:r>
      </w:ins>
      <w:r>
        <w:t xml:space="preserve"> for </w:t>
      </w:r>
      <w:del w:id="279" w:author="Revision" w:date="2026-08-25T00:00:00Z">
        <w:r>
          <w:delText>this group is explained by attendance alone.</w:delText>
        </w:r>
      </w:del>
      <w:r>
        <w:t xml:space="preserve"> </w:t>
      </w:r>
      <w:ins w:id="280" w:author="Revision" w:date="2026-08-25T00:00:00Z">
        <w:r>
          <w:t xml:space="preserve">the premise that de-concentration would </w:t>
        </w:r>
        <w:r>
          <w:rPr>
            <w:i/>
            <w:iCs/>
          </w:rPr>
          <w:t>improve</w:t>
        </w:r>
        <w:r>
          <w:t xml:space="preserve"> it.</w:t>
        </w:r>
      </w:ins>
    </w:p>
    <w:p w14:paraId="1D03616A" w14:textId="77777777" w:rsidR="001A6FB3" w:rsidRDefault="00E61F0B">
      <w:pPr>
        <w:pStyle w:val="BodyText"/>
      </w:pPr>
      <w:del w:id="281" w:author="Revision" w:date="2026-08-25T00:00:00Z">
        <w:r>
          <w:delText xml:space="preserve">The most contentious finding in our analysis concerns concentrations of disadvantage (contentious in Brighton and Hove - although the findings echo the analysis of Macleod et al. (2015) a decade ago). For non-disadvantaged pupils, higher FSM proportions are associated with lower attainment. But for disadvantaged pupils, the coefficient is </w:delText>
        </w:r>
        <w:r>
          <w:rPr>
            <w:i/>
            <w:iCs/>
          </w:rPr>
          <w:delText>positive</w:delText>
        </w:r>
        <w:r>
          <w:delText xml:space="preserve"> —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delText>
        </w:r>
        <w:r>
          <w:rPr>
            <w:rStyle w:val="FootnoteReference"/>
          </w:rPr>
          <w:footnoteReference w:id="13"/>
        </w:r>
        <w:r>
          <w:delText xml:space="preserve"> In the full multilevel model, this positive coefficient shrinks substantially, suggesting the effect operates through LEA-level and Ofsted-level factors rather than concentration </w:delText>
        </w:r>
        <w:r>
          <w:rPr>
            <w:i/>
            <w:iCs/>
          </w:rPr>
          <w:delText>per se</w:delText>
        </w:r>
        <w:r>
          <w:delText xml:space="preserve"> — schools with higher FSM proportions in certain LEAs appear to have developed effective support systems, possibly through targeted use of Pupil Premium funding and other specialisations.</w:delText>
        </w:r>
      </w:del>
    </w:p>
    <w:p w14:paraId="25BCD682" w14:textId="77777777" w:rsidR="001A6FB3" w:rsidRDefault="00E61F0B">
      <w:pPr>
        <w:pStyle w:val="BodyText"/>
      </w:pPr>
      <w:r>
        <w:t>For non-disadvantaged pupils, the effect of higher disadvantage concentrations is more clearly negative - being in a higher-disadvantage school depresses Attainment 8 for this group, possibly through peer effects or curriculum-resourcing dynamics. Both findings challenge the ‘no cost’ conjecture and, in the Brighton and Hove context, suggest that further mixing of an already comparatively well-integrated set of schools could be counter-productive for disadvantaged attainment.</w:t>
      </w:r>
    </w:p>
    <w:p w14:paraId="587DF924" w14:textId="77777777" w:rsidR="001A6FB3" w:rsidRDefault="00E61F0B">
      <w:pPr>
        <w:pStyle w:val="BodyText"/>
      </w:pPr>
      <w:r>
        <w:lastRenderedPageBreak/>
        <w:t xml:space="preserve">Absence is the biggest </w:t>
      </w:r>
      <w:ins w:id="284" w:author="Revision" w:date="2026-08-25T00:00:00Z">
        <w:r>
          <w:t>modifiable</w:t>
        </w:r>
      </w:ins>
      <w:r>
        <w:t xml:space="preserve"> predictor across all groups and is </w:t>
      </w:r>
      <w:del w:id="285" w:author="Revision" w:date="2026-08-25T00:00:00Z">
        <w:r>
          <w:delText>even</w:delText>
        </w:r>
      </w:del>
      <w:r>
        <w:t xml:space="preserve"> more important </w:t>
      </w:r>
      <w:ins w:id="286" w:author="Revision" w:date="2026-08-25T00:00:00Z">
        <w:r>
          <w:t>still</w:t>
        </w:r>
      </w:ins>
      <w:r>
        <w:t xml:space="preserve"> for disadvantaged pupils, for whom </w:t>
      </w:r>
      <w:del w:id="287" w:author="Revision" w:date="2026-08-25T00:00:00Z">
        <w:r>
          <w:delText>nearly half</w:delText>
        </w:r>
      </w:del>
      <w:r>
        <w:t xml:space="preserve"> </w:t>
      </w:r>
      <w:ins w:id="288" w:author="Revision" w:date="2026-08-25T00:00:00Z">
        <w:r>
          <w:t>it accounts for roughly a third</w:t>
        </w:r>
      </w:ins>
      <w:r>
        <w:t xml:space="preserve"> of the </w:t>
      </w:r>
      <w:del w:id="289" w:author="Revision" w:date="2026-08-25T00:00:00Z">
        <w:r>
          <w:delText>school-level variation</w:delText>
        </w:r>
      </w:del>
      <w:r>
        <w:t xml:space="preserve"> </w:t>
      </w:r>
      <w:ins w:id="290" w:author="Revision" w:date="2026-08-25T00:00:00Z">
        <w:r>
          <w:t>combined standardised effect of every predictor</w:t>
        </w:r>
      </w:ins>
      <w:r>
        <w:t xml:space="preserve"> in </w:t>
      </w:r>
      <w:del w:id="291" w:author="Revision" w:date="2026-08-25T00:00:00Z">
        <w:r>
          <w:delText>performance is explained by attendance alone.</w:delText>
        </w:r>
      </w:del>
      <w:r>
        <w:t xml:space="preserve"> </w:t>
      </w:r>
      <w:ins w:id="292" w:author="Revision" w:date="2026-08-25T00:00:00Z">
        <w:r>
          <w:t>the model.</w:t>
        </w:r>
      </w:ins>
      <w:r>
        <w:t xml:space="preserve">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 (Thomson 2023), they could be actively counter-productive.</w:t>
      </w:r>
    </w:p>
    <w:p w14:paraId="73CBB197" w14:textId="77777777" w:rsidR="001A6FB3" w:rsidRDefault="00E61F0B">
      <w:pPr>
        <w:pStyle w:val="Heading1"/>
      </w:pPr>
      <w:bookmarkStart w:id="293" w:name="brighton-and-hove-case-study"/>
      <w:bookmarkEnd w:id="134"/>
      <w:bookmarkEnd w:id="186"/>
      <w:r>
        <w:t>5. Brighton and Hove case study</w:t>
      </w:r>
    </w:p>
    <w:p w14:paraId="6868F40D" w14:textId="77777777" w:rsidR="001A6FB3" w:rsidRDefault="00E61F0B">
      <w:pPr>
        <w:pStyle w:val="Heading2"/>
      </w:pPr>
      <w:bookmarkStart w:id="294" w:name="local-context"/>
      <w:r>
        <w:t>5.1 Local context</w:t>
      </w:r>
    </w:p>
    <w:p w14:paraId="1D677CDA" w14:textId="77777777" w:rsidR="001A6FB3" w:rsidRDefault="00E61F0B">
      <w:pPr>
        <w:pStyle w:val="FirstParagraph"/>
      </w:pPr>
      <w:r>
        <w:t>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sidR="001A6FB3">
          <w:rPr>
            <w:rStyle w:val="Hyperlink"/>
          </w:rPr>
          <w:t>Figure 2</w:t>
        </w:r>
      </w:hyperlink>
      <w:r>
        <w:t>) with a lottery tie-break for oversubscribed schools - making admissions very different to most other places in England where distance typically determines priority (Allen et al. 2013).</w:t>
      </w:r>
    </w:p>
    <w:p w14:paraId="262D80C7" w14:textId="77777777" w:rsidR="001A6FB3" w:rsidRDefault="00E61F0B">
      <w:pPr>
        <w:pStyle w:val="BodyText"/>
      </w:pPr>
      <w:r>
        <w:lastRenderedPageBreak/>
        <w:t xml:space="preserve">In October 2024, the council launched proposals to amend the secondary school admissions process. The cabinet </w:t>
      </w:r>
      <w:del w:id="295" w:author="Revision" w:date="2026-08-25T00:00:00Z">
        <w:r>
          <w:delText>papers</w:delText>
        </w:r>
        <w:r>
          <w:rPr>
            <w:rStyle w:val="FootnoteReference"/>
          </w:rPr>
          <w:footnoteReference w:id="14"/>
        </w:r>
      </w:del>
      <w:r>
        <w:t xml:space="preserve"> </w:t>
      </w:r>
      <w:ins w:id="307" w:author="Revision" w:date="2026-08-25T00:00:00Z">
        <w:r>
          <w:t>papers</w:t>
        </w:r>
        <w:r>
          <w:rPr>
            <w:rStyle w:val="FootnoteReference"/>
          </w:rPr>
          <w:footnoteReference w:id="15"/>
        </w:r>
      </w:ins>
      <w:r>
        <w:t xml:space="preserve"> set out three stated objectives: </w:t>
      </w:r>
      <w:r>
        <w:rPr>
          <w:i/>
          <w:iCs/>
        </w:rPr>
        <w:t>‘a school system where all pupils get access to a great education’</w:t>
      </w:r>
      <w:r>
        <w:t xml:space="preserve">, improving </w:t>
      </w:r>
      <w:r>
        <w:rPr>
          <w:i/>
          <w:iCs/>
        </w:rPr>
        <w:t>‘the education offer for disadvantaged pupils by reducing some schools’ barriers to success’</w:t>
      </w:r>
      <w:r>
        <w:t xml:space="preserve">, and </w:t>
      </w:r>
      <w:r>
        <w:rPr>
          <w:i/>
          <w:iCs/>
        </w:rPr>
        <w:t>‘better equality of outcomes - results not driven by economic advantage’</w:t>
      </w:r>
      <w:r>
        <w:t xml:space="preserve">. Alongside ran a School Organisation Strategy commitment to </w:t>
      </w:r>
      <w:r>
        <w:rPr>
          <w:i/>
          <w:iCs/>
        </w:rPr>
        <w:t>‘schools which are sustainable and able to thrive’</w:t>
      </w:r>
      <w:r>
        <w:t xml:space="preserve"> 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 Gorard and Siddiqui (2019) in which more mixed intakes produce better outcomes for disadvantaged pupils, plus a premise that attainment in the city was </w:t>
      </w:r>
      <w:r>
        <w:rPr>
          <w:i/>
          <w:iCs/>
        </w:rPr>
        <w:t>‘driven by economic advantage’</w:t>
      </w:r>
      <w:r>
        <w:t xml:space="preserve"> - a framing that implied that those who could afford to do so paid a housing premium to be near better schools in the city, but a characterisation empirically challenged in this context by Tan and Dennett (2025) 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14:paraId="3AB21401" w14:textId="77777777" w:rsidR="001A6FB3" w:rsidRDefault="00E61F0B">
      <w:pPr>
        <w:pStyle w:val="BodyText"/>
      </w:pPr>
      <w:r>
        <w:lastRenderedPageBreak/>
        <w:t xml:space="preserve">The public response was overwhelmingly negative, with the council’s pre-consultation feedback summary noting </w:t>
      </w:r>
      <w:r>
        <w:rPr>
          <w:i/>
          <w:iCs/>
        </w:rPr>
        <w:t>‘a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schools at the city’s periphery, potentially requiring over two hours of daily commuting. The council’s transport-implications </w:t>
      </w:r>
      <w:del w:id="319" w:author="Revision" w:date="2026-08-25T00:00:00Z">
        <w:r>
          <w:delText>appendix</w:delText>
        </w:r>
        <w:r>
          <w:rPr>
            <w:rStyle w:val="FootnoteReference"/>
          </w:rPr>
          <w:footnoteReference w:id="16"/>
        </w:r>
      </w:del>
      <w:r>
        <w:t xml:space="preserve"> </w:t>
      </w:r>
      <w:ins w:id="342" w:author="Revision" w:date="2026-08-25T00:00:00Z">
        <w:r>
          <w:t>appendix</w:t>
        </w:r>
        <w:r>
          <w:rPr>
            <w:rStyle w:val="FootnoteReference"/>
          </w:rPr>
          <w:footnoteReference w:id="17"/>
        </w:r>
      </w:ins>
      <w:r>
        <w:t xml:space="preserve"> 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w:t>
      </w:r>
      <w:del w:id="347" w:author="Revision" w:date="2026-08-25T00:00:00Z">
        <w:r>
          <w:delText>disadvantage</w:delText>
        </w:r>
        <w:r>
          <w:rPr>
            <w:rStyle w:val="FootnoteReference"/>
          </w:rPr>
          <w:footnoteReference w:id="18"/>
        </w:r>
      </w:del>
      <w:r>
        <w:t xml:space="preserve"> </w:t>
      </w:r>
      <w:ins w:id="357" w:author="Revision" w:date="2026-08-25T00:00:00Z">
        <w:r>
          <w:t>disadvantage</w:t>
        </w:r>
        <w:r>
          <w:rPr>
            <w:rStyle w:val="FootnoteReference"/>
          </w:rPr>
          <w:footnoteReference w:id="19"/>
        </w:r>
      </w:ins>
      <w:r>
        <w:t xml:space="preserve"> - which included sections on attendance, leadership, governance and targeted support - was not referenced in the 2024 consultation materials.</w:t>
      </w:r>
    </w:p>
    <w:p w14:paraId="5CB64FAA" w14:textId="77777777" w:rsidR="001A6FB3" w:rsidRDefault="00E61F0B">
      <w:pPr>
        <w:pStyle w:val="BodyText"/>
      </w:pPr>
      <w:r>
        <w:t>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p w14:paraId="591B1CC6" w14:textId="77777777" w:rsidR="001A6FB3" w:rsidRDefault="00E61F0B">
      <w:pPr>
        <w:pStyle w:val="BodyText"/>
      </w:pPr>
      <w:del w:id="358" w:author="Revision" w:date="2026-08-25T00:00:00Z">
        <w:r>
          <w:lastRenderedPageBreak/>
          <w:delText>+:——————————————————————————–:+</w:delText>
        </w:r>
      </w:del>
      <w:r>
        <w:t xml:space="preserve"> </w:t>
      </w:r>
      <w:ins w:id="359" w:author="Revision" w:date="2026-08-25T00:00:00Z">
        <w:r>
          <w:rPr>
            <w:i/>
            <w:iCs/>
          </w:rPr>
          <w:t>[Figure 2: Brighton and Hove secondary schools with 2025/26 catchment boundaries. — about here]</w:t>
        </w:r>
      </w:ins>
    </w:p>
    <w:p w14:paraId="002BC6FA" w14:textId="77777777" w:rsidR="001A6FB3" w:rsidRDefault="00E61F0B">
      <w:pPr>
        <w:pStyle w:val="Heading2"/>
      </w:pPr>
      <w:bookmarkStart w:id="360" w:name="local-authority-effects"/>
      <w:bookmarkEnd w:id="294"/>
      <w:r>
        <w:t>5.2 Local authority effects</w:t>
      </w:r>
    </w:p>
    <w:p w14:paraId="2A7D1FA4" w14:textId="77777777" w:rsidR="001A6FB3" w:rsidRDefault="00E61F0B">
      <w:pPr>
        <w:pStyle w:val="FirstParagraph"/>
      </w:pPr>
      <w:del w:id="361" w:author="Revision" w:date="2026-08-25T00:00:00Z">
        <w:r>
          <w:delText>+:————————————————————————————————————————————————————:+</w:delText>
        </w:r>
      </w:del>
      <w:r>
        <w:t xml:space="preserve"> </w:t>
      </w:r>
      <w:ins w:id="362" w:author="Revision" w:date="2026-08-25T00:00:00Z">
        <w:r>
          <w:rPr>
            <w:i/>
            <w:iCs/>
          </w:rPr>
          <w:t>[Figure 3: LA random intercepts for disadvantaged-pupil attainment (imputed full panel model). Top and bottom 10 LAs labelled; Brighton and Hove highlighted. — about here]</w:t>
        </w:r>
      </w:ins>
    </w:p>
    <w:p w14:paraId="1D33A09C" w14:textId="77777777" w:rsidR="001A6FB3" w:rsidRDefault="001A6FB3">
      <w:pPr>
        <w:pStyle w:val="BodyText"/>
      </w:pPr>
      <w:hyperlink w:anchor="fig-caterpillar">
        <w:r>
          <w:rPr>
            <w:rStyle w:val="Hyperlink"/>
          </w:rPr>
          <w:t>Figure 3</w:t>
        </w:r>
      </w:hyperlink>
      <w:r>
        <w:t xml:space="preserve"> shows the local-authority random intercepts for disadvantaged-pupil attainment. Conditional on the structural factors in the model - including school absence - Brighton and Hove ranks 15th of 151 local authorities (top 10%), a positive random intercept equivalent to roughly +1.6 Attainment 8 points above what those factors would predict. On the same conditional basis the city ranks 4th for non-disadvantaged pupils and 5th for all pupils. This was unknown at the time of the 2024 consultation and entirely absent from a public narrative framed around the raw attainment gap alone.</w:t>
      </w:r>
    </w:p>
    <w:p w14:paraId="60A55437" w14:textId="77777777" w:rsidR="001A6FB3" w:rsidRDefault="00E61F0B">
      <w:pPr>
        <w:pStyle w:val="BodyText"/>
      </w:pPr>
      <w:r>
        <w:t xml:space="preserve">That conditional ranking, however, depends on a modelling choice that turns out to carry most of the result. Controlling for absence estimates the city’s performance </w:t>
      </w:r>
      <w:r>
        <w:rPr>
          <w:i/>
          <w:iCs/>
        </w:rPr>
        <w:t>given</w:t>
      </w:r>
      <w:r>
        <w:t xml:space="preserve"> the attendance its pupils actually record - and Brighton and Hove has among the worst attendance of any authority in England. </w:t>
      </w:r>
      <w:hyperlink w:anchor="tbl-la-absence">
        <w:r w:rsidR="001A6FB3">
          <w:rPr>
            <w:rStyle w:val="Hyperlink"/>
          </w:rPr>
          <w:t>Table 2</w:t>
        </w:r>
      </w:hyperlink>
      <w:r>
        <w:t xml:space="preserve"> reports the disadvantaged-attainment effect with and without that control. Without any absence term, the city falls from 15th to 69th of 151 and its effect is no longer statistically distinguishable from the national average. The city’s apparent excellence for disadvantaged pupils is, in this precise sense, conditional on setting its attendance problem aside.</w:t>
      </w:r>
    </w:p>
    <w:p w14:paraId="419CB020" w14:textId="77777777" w:rsidR="001A6FB3" w:rsidRDefault="00E61F0B">
      <w:pPr>
        <w:pStyle w:val="BodyText"/>
      </w:pPr>
      <w:r>
        <w:rPr>
          <w:i/>
          <w:iCs/>
        </w:rPr>
        <w:t xml:space="preserve">[Table 2: Brighton and Hove’s local-authority effect for disadvantaged-pupil attainment, with and without a control for school absence. The intake-predicted specification controls only for the </w:t>
      </w:r>
      <w:r>
        <w:rPr>
          <w:i/>
          <w:iCs/>
        </w:rPr>
        <w:lastRenderedPageBreak/>
        <w:t>part of absence that intake predicts, leaving the city’s excess absence in the residual. — about here]</w:t>
      </w:r>
    </w:p>
    <w:p w14:paraId="331D95EA" w14:textId="77777777" w:rsidR="001A6FB3" w:rsidRDefault="00E61F0B">
      <w:pPr>
        <w:pStyle w:val="BodyText"/>
      </w:pPr>
      <w:r>
        <w:t>This is not an artefact peculiar to Brighton and Hove: controlling for absence reshuffles the whole distribution of local-authority effects, and 8 authorities that appear significantly above average once absence is controlled are indistinguishable from average without it. Absence does a great deal of work in any model of attainment, and where an authority sits on it materially changes how its schools appear to perform. But the shift is unusually consequential for Brighton and Hove precisely because its attendance is so extreme.</w:t>
      </w:r>
    </w:p>
    <w:p w14:paraId="110D0721" w14:textId="77777777" w:rsidR="001A6FB3" w:rsidRDefault="00E61F0B">
      <w:pPr>
        <w:pStyle w:val="BodyText"/>
      </w:pPr>
      <w:r>
        <w:fldChar w:fldCharType="begin"/>
      </w:r>
      <w:r>
        <w:instrText>HYPERLINK \l "fig-caterpillar" \h</w:instrText>
      </w:r>
      <w:r>
        <w:fldChar w:fldCharType="separate"/>
      </w:r>
      <w:del w:id="363" w:author="Revision" w:date="2026-08-25T00:00:00Z">
        <w:r>
          <w:rPr>
            <w:rStyle w:val="Hyperlink"/>
          </w:rPr>
          <w:delText>Figure 3</w:delText>
        </w:r>
      </w:del>
      <w:r>
        <w:fldChar w:fldCharType="end"/>
      </w:r>
      <w:del w:id="364" w:author="Revision" w:date="2026-08-25T00:00:00Z">
        <w:r>
          <w:delText xml:space="preserve"> shows that</w:delText>
        </w:r>
      </w:del>
      <w:r>
        <w:t xml:space="preserve"> </w:t>
      </w:r>
      <w:ins w:id="365" w:author="Revision" w:date="2026-08-25T00:00:00Z">
        <w:r>
          <w:t>The distance between these two numbers is the important finding, rather than either number alone. Conditional on the absence its pupils face,</w:t>
        </w:r>
      </w:ins>
      <w:r>
        <w:t xml:space="preserve"> Brighton and </w:t>
      </w:r>
      <w:del w:id="366" w:author="Revision" w:date="2026-08-25T00:00:00Z">
        <w:r>
          <w:delText>Hove ranks 7th out</w:delText>
        </w:r>
      </w:del>
      <w:r>
        <w:t xml:space="preserve"> </w:t>
      </w:r>
      <w:ins w:id="367" w:author="Revision" w:date="2026-08-25T00:00:00Z">
        <w:r>
          <w:t>Hove’s schools sit within the strongest 10%</w:t>
        </w:r>
      </w:ins>
      <w:r>
        <w:t xml:space="preserve"> of </w:t>
      </w:r>
      <w:del w:id="368" w:author="Revision" w:date="2026-08-25T00:00:00Z">
        <w:r>
          <w:delText>152 LEAs</w:delText>
        </w:r>
      </w:del>
      <w:r>
        <w:t xml:space="preserve"> </w:t>
      </w:r>
      <w:ins w:id="369" w:author="Revision" w:date="2026-08-25T00:00:00Z">
        <w:r>
          <w:t>local education authorities in England</w:t>
        </w:r>
      </w:ins>
      <w:r>
        <w:t xml:space="preserve"> for disadvantaged </w:t>
      </w:r>
      <w:del w:id="370" w:author="Revision" w:date="2026-08-25T00:00:00Z">
        <w:r>
          <w:delText>attainment once structural factors</w:delText>
        </w:r>
      </w:del>
      <w:r>
        <w:t xml:space="preserve"> </w:t>
      </w:r>
      <w:ins w:id="371" w:author="Revision" w:date="2026-08-25T00:00:00Z">
        <w:r>
          <w:t>attainment; unconditionally they</w:t>
        </w:r>
      </w:ins>
      <w:r>
        <w:t xml:space="preserve"> are </w:t>
      </w:r>
      <w:del w:id="372" w:author="Revision" w:date="2026-08-25T00:00:00Z">
        <w:r>
          <w:delText>accounted for in the multilevel model presented earlier. For non-disadvantaged pupils it ranks 5th; for all pupils, 4th.</w:delText>
        </w:r>
      </w:del>
      <w:r>
        <w:t xml:space="preserve"> </w:t>
      </w:r>
      <w:ins w:id="373" w:author="Revision" w:date="2026-08-25T00:00:00Z">
        <w:r>
          <w:t>unremarkable.</w:t>
        </w:r>
      </w:ins>
      <w:r>
        <w:t xml:space="preserve"> The </w:t>
      </w:r>
      <w:del w:id="374" w:author="Revision" w:date="2026-08-25T00:00:00Z">
        <w:r>
          <w:delText>positive random intercept of approximately +0.06 translates to around a 6% uplift in</w:delText>
        </w:r>
      </w:del>
      <w:r>
        <w:t xml:space="preserve"> </w:t>
      </w:r>
      <w:ins w:id="375" w:author="Revision" w:date="2026-08-25T00:00:00Z">
        <w:r>
          <w:t>gap between the two - about 1.4</w:t>
        </w:r>
      </w:ins>
      <w:r>
        <w:t xml:space="preserve"> Attainment 8 </w:t>
      </w:r>
      <w:del w:id="376" w:author="Revision" w:date="2026-08-25T00:00:00Z">
        <w:r>
          <w:delText>— roughly 2 GCSE</w:delText>
        </w:r>
      </w:del>
      <w:r>
        <w:t xml:space="preserve"> points </w:t>
      </w:r>
      <w:del w:id="377" w:author="Revision" w:date="2026-08-25T00:00:00Z">
        <w:r>
          <w:delText>above</w:delText>
        </w:r>
      </w:del>
      <w:r>
        <w:t xml:space="preserve"> </w:t>
      </w:r>
      <w:ins w:id="378" w:author="Revision" w:date="2026-08-25T00:00:00Z">
        <w:r>
          <w:t>per disadvantaged pupil - is a direct measure of</w:t>
        </w:r>
      </w:ins>
      <w:r>
        <w:t xml:space="preserve"> what </w:t>
      </w:r>
      <w:del w:id="379" w:author="Revision" w:date="2026-08-25T00:00:00Z">
        <w:r>
          <w:delText>structural factors would predict. This was unknown at</w:delText>
        </w:r>
      </w:del>
      <w:r>
        <w:t xml:space="preserve"> the </w:t>
      </w:r>
      <w:del w:id="380" w:author="Revision" w:date="2026-08-25T00:00:00Z">
        <w:r>
          <w:delText>time of</w:delText>
        </w:r>
      </w:del>
      <w:r>
        <w:t xml:space="preserve"> </w:t>
      </w:r>
      <w:ins w:id="381" w:author="Revision" w:date="2026-08-25T00:00:00Z">
        <w:r>
          <w:t>city’s attendance problem costs its most disadvantaged children. It is not a reason to discount</w:t>
        </w:r>
      </w:ins>
      <w:r>
        <w:t xml:space="preserve"> the </w:t>
      </w:r>
      <w:del w:id="382" w:author="Revision" w:date="2026-08-25T00:00:00Z">
        <w:r>
          <w:delText>2024 consultation and entirely absent from</w:delText>
        </w:r>
      </w:del>
      <w:r>
        <w:t xml:space="preserve"> </w:t>
      </w:r>
      <w:ins w:id="383" w:author="Revision" w:date="2026-08-25T00:00:00Z">
        <w:r>
          <w:t>schools’ underlying effectiveness; it is a reason to treat attendance as</w:t>
        </w:r>
      </w:ins>
      <w:r>
        <w:t xml:space="preserve"> the </w:t>
      </w:r>
      <w:del w:id="384" w:author="Revision" w:date="2026-08-25T00:00:00Z">
        <w:r>
          <w:delText>public narrative, which was framed around</w:delText>
        </w:r>
      </w:del>
      <w:r>
        <w:t xml:space="preserve"> </w:t>
      </w:r>
      <w:ins w:id="385" w:author="Revision" w:date="2026-08-25T00:00:00Z">
        <w:r>
          <w:t>single most valuable lever available to the city,</w:t>
        </w:r>
      </w:ins>
      <w:r>
        <w:t xml:space="preserve"> a </w:t>
      </w:r>
      <w:del w:id="386" w:author="Revision" w:date="2026-08-25T00:00:00Z">
        <w:r>
          <w:delText>premise of failure, based on</w:delText>
        </w:r>
      </w:del>
      <w:r>
        <w:t xml:space="preserve"> </w:t>
      </w:r>
      <w:ins w:id="387" w:author="Revision" w:date="2026-08-25T00:00:00Z">
        <w:r>
          <w:t>point we develop in section 5.5 and quantify through</w:t>
        </w:r>
      </w:ins>
      <w:r>
        <w:t xml:space="preserve"> the </w:t>
      </w:r>
      <w:del w:id="388" w:author="Revision" w:date="2026-08-25T00:00:00Z">
        <w:r>
          <w:delText>raw attainment gap only.</w:delText>
        </w:r>
      </w:del>
      <w:r>
        <w:t xml:space="preserve"> </w:t>
      </w:r>
      <w:ins w:id="389" w:author="Revision" w:date="2026-08-25T00:00:00Z">
        <w:r>
          <w:t>accelerating-returns analysis below. (For all pupils the city’s advantage is more robust to this choice, remaining significantly positive without an absence control at 69th; it is specifically the disadvantaged-pupil result that rests on it.)</w:t>
        </w:r>
      </w:ins>
    </w:p>
    <w:p w14:paraId="3BD73DA7" w14:textId="616C8F53" w:rsidR="001A6FB3" w:rsidRDefault="00E61F0B">
      <w:pPr>
        <w:pStyle w:val="BodyText"/>
      </w:pPr>
      <w:ins w:id="390" w:author="Revision" w:date="2026-08-25T00:00:00Z">
        <w:r>
          <w:t xml:space="preserve">Two features of the city’s absence confirm that this is a local problem rather than an inevitability of its intake. First, Brighton and Hove’s disadvantage is unexceptional: its mean school-level free-school-meal rate (25.2%) is slightly </w:t>
        </w:r>
        <w:r>
          <w:rPr>
            <w:i/>
            <w:iCs/>
          </w:rPr>
          <w:t>below</w:t>
        </w:r>
        <w:r>
          <w:t xml:space="preserve"> the national average (27.1%). When we model expected absence from intake alone (section 5.5), the city’s schools should record about 8.8% </w:t>
        </w:r>
        <w:r>
          <w:lastRenderedPageBreak/>
          <w:t>absence; they actually record 10.8%. Almost two percentage points of absence sit above what the intake predicts. Second, the problem has not been improving. Between 2021–22 and 2024–25, absence fell in 94% of English local authorities - the national mean dropping by 0.88 percentage points as attendance recovered from the pandemic - while Brighton and Hove’s barely moved (-0.03 points), leaving it 143th of 152 authorities for improvement. The city did not become an outlier because its absence rose; it became an outlier because</w:t>
        </w:r>
      </w:ins>
      <w:ins w:id="391" w:author="Beatrice Taylor" w:date="2026-08-27T11:56:00Z" w16du:dateUtc="2026-08-27T10:56:00Z">
        <w:r w:rsidR="001969A8">
          <w:t xml:space="preserve"> </w:t>
        </w:r>
      </w:ins>
      <w:ins w:id="392" w:author="Revision" w:date="2026-08-25T00:00:00Z">
        <w:del w:id="393" w:author="Beatrice Taylor" w:date="2026-08-27T11:56:00Z" w16du:dateUtc="2026-08-27T10:56:00Z">
          <w:r w:rsidDel="001969A8">
            <w:delText xml:space="preserve">, almost alone, </w:delText>
          </w:r>
        </w:del>
        <w:r>
          <w:t>its absence did not fall.</w:t>
        </w:r>
      </w:ins>
    </w:p>
    <w:p w14:paraId="4B650024" w14:textId="77777777" w:rsidR="001A6FB3" w:rsidRDefault="00E61F0B">
      <w:pPr>
        <w:pStyle w:val="Heading2"/>
      </w:pPr>
      <w:bookmarkStart w:id="394" w:name="X2c44da290b91186546cdc06847184f26ab3e331"/>
      <w:bookmarkEnd w:id="360"/>
      <w:r>
        <w:t>5.3 Comparing policy levers: absence versus disadvantage</w:t>
      </w:r>
    </w:p>
    <w:p w14:paraId="7CC34210" w14:textId="77777777" w:rsidR="001A6FB3" w:rsidRDefault="00E61F0B">
      <w:pPr>
        <w:pStyle w:val="FirstParagraph"/>
      </w:pPr>
      <w:r>
        <w:t xml:space="preserve">Because the model uses log-transformed variables, the same percentage-point change produces different effects depending on where a school starts - returns </w:t>
      </w:r>
      <w:r>
        <w:rPr>
          <w:i/>
          <w:iCs/>
        </w:rPr>
        <w:t>accelerate</w:t>
      </w:r>
      <w:r>
        <w:t xml:space="preserve"> as values improve. </w:t>
      </w:r>
      <w:hyperlink w:anchor="fig-accelerating-returns">
        <w:r w:rsidR="001A6FB3">
          <w:rPr>
            <w:rStyle w:val="Hyperlink"/>
          </w:rPr>
          <w:t>Figure 4</w:t>
        </w:r>
      </w:hyperlink>
      <w:r>
        <w:t xml:space="preserve"> places both the absence and FSM levers on a common y-axis.</w:t>
      </w:r>
    </w:p>
    <w:p w14:paraId="69CA499C" w14:textId="77777777" w:rsidR="001A6FB3" w:rsidRDefault="00E61F0B">
      <w:pPr>
        <w:pStyle w:val="BodyText"/>
      </w:pPr>
      <w:del w:id="395" w:author="Revision" w:date="2026-08-25T00:00:00Z">
        <w:r>
          <w:delText>+:—————————————————————————————————————————————————————————————————————————————————:+</w:delText>
        </w:r>
      </w:del>
      <w:r>
        <w:t xml:space="preserve"> </w:t>
      </w:r>
      <w:ins w:id="396" w:author="Revision" w:date="2026-08-25T00:00:00Z">
        <w:r>
          <w:rPr>
            <w:i/>
            <w:iCs/>
          </w:rPr>
          <w:t>[Figure 4: Accelerating returns: each percentage-point reduction buys a progressively larger ATT8 gain (reading right to left). Absence delivers substantially larger gains than FSM at every level. Brighton and Hove schools marked on each curve. — about here]</w:t>
        </w:r>
      </w:ins>
    </w:p>
    <w:p w14:paraId="1076D1CC" w14:textId="77777777" w:rsidR="001A6FB3" w:rsidRDefault="00E61F0B">
      <w:pPr>
        <w:pStyle w:val="BodyText"/>
      </w:pPr>
      <w:r>
        <w:t xml:space="preserve">Four features are immediately visible. First, the absence curve sits above the FSM curve at every starting level, indicating how much more effective changes in absence are than changes in disadvantage, for improving attainment. Second, the gap </w:t>
      </w:r>
      <w:r>
        <w:rPr>
          <w:i/>
          <w:iCs/>
        </w:rPr>
        <w:t>widens</w:t>
      </w:r>
      <w:r>
        <w:t xml:space="preserve"> 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14:paraId="395B36B5" w14:textId="77777777" w:rsidR="001A6FB3" w:rsidRDefault="00E61F0B">
      <w:pPr>
        <w:pStyle w:val="BodyText"/>
      </w:pPr>
      <w:r>
        <w:t xml:space="preserve">Brighton and Hove’s mean school FSM rate (28.8%) is close to the national average (28.3%). But the city’s mean absence rate (10.8%) against a national average of 8.2% places it at the 99th </w:t>
      </w:r>
      <w:r>
        <w:lastRenderedPageBreak/>
        <w:t xml:space="preserve">percentile - among the very worst in England. When standardised by the city’s spread, the absence coefficient is </w:t>
      </w:r>
      <w:del w:id="397" w:author="Revision" w:date="2026-08-25T00:00:00Z">
        <w:r>
          <w:delText>2.6</w:delText>
        </w:r>
      </w:del>
      <w:r>
        <w:t xml:space="preserve"> </w:t>
      </w:r>
      <w:ins w:id="398" w:author="Revision" w:date="2026-08-25T00:00:00Z">
        <w:r>
          <w:t>3.4</w:t>
        </w:r>
      </w:ins>
      <w:r>
        <w:t xml:space="preserve"> times as important as FSM for predicting attainment.</w:t>
      </w:r>
    </w:p>
    <w:p w14:paraId="7B4E8F0C" w14:textId="77777777" w:rsidR="001A6FB3" w:rsidRDefault="00E61F0B">
      <w:pPr>
        <w:pStyle w:val="BodyText"/>
      </w:pPr>
      <w:r>
        <w:t xml:space="preserve">Bringing schools above the national average for absence down to it would produce predicted gains averaging </w:t>
      </w:r>
      <w:del w:id="399" w:author="Revision" w:date="2026-08-25T00:00:00Z">
        <w:r>
          <w:delText>+2.9</w:delText>
        </w:r>
      </w:del>
      <w:r>
        <w:t xml:space="preserve"> </w:t>
      </w:r>
      <w:ins w:id="400" w:author="Revision" w:date="2026-08-25T00:00:00Z">
        <w:r>
          <w:t>+2.8</w:t>
        </w:r>
      </w:ins>
      <w:r>
        <w:t xml:space="preserve">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p w14:paraId="0FD2C2A3" w14:textId="77777777" w:rsidR="001A6FB3" w:rsidRDefault="00E61F0B">
      <w:pPr>
        <w:pStyle w:val="Heading2"/>
      </w:pPr>
      <w:bookmarkStart w:id="401" w:name="contextualised-school-performance"/>
      <w:bookmarkEnd w:id="394"/>
      <w:r>
        <w:t>5.4 Contextualised school performance</w:t>
      </w:r>
    </w:p>
    <w:p w14:paraId="2381A3AF" w14:textId="77777777" w:rsidR="001A6FB3" w:rsidRDefault="00E61F0B">
      <w:pPr>
        <w:pStyle w:val="FirstParagraph"/>
      </w:pPr>
      <w:del w:id="402" w:author="Revision" w:date="2026-08-25T00:00:00Z">
        <w:r>
          <w:delText>+:————————————————————————————————————————————-:+</w:delText>
        </w:r>
      </w:del>
      <w:r>
        <w:t xml:space="preserve"> </w:t>
      </w:r>
      <w:ins w:id="403" w:author="Revision" w:date="2026-08-25T00:00:00Z">
        <w:r>
          <w:rPr>
            <w:i/>
            <w:iCs/>
          </w:rPr>
          <w:t>[Figure 5: Observed versus predicted Attainment 8 for Brighton and Hove schools (highlighted) against all schools nationally, 2024–25. — about here]</w:t>
        </w:r>
      </w:ins>
    </w:p>
    <w:p w14:paraId="3F713A74" w14:textId="77777777" w:rsidR="001A6FB3" w:rsidRDefault="001A6FB3">
      <w:pPr>
        <w:pStyle w:val="BodyText"/>
      </w:pPr>
      <w:hyperlink w:anchor="fig-obs-vs-pred">
        <w:r>
          <w:rPr>
            <w:rStyle w:val="Hyperlink"/>
          </w:rPr>
          <w:t>Figure 5</w:t>
        </w:r>
      </w:hyperlink>
      <w:r>
        <w:t xml:space="preserve"> shows observed versus predicted Attainment 8 for the latest year across all schools in England (grey) with Brighton and Hove schools highlighted (pink). The close clustering of the points around the diagonal line is a visual representation of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 ‘value-added’ measures - more nuanced than Progress 8 - as this model-based value added accounts for far more than just prior attainment in its representation.</w:t>
      </w:r>
    </w:p>
    <w:p w14:paraId="75DC51B9" w14:textId="77777777" w:rsidR="001A6FB3" w:rsidRDefault="00E61F0B">
      <w:pPr>
        <w:pStyle w:val="Heading2"/>
      </w:pPr>
      <w:bookmarkStart w:id="404" w:name="X8ff19f05081feb947c9bfda17930b607e81aacb"/>
      <w:bookmarkEnd w:id="401"/>
      <w:commentRangeStart w:id="405"/>
      <w:commentRangeStart w:id="406"/>
      <w:r>
        <w:lastRenderedPageBreak/>
        <w:t>5.5 Decomposing absence: structural intake versus school management</w:t>
      </w:r>
    </w:p>
    <w:p w14:paraId="20382164" w14:textId="77777777" w:rsidR="001A6FB3" w:rsidRDefault="00E61F0B">
      <w:pPr>
        <w:pStyle w:val="First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 ‘value-added’ reflects what the school does </w:t>
      </w:r>
      <w:r>
        <w:rPr>
          <w:i/>
          <w:iCs/>
        </w:rPr>
        <w:t>given</w:t>
      </w:r>
      <w:r>
        <w:t xml:space="preserve"> its attendance, not what it does </w:t>
      </w:r>
      <w:r>
        <w:rPr>
          <w:i/>
          <w:iCs/>
        </w:rPr>
        <w:t>to</w:t>
      </w:r>
      <w:r>
        <w:t xml:space="preserve"> its attendance.</w:t>
      </w:r>
    </w:p>
    <w:p w14:paraId="2465C47C" w14:textId="77777777" w:rsidR="001A6FB3" w:rsidRDefault="00E61F0B">
      <w:pPr>
        <w:pStyle w:val="BodyText"/>
      </w:pPr>
      <w:r>
        <w:t xml:space="preserve">A two-stage </w:t>
      </w:r>
      <w:del w:id="407" w:author="Revision" w:date="2026-08-25T00:00:00Z">
        <w:r>
          <w:delText>decomposition</w:delText>
        </w:r>
        <w:r>
          <w:rPr>
            <w:rStyle w:val="FootnoteReference"/>
          </w:rPr>
          <w:footnoteReference w:id="20"/>
        </w:r>
      </w:del>
      <w:r>
        <w:t xml:space="preserve"> </w:t>
      </w:r>
      <w:ins w:id="410" w:author="Revision" w:date="2026-08-25T00:00:00Z">
        <w:r>
          <w:t>decomposition</w:t>
        </w:r>
        <w:r>
          <w:rPr>
            <w:rStyle w:val="FootnoteReference"/>
          </w:rPr>
          <w:footnoteReference w:id="21"/>
        </w:r>
      </w:ins>
      <w:r>
        <w:t xml:space="preserve"> separates these elements. First, we model school-level absence on the variables we treat as exogenous (FSM, EAL, </w:t>
      </w:r>
      <w:del w:id="417" w:author="Revision" w:date="2026-08-25T00:00:00Z">
        <w:r>
          <w:delText>low</w:delText>
        </w:r>
      </w:del>
      <w:r>
        <w:t xml:space="preserve"> </w:t>
      </w:r>
      <w:ins w:id="418" w:author="Revision" w:date="2026-08-25T00:00:00Z">
        <w:r>
          <w:t>mean KS2</w:t>
        </w:r>
      </w:ins>
      <w:r>
        <w:t xml:space="preserve"> prior attainment, segregation, plus place and year random effects), producing for every school-year an </w:t>
      </w:r>
      <w:r>
        <w:rPr>
          <w:i/>
          <w:iCs/>
        </w:rPr>
        <w:t>expected absence</w:t>
      </w:r>
      <w:r>
        <w:t xml:space="preserve"> (intake-predicted) and a </w:t>
      </w:r>
      <w:r>
        <w:rPr>
          <w:i/>
          <w:iCs/>
        </w:rPr>
        <w:t>residual absence</w:t>
      </w:r>
      <w:r>
        <w:t xml:space="preserve"> (school-controllable).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control.</w:t>
      </w:r>
    </w:p>
    <w:p w14:paraId="6F2F83A3" w14:textId="1F4BA310" w:rsidR="001A6FB3" w:rsidRDefault="00E61F0B">
      <w:pPr>
        <w:pStyle w:val="BodyText"/>
      </w:pPr>
      <w:r>
        <w:t xml:space="preserve">The national picture is informative. Most of the school-year variation in absence is explained by the intake-only first stage; the school-controllable residual is the smaller share, and its marginal </w:t>
      </w:r>
      <w:r>
        <w:lastRenderedPageBreak/>
        <w:t>contribution to attainment is modest once intake-driven absence is accounted for. The headline raw-absence</w:t>
      </w:r>
      <w:ins w:id="419" w:author="Daniel Campbell-Meiklejohn" w:date="2026-08-28T16:02:00Z" w16du:dateUtc="2026-08-28T15:02:00Z">
        <w:r w:rsidR="00A02952">
          <w:t xml:space="preserve"> </w:t>
        </w:r>
      </w:ins>
      <w:del w:id="420" w:author="Daniel Campbell-Meiklejohn" w:date="2026-08-28T16:03:00Z" w16du:dateUtc="2026-08-28T15:03:00Z">
        <w:r w:rsidDel="00256DBF">
          <w:delText xml:space="preserve"> </w:delText>
        </w:r>
      </w:del>
      <w:r>
        <w:t xml:space="preserve">coefficient therefore borrows much of its statistical force from the structural component: the lever is real, but the school-only portion is smaller than the single coefficient implies. For LEAs this means closing a city’s absence problem requires both school-level attention </w:t>
      </w:r>
      <w:r>
        <w:rPr>
          <w:i/>
          <w:iCs/>
        </w:rPr>
        <w:t>and</w:t>
      </w:r>
      <w:r>
        <w:t xml:space="preserve"> cross-departmental work - public health, children’s services, area-level deprivation policy - because much of what schools deal with on attendance is inherited rather than generated.</w:t>
      </w:r>
    </w:p>
    <w:p w14:paraId="0CDA0612" w14:textId="77777777" w:rsidR="001A6FB3" w:rsidRDefault="00E61F0B">
      <w:pPr>
        <w:pStyle w:val="BodyText"/>
      </w:pPr>
      <w:del w:id="421" w:author="Revision" w:date="2026-08-25T00:00:00Z">
        <w:r>
          <w:delText>+:—————————————————————————————————————————————————————————————————————————————————————————————————————————————————————————————————————————————————-:+</w:delText>
        </w:r>
      </w:del>
      <w:r>
        <w:t xml:space="preserve"> </w:t>
      </w:r>
      <w:ins w:id="422" w:author="Revision" w:date="2026-08-25T00:00:00Z">
        <w:r>
          <w:rPr>
            <w:i/>
            <w:iCs/>
          </w:rPr>
          <w:t>[Figure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 — about here]</w:t>
        </w:r>
      </w:ins>
    </w:p>
    <w:p w14:paraId="23278BC6" w14:textId="77777777" w:rsidR="001A6FB3" w:rsidRDefault="00E61F0B">
      <w:pPr>
        <w:pStyle w:val="BodyText"/>
      </w:pPr>
      <w:r>
        <w:t>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sidR="001A6FB3">
          <w:rPr>
            <w:rStyle w:val="Hyperlink"/>
          </w:rPr>
          <w:t>Figure 6</w:t>
        </w:r>
      </w:hyperlink>
      <w:r>
        <w:t>),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14:paraId="3F29FD5A" w14:textId="77777777" w:rsidR="001A6FB3" w:rsidRDefault="00E61F0B">
      <w:pPr>
        <w:pStyle w:val="BodyText"/>
      </w:pPr>
      <w:r>
        <w:t xml:space="preserve">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w:t>
      </w:r>
      <w:r>
        <w:lastRenderedPageBreak/>
        <w:t>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 “fix attendance” improvement story is not available. Schools in Q3 are the most natural targets for council-led attendance interventions, and Q1 schools are where the city should look for practice worth sharing.</w:t>
      </w:r>
    </w:p>
    <w:p w14:paraId="48E9380B" w14:textId="77777777" w:rsidR="001A6FB3" w:rsidRDefault="00E61F0B">
      <w:pPr>
        <w:pStyle w:val="BodyText"/>
      </w:pPr>
      <w:r>
        <w:t>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value-added alongside residual absence means we can achieve a more honest framing than the single number that conventional benchmarking produces. This would help align local policy conversations with what the data can support them.</w:t>
      </w:r>
      <w:commentRangeEnd w:id="405"/>
      <w:r w:rsidR="00DF1702">
        <w:rPr>
          <w:rStyle w:val="CommentReference"/>
          <w:sz w:val="24"/>
          <w:szCs w:val="24"/>
        </w:rPr>
        <w:commentReference w:id="405"/>
      </w:r>
      <w:commentRangeEnd w:id="406"/>
      <w:r w:rsidR="00390648">
        <w:rPr>
          <w:rStyle w:val="CommentReference"/>
          <w:sz w:val="24"/>
          <w:szCs w:val="24"/>
        </w:rPr>
        <w:commentReference w:id="406"/>
      </w:r>
    </w:p>
    <w:p w14:paraId="3617C960" w14:textId="77777777" w:rsidR="001A6FB3" w:rsidRDefault="00E61F0B">
      <w:pPr>
        <w:pStyle w:val="Heading1"/>
      </w:pPr>
      <w:bookmarkStart w:id="423" w:name="discussion"/>
      <w:bookmarkEnd w:id="293"/>
      <w:bookmarkEnd w:id="404"/>
      <w:r>
        <w:t>6. Discussion</w:t>
      </w:r>
    </w:p>
    <w:p w14:paraId="49953760" w14:textId="77777777" w:rsidR="001A6FB3" w:rsidRDefault="00E61F0B">
      <w:pPr>
        <w:pStyle w:val="Heading2"/>
      </w:pPr>
      <w:bookmarkStart w:id="424" w:name="Xd3364b35d543c93770b334c5dc736f1edb746ee"/>
      <w:r>
        <w:t>6.1 The danger of single-lever policy thinking</w:t>
      </w:r>
    </w:p>
    <w:p w14:paraId="7C7A2CFF" w14:textId="300F45E8" w:rsidR="001A6FB3" w:rsidRDefault="00E61F0B">
      <w:pPr>
        <w:pStyle w:val="FirstParagraph"/>
      </w:pPr>
      <w:r>
        <w:t>The Brighton and Hove experience illustrates the risks of building a policy around a single causal narrative</w:t>
      </w:r>
      <w:ins w:id="425" w:author="Daniel Campbell-Meiklejohn" w:date="2026-08-28T19:28:00Z" w16du:dateUtc="2026-08-28T18:28:00Z">
        <w:r w:rsidR="00EE05BC">
          <w:t xml:space="preserve"> without considering the wider impact and the policy and whether this was the most impactful </w:t>
        </w:r>
      </w:ins>
      <w:ins w:id="426" w:author="Daniel Campbell-Meiklejohn" w:date="2026-08-28T19:29:00Z" w16du:dateUtc="2026-08-28T18:29:00Z">
        <w:r w:rsidR="00EE05BC">
          <w:t>choice</w:t>
        </w:r>
      </w:ins>
      <w:r>
        <w:t xml:space="preserve">. The council’s 2024 admissions proposals were built around the premise </w:t>
      </w:r>
      <w:r>
        <w:lastRenderedPageBreak/>
        <w:t xml:space="preserve">that redistributing disadvantaged pupils would narrow the attainment gap. In the consultation papers released to the </w:t>
      </w:r>
      <w:del w:id="427" w:author="Revision" w:date="2026-08-25T00:00:00Z">
        <w:r>
          <w:delText>public</w:delText>
        </w:r>
        <w:r>
          <w:rPr>
            <w:rStyle w:val="FootnoteReference"/>
          </w:rPr>
          <w:footnoteReference w:id="22"/>
        </w:r>
        <w:r>
          <w:delText>,</w:delText>
        </w:r>
      </w:del>
      <w:r>
        <w:t xml:space="preserve"> </w:t>
      </w:r>
      <w:ins w:id="441" w:author="Revision" w:date="2026-08-25T00:00:00Z">
        <w:r>
          <w:t>public</w:t>
        </w:r>
        <w:r>
          <w:rPr>
            <w:rStyle w:val="FootnoteReference"/>
          </w:rPr>
          <w:footnoteReference w:id="23"/>
        </w:r>
        <w:r>
          <w:t>,</w:t>
        </w:r>
      </w:ins>
      <w:r>
        <w:t xml:space="preserve"> it was stated:</w:t>
      </w:r>
    </w:p>
    <w:p w14:paraId="761D2BA5" w14:textId="77777777" w:rsidR="001A6FB3" w:rsidRDefault="00E61F0B">
      <w:pPr>
        <w:pStyle w:val="BlockText"/>
      </w:pPr>
      <w:r>
        <w:rPr>
          <w:i/>
          <w:iCs/>
        </w:rPr>
        <w:t>“We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14:paraId="58204044" w14:textId="5C5B6A4C" w:rsidR="001A6FB3" w:rsidRDefault="00E61F0B">
      <w:pPr>
        <w:pStyle w:val="FirstParagraph"/>
      </w:pPr>
      <w:r>
        <w:t xml:space="preserve">This premise sits awkwardly with the existing evidence base. Macleod et al. (2015)’s earlier analysis for the DfE found that, controlling for intake characteristics, schools with higher concentrations of disadvantage tend to do </w:t>
      </w:r>
      <w:r>
        <w:rPr>
          <w:i/>
          <w:iCs/>
        </w:rPr>
        <w:t>better</w:t>
      </w:r>
      <w:r>
        <w:t xml:space="preserve"> for their disadvantaged pupils, not worse. Our more up-to-date modelling on four years of national data reaches the same conclusion. </w:t>
      </w:r>
      <w:ins w:id="451" w:author="Daniel Campbell-Meiklejohn" w:date="2026-08-28T19:30:00Z" w16du:dateUtc="2026-08-28T18:30:00Z">
        <w:r w:rsidR="00037A70">
          <w:t>When it comes to attainment</w:t>
        </w:r>
        <w:r w:rsidR="00301AD6">
          <w:t>, c</w:t>
        </w:r>
      </w:ins>
      <w:del w:id="452" w:author="Daniel Campbell-Meiklejohn" w:date="2026-08-28T19:30:00Z" w16du:dateUtc="2026-08-28T18:30:00Z">
        <w:r w:rsidDel="00301AD6">
          <w:delText>C</w:delText>
        </w:r>
      </w:del>
      <w:r>
        <w:t xml:space="preserve">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w:t>
      </w:r>
      <w:ins w:id="453" w:author="Daniel Campbell-Meiklejohn" w:date="2026-08-28T19:30:00Z" w16du:dateUtc="2026-08-28T18:30:00Z">
        <w:r w:rsidR="00301AD6">
          <w:t xml:space="preserve">unintended </w:t>
        </w:r>
      </w:ins>
      <w:del w:id="454" w:author="Daniel Campbell-Meiklejohn" w:date="2026-08-28T19:30:00Z" w16du:dateUtc="2026-08-28T18:30:00Z">
        <w:r w:rsidDel="00301AD6">
          <w:delText>the</w:delText>
        </w:r>
      </w:del>
      <w:ins w:id="455" w:author="Daniel Campbell-Meiklejohn" w:date="2026-08-28T19:30:00Z" w16du:dateUtc="2026-08-28T18:30:00Z">
        <w:r w:rsidR="00301AD6">
          <w:t>aversive outcomes.</w:t>
        </w:r>
      </w:ins>
      <w:r>
        <w:t xml:space="preserve"> </w:t>
      </w:r>
      <w:del w:id="456" w:author="Daniel Campbell-Meiklejohn" w:date="2026-08-28T19:30:00Z" w16du:dateUtc="2026-08-28T18:30:00Z">
        <w:r w:rsidDel="00301AD6">
          <w:delText>opposite outcome.</w:delText>
        </w:r>
      </w:del>
    </w:p>
    <w:p w14:paraId="684E5D1F" w14:textId="5B51ABFF" w:rsidR="001A6FB3" w:rsidRDefault="00E61F0B">
      <w:pPr>
        <w:pStyle w:val="BodyText"/>
      </w:pPr>
      <w:del w:id="457" w:author="Revision" w:date="2026-08-25T00:00:00Z">
        <w:r>
          <w:delText>The chosen lever also carries risks that</w:delText>
        </w:r>
      </w:del>
      <w:r>
        <w:t xml:space="preserve"> </w:t>
      </w:r>
      <w:ins w:id="458" w:author="Revision" w:date="2026-08-25T00:00:00Z">
        <w:r>
          <w:t>It is worth setting this in</w:t>
        </w:r>
      </w:ins>
      <w:r>
        <w:t xml:space="preserve"> the </w:t>
      </w:r>
      <w:del w:id="459" w:author="Revision" w:date="2026-08-25T00:00:00Z">
        <w:r>
          <w:delText>proposals did not engage with. Redistribution generates</w:delText>
        </w:r>
      </w:del>
      <w:r>
        <w:t xml:space="preserve"> longer </w:t>
      </w:r>
      <w:del w:id="460" w:author="Revision" w:date="2026-08-25T00:00:00Z">
        <w:r>
          <w:delText>journeys to school, and the wider literature</w:delText>
        </w:r>
      </w:del>
      <w:r>
        <w:t xml:space="preserve"> </w:t>
      </w:r>
      <w:ins w:id="461" w:author="Revision" w:date="2026-08-25T00:00:00Z">
        <w:r>
          <w:t>context of what school-effectiveness research has consistently found, because our result</w:t>
        </w:r>
      </w:ins>
      <w:r>
        <w:t xml:space="preserve"> is </w:t>
      </w:r>
      <w:del w:id="462" w:author="Revision" w:date="2026-08-25T00:00:00Z">
        <w:r>
          <w:delText>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higher absence across multiple national settings (Otsuka et al. 2025; Cordes et al. 2022; Blagg</w:delText>
        </w:r>
      </w:del>
      <w:r>
        <w:t xml:space="preserve"> </w:t>
      </w:r>
      <w:ins w:id="463" w:author="Revision" w:date="2026-08-25T00:00:00Z">
        <w:r>
          <w:t>not a novel or contrarian one. Ever since Coleman</w:t>
        </w:r>
      </w:ins>
      <w:r>
        <w:t xml:space="preserve"> et al. </w:t>
      </w:r>
      <w:del w:id="464" w:author="Revision" w:date="2026-08-25T00:00:00Z">
        <w:r>
          <w:delText>2018), including England (Thomson 2023). Absence is</w:delText>
        </w:r>
      </w:del>
      <w:r>
        <w:t xml:space="preserve"> </w:t>
      </w:r>
      <w:ins w:id="465" w:author="Revision" w:date="2026-08-25T00:00:00Z">
        <w:r>
          <w:t>(1966),</w:t>
        </w:r>
      </w:ins>
      <w:r>
        <w:t xml:space="preserve"> the </w:t>
      </w:r>
      <w:del w:id="466" w:author="Revision" w:date="2026-08-25T00:00:00Z">
        <w:r>
          <w:delText>largest predictor</w:delText>
        </w:r>
      </w:del>
      <w:r>
        <w:t xml:space="preserve"> </w:t>
      </w:r>
      <w:ins w:id="467" w:author="Revision" w:date="2026-08-25T00:00:00Z">
        <w:r>
          <w:t>share</w:t>
        </w:r>
      </w:ins>
      <w:r>
        <w:t xml:space="preserve"> of </w:t>
      </w:r>
      <w:del w:id="468" w:author="Revision" w:date="2026-08-25T00:00:00Z">
        <w:r>
          <w:delText>attainment</w:delText>
        </w:r>
      </w:del>
      <w:r>
        <w:t xml:space="preserve"> </w:t>
      </w:r>
      <w:ins w:id="469" w:author="Revision" w:date="2026-08-25T00:00:00Z">
        <w:r>
          <w:t>variation</w:t>
        </w:r>
      </w:ins>
      <w:r>
        <w:t xml:space="preserve"> in </w:t>
      </w:r>
      <w:del w:id="470" w:author="Revision" w:date="2026-08-25T00:00:00Z">
        <w:r>
          <w:delText>our modelling and the city’s most acute structural problem; a policy that even marginally increases it could be counterproductive. There is also a qualitative dimension:</w:delText>
        </w:r>
      </w:del>
      <w:r>
        <w:t xml:space="preserve"> </w:t>
      </w:r>
      <w:ins w:id="471" w:author="Revision" w:date="2026-08-25T00:00:00Z">
        <w:r>
          <w:t xml:space="preserve">pupil outcomes attributable to differences </w:t>
        </w:r>
        <w:r>
          <w:rPr>
            <w:i/>
            <w:iCs/>
          </w:rPr>
          <w:t>between</w:t>
        </w:r>
      </w:ins>
      <w:r>
        <w:t xml:space="preserve"> schools </w:t>
      </w:r>
      <w:del w:id="472" w:author="Revision" w:date="2026-08-25T00:00:00Z">
        <w:r>
          <w:delText>serve</w:delText>
        </w:r>
      </w:del>
      <w:r>
        <w:t xml:space="preserve"> </w:t>
      </w:r>
      <w:ins w:id="473" w:author="Revision" w:date="2026-08-25T00:00:00Z">
        <w:r>
          <w:t>-</w:t>
        </w:r>
      </w:ins>
      <w:r>
        <w:t xml:space="preserve"> as </w:t>
      </w:r>
      <w:del w:id="474" w:author="Revision" w:date="2026-08-25T00:00:00Z">
        <w:r>
          <w:delText>community anchors, supporting after-school participation, friendship groups, parental engagement</w:delText>
        </w:r>
      </w:del>
      <w:r>
        <w:t xml:space="preserve"> </w:t>
      </w:r>
      <w:ins w:id="475" w:author="Revision" w:date="2026-08-25T00:00:00Z">
        <w:r>
          <w:t>opposed to differences in the pupils they admit</w:t>
        </w:r>
      </w:ins>
      <w:r>
        <w:t xml:space="preserve"> and </w:t>
      </w:r>
      <w:del w:id="476" w:author="Revision" w:date="2026-08-25T00:00:00Z">
        <w:r>
          <w:delText>active travel (Faulkner et al. 2013). A Chicago case study (Shah 2023) argues that</w:delText>
        </w:r>
      </w:del>
      <w:r>
        <w:t xml:space="preserve"> the </w:t>
      </w:r>
      <w:del w:id="477" w:author="Revision" w:date="2026-08-25T00:00:00Z">
        <w:r>
          <w:delText>burden of long commutes falls disproportionately on</w:delText>
        </w:r>
      </w:del>
      <w:r>
        <w:t xml:space="preserve"> </w:t>
      </w:r>
      <w:ins w:id="478" w:author="Revision" w:date="2026-08-25T00:00:00Z">
        <w:r>
          <w:t>circumstances those</w:t>
        </w:r>
      </w:ins>
      <w:r>
        <w:t xml:space="preserve"> pupils </w:t>
      </w:r>
      <w:del w:id="479" w:author="Revision" w:date="2026-08-25T00:00:00Z">
        <w:r>
          <w:delText>already experiencing other forms</w:delText>
        </w:r>
      </w:del>
      <w:r>
        <w:t xml:space="preserve"> </w:t>
      </w:r>
      <w:ins w:id="480" w:author="Revision" w:date="2026-08-25T00:00:00Z">
        <w:r>
          <w:t>bring - has been estimated at something in the order</w:t>
        </w:r>
      </w:ins>
      <w:r>
        <w:t xml:space="preserve"> of </w:t>
      </w:r>
      <w:del w:id="481" w:author="Revision" w:date="2026-08-25T00:00:00Z">
        <w:r>
          <w:delText>marginalisation,</w:delText>
        </w:r>
      </w:del>
      <w:r>
        <w:t xml:space="preserve"> </w:t>
      </w:r>
      <w:ins w:id="482" w:author="Revision" w:date="2026-08-25T00:00:00Z">
        <w:r>
          <w:t xml:space="preserve">8 to 15 per cent. The landmark English study by </w:t>
        </w:r>
        <w:r>
          <w:lastRenderedPageBreak/>
          <w:t>Smith</w:t>
        </w:r>
      </w:ins>
      <w:r>
        <w:t xml:space="preserve"> and </w:t>
      </w:r>
      <w:del w:id="483" w:author="Revision" w:date="2026-08-25T00:00:00Z">
        <w:r>
          <w:delText>long-distance transit predicts early high school transfer (Stein et al. 2021), itself</w:delText>
        </w:r>
      </w:del>
      <w:r>
        <w:t xml:space="preserve"> </w:t>
      </w:r>
      <w:ins w:id="484" w:author="Revision" w:date="2026-08-25T00:00:00Z">
        <w:r>
          <w:t>Tomlinson (1989) settled on around</w:t>
        </w:r>
      </w:ins>
      <w:r>
        <w:t xml:space="preserve"> a </w:t>
      </w:r>
      <w:del w:id="485" w:author="Revision" w:date="2026-08-25T00:00:00Z">
        <w:r>
          <w:delText>risk factor for poor attainment. These are not peripheral concerns; they are part of</w:delText>
        </w:r>
      </w:del>
      <w:r>
        <w:t xml:space="preserve"> </w:t>
      </w:r>
      <w:ins w:id="486" w:author="Revision" w:date="2026-08-25T00:00:00Z">
        <w:r>
          <w:t>tenth, and Teddlie and Reynolds (2000) confirm that broad range across countries and phases. Our own between-school decomposition, reported in</w:t>
        </w:r>
      </w:ins>
      <w:r>
        <w:t xml:space="preserve"> the </w:t>
      </w:r>
      <w:del w:id="487" w:author="Revision" w:date="2026-08-25T00:00:00Z">
        <w:r>
          <w:delText>cost-benefit calculus</w:delText>
        </w:r>
      </w:del>
      <w:r>
        <w:t xml:space="preserve"> </w:t>
      </w:r>
      <w:ins w:id="488" w:author="Revision" w:date="2026-08-25T00:00:00Z">
        <w:r>
          <w:t>supplementary material, recovers the same order of magnitude. This matters for how much</w:t>
        </w:r>
      </w:ins>
      <w:r>
        <w:t xml:space="preserve"> any </w:t>
      </w:r>
      <w:del w:id="489" w:author="Daniel Campbell-Meiklejohn" w:date="2026-08-28T19:31:00Z" w16du:dateUtc="2026-08-28T18:31:00Z">
        <w:r w:rsidDel="0080164B">
          <w:delText xml:space="preserve">redistribution </w:delText>
        </w:r>
      </w:del>
      <w:r>
        <w:t xml:space="preserve">policy </w:t>
      </w:r>
      <w:ins w:id="490" w:author="Daniel Campbell-Meiklejohn" w:date="2026-08-28T19:31:00Z" w16du:dateUtc="2026-08-28T18:31:00Z">
        <w:r w:rsidR="0080164B">
          <w:t xml:space="preserve">based </w:t>
        </w:r>
      </w:ins>
      <w:ins w:id="491" w:author="Daniel Campbell-Meiklejohn" w:date="2026-08-28T19:32:00Z" w16du:dateUtc="2026-08-28T18:32:00Z">
        <w:r w:rsidR="0080164B">
          <w:t>on school performance</w:t>
        </w:r>
        <w:r w:rsidR="007F7C35">
          <w:t xml:space="preserve"> measures </w:t>
        </w:r>
      </w:ins>
      <w:del w:id="492" w:author="Revision" w:date="2026-08-25T00:00:00Z">
        <w:r>
          <w:delText>needs to engage with, and were largely missing from the 2024 deliberation. The claim that social mixing</w:delText>
        </w:r>
      </w:del>
      <w:del w:id="493" w:author="Daniel Campbell-Meiklejohn" w:date="2026-08-28T19:31:00Z" w16du:dateUtc="2026-08-28T18:31:00Z">
        <w:r w:rsidDel="005A7308">
          <w:delText xml:space="preserve"> </w:delText>
        </w:r>
      </w:del>
      <w:r>
        <w:t>can be</w:t>
      </w:r>
      <w:del w:id="494" w:author="Daniel Campbell-Meiklejohn" w:date="2026-08-28T19:34:00Z" w16du:dateUtc="2026-08-28T18:34:00Z">
        <w:r w:rsidDel="003469B6">
          <w:delText xml:space="preserve"> </w:delText>
        </w:r>
      </w:del>
      <w:del w:id="495" w:author="Revision" w:date="2026-08-25T00:00:00Z">
        <w:r>
          <w:delText>achieved at ‘almost no cost’ (Gorard and Siddiqui 2019) sits awkwardly</w:delText>
        </w:r>
      </w:del>
      <w:r>
        <w:t xml:space="preserve"> </w:t>
      </w:r>
      <w:ins w:id="496" w:author="Revision" w:date="2026-08-25T00:00:00Z">
        <w:r>
          <w:t>expected to achieve: if differences in pupil outcomes between schools are</w:t>
        </w:r>
      </w:ins>
      <w:ins w:id="497" w:author="Daniel Campbell-Meiklejohn" w:date="2026-08-28T19:34:00Z" w16du:dateUtc="2026-08-28T18:34:00Z">
        <w:r w:rsidR="00B60CD2">
          <w:t xml:space="preserve"> </w:t>
        </w:r>
      </w:ins>
      <w:ins w:id="498" w:author="Revision" w:date="2026-08-25T00:00:00Z">
        <w:del w:id="499" w:author="Daniel Campbell-Meiklejohn" w:date="2026-08-28T19:34:00Z" w16du:dateUtc="2026-08-28T18:34:00Z">
          <w:r w:rsidDel="00B60CD2">
            <w:delText xml:space="preserve"> substantially nothing</w:delText>
          </w:r>
        </w:del>
      </w:ins>
      <w:ins w:id="500" w:author="Daniel Campbell-Meiklejohn" w:date="2026-08-28T19:34:00Z" w16du:dateUtc="2026-08-28T18:34:00Z">
        <w:r w:rsidR="00B60CD2">
          <w:t>little</w:t>
        </w:r>
      </w:ins>
      <w:ins w:id="501" w:author="Revision" w:date="2026-08-25T00:00:00Z">
        <w:r>
          <w:t xml:space="preserve"> to do</w:t>
        </w:r>
      </w:ins>
      <w:r>
        <w:t xml:space="preserve"> with </w:t>
      </w:r>
      <w:del w:id="502" w:author="Revision" w:date="2026-08-25T00:00:00Z">
        <w:r>
          <w:delText>this second-order literature.</w:delText>
        </w:r>
      </w:del>
      <w:del w:id="503" w:author="Daniel Campbell-Meiklejohn" w:date="2026-08-28T19:34:00Z" w16du:dateUtc="2026-08-28T18:34:00Z">
        <w:r w:rsidDel="00B60CD2">
          <w:delText xml:space="preserve"> </w:delText>
        </w:r>
      </w:del>
      <w:ins w:id="504" w:author="Revision" w:date="2026-08-25T00:00:00Z">
        <w:r>
          <w:t xml:space="preserve">what those schools </w:t>
        </w:r>
        <w:del w:id="505" w:author="Daniel Campbell-Meiklejohn" w:date="2026-08-28T19:37:00Z" w16du:dateUtc="2026-08-28T18:37:00Z">
          <w:r w:rsidDel="00A61955">
            <w:delText>do</w:delText>
          </w:r>
        </w:del>
      </w:ins>
      <w:ins w:id="506" w:author="Daniel Campbell-Meiklejohn" w:date="2026-08-28T19:37:00Z" w16du:dateUtc="2026-08-28T18:37:00Z">
        <w:r w:rsidR="00A61955">
          <w:t>do</w:t>
        </w:r>
        <w:r w:rsidR="00AC4B38">
          <w:t xml:space="preserve">, but are instead driven by wider societal impacts on the students they </w:t>
        </w:r>
      </w:ins>
      <w:ins w:id="507" w:author="Daniel Campbell-Meiklejohn" w:date="2026-08-28T19:38:00Z" w16du:dateUtc="2026-08-28T18:38:00Z">
        <w:r w:rsidR="00802DBC">
          <w:t xml:space="preserve">are </w:t>
        </w:r>
      </w:ins>
      <w:ins w:id="508" w:author="Daniel Campbell-Meiklejohn" w:date="2026-08-28T19:37:00Z" w16du:dateUtc="2026-08-28T18:37:00Z">
        <w:r w:rsidR="00AC4B38">
          <w:t>admi</w:t>
        </w:r>
      </w:ins>
      <w:ins w:id="509" w:author="Daniel Campbell-Meiklejohn" w:date="2026-08-28T19:38:00Z" w16du:dateUtc="2026-08-28T18:38:00Z">
        <w:r w:rsidR="00AC4B38">
          <w:t>t</w:t>
        </w:r>
        <w:r w:rsidR="00802DBC">
          <w:t>ting</w:t>
        </w:r>
        <w:r w:rsidR="00AC4B38">
          <w:t xml:space="preserve">, </w:t>
        </w:r>
      </w:ins>
      <w:ins w:id="510" w:author="Revision" w:date="2026-08-25T00:00:00Z">
        <w:r>
          <w:t xml:space="preserve"> </w:t>
        </w:r>
        <w:del w:id="511" w:author="Daniel Campbell-Meiklejohn" w:date="2026-08-28T19:38:00Z" w16du:dateUtc="2026-08-28T18:38:00Z">
          <w:r w:rsidDel="00AC4B38">
            <w:delText xml:space="preserve">but who they admit, </w:delText>
          </w:r>
        </w:del>
        <w:r>
          <w:t xml:space="preserve">then </w:t>
        </w:r>
      </w:ins>
      <w:ins w:id="512" w:author="Daniel Campbell-Meiklejohn" w:date="2026-08-28T19:38:00Z" w16du:dateUtc="2026-08-28T18:38:00Z">
        <w:r w:rsidR="00802DBC">
          <w:t xml:space="preserve">a </w:t>
        </w:r>
      </w:ins>
      <w:ins w:id="513" w:author="Revision" w:date="2026-08-25T00:00:00Z">
        <w:r>
          <w:t xml:space="preserve">policy that redistributes pupils between schools operates on a comparatively small share of the variance in the first place - it is working on the smaller term while leaving the </w:t>
        </w:r>
      </w:ins>
      <w:ins w:id="514" w:author="Daniel Campbell-Meiklejohn" w:date="2026-08-28T19:38:00Z" w16du:dateUtc="2026-08-28T18:38:00Z">
        <w:r w:rsidR="00802DBC">
          <w:t xml:space="preserve">harder, </w:t>
        </w:r>
      </w:ins>
      <w:ins w:id="515" w:author="Revision" w:date="2026-08-25T00:00:00Z">
        <w:r>
          <w:t xml:space="preserve">larger </w:t>
        </w:r>
        <w:del w:id="516" w:author="Daniel Campbell-Meiklejohn" w:date="2026-08-28T19:38:00Z" w16du:dateUtc="2026-08-28T18:38:00Z">
          <w:r w:rsidDel="00802DBC">
            <w:delText>one</w:delText>
          </w:r>
        </w:del>
      </w:ins>
      <w:ins w:id="517" w:author="Daniel Campbell-Meiklejohn" w:date="2026-08-28T19:38:00Z" w16du:dateUtc="2026-08-28T18:38:00Z">
        <w:r w:rsidR="00802DBC">
          <w:t>problem</w:t>
        </w:r>
      </w:ins>
      <w:ins w:id="518" w:author="Revision" w:date="2026-08-25T00:00:00Z">
        <w:r>
          <w:t xml:space="preserve"> untouched.</w:t>
        </w:r>
      </w:ins>
      <w:ins w:id="519" w:author="Daniel Campbell-Meiklejohn" w:date="2026-08-28T19:39:00Z" w16du:dateUtc="2026-08-28T18:39:00Z">
        <w:r w:rsidR="009F1EDA">
          <w:t xml:space="preserve">  It will be an ineffective plaster set on wider social problem of social inequalities. </w:t>
        </w:r>
      </w:ins>
    </w:p>
    <w:p w14:paraId="21576819" w14:textId="52C6AB0F" w:rsidR="001A6FB3" w:rsidRDefault="00E61F0B">
      <w:pPr>
        <w:pStyle w:val="BodyText"/>
      </w:pPr>
      <w:ins w:id="520" w:author="Revision" w:date="2026-08-25T00:00:00Z">
        <w:r>
          <w:t xml:space="preserve">Furthermore, the chosen lever also carries risks that the proposals did not engage with. Redistribution </w:t>
        </w:r>
      </w:ins>
      <w:ins w:id="521" w:author="Daniel Campbell-Meiklejohn" w:date="2026-08-28T19:40:00Z" w16du:dateUtc="2026-08-28T18:40:00Z">
        <w:r w:rsidR="002F49AC">
          <w:t>scho</w:t>
        </w:r>
      </w:ins>
      <w:ins w:id="522" w:author="Daniel Campbell-Meiklejohn" w:date="2026-08-28T19:41:00Z" w16du:dateUtc="2026-08-28T18:41:00Z">
        <w:r w:rsidR="002F49AC">
          <w:t xml:space="preserve">ols outside of the pupil’s local areas </w:t>
        </w:r>
      </w:ins>
      <w:ins w:id="523" w:author="Revision" w:date="2026-08-25T00:00:00Z">
        <w:r>
          <w:t>generate</w:t>
        </w:r>
        <w:del w:id="524" w:author="Daniel Campbell-Meiklejohn" w:date="2026-08-28T19:41:00Z" w16du:dateUtc="2026-08-28T18:41:00Z">
          <w:r w:rsidDel="002F49AC">
            <w:delText>s</w:delText>
          </w:r>
        </w:del>
        <w:r>
          <w:t xml:space="preserve"> longer journeys to school, and the wider literature is 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higher absence across multiple national settings (Otsuka et al. 2025; Cordes et al. 2022; Blagg et al. 2018), including England (Thomson 2023). Absence is the largest predictor of attainment in our modelling and the city’s most acute structural problem; a policy that</w:t>
        </w:r>
      </w:ins>
      <w:ins w:id="525" w:author="Daniel Campbell-Meiklejohn" w:date="2026-08-28T19:41:00Z" w16du:dateUtc="2026-08-28T18:41:00Z">
        <w:r w:rsidR="002F49AC">
          <w:t xml:space="preserve"> </w:t>
        </w:r>
      </w:ins>
      <w:ins w:id="526" w:author="Revision" w:date="2026-08-25T00:00:00Z">
        <w:del w:id="527" w:author="Daniel Campbell-Meiklejohn" w:date="2026-08-28T19:41:00Z" w16du:dateUtc="2026-08-28T18:41:00Z">
          <w:r w:rsidDel="002F49AC">
            <w:delText xml:space="preserve"> even marginally </w:delText>
          </w:r>
        </w:del>
        <w:r>
          <w:t>increases it could be counterproductive. There is also a qualitative dimension: schools serve as community anchors, supporting after-school participation, friendship groups, parental engagement and active travel (Faulkner et al. 2013). A Chicago case study (Shah 2023) argues that the burden of long commutes falls disproportionately on pupils already experiencing other forms of marginalisation, and long-</w:t>
        </w:r>
        <w:r>
          <w:lastRenderedPageBreak/>
          <w:t>distance transit predicts early high school transfer (Stein et al. 2021), itself a risk factor for poor attainment. These are not peripheral concerns; they</w:t>
        </w:r>
      </w:ins>
      <w:ins w:id="528" w:author="Daniel Campbell-Meiklejohn" w:date="2026-08-28T19:44:00Z" w16du:dateUtc="2026-08-28T18:44:00Z">
        <w:r w:rsidR="00A56F25">
          <w:t xml:space="preserve">, along with any other potential benefits </w:t>
        </w:r>
      </w:ins>
      <w:ins w:id="529" w:author="Revision" w:date="2026-08-25T00:00:00Z">
        <w:del w:id="530" w:author="Daniel Campbell-Meiklejohn" w:date="2026-08-28T19:45:00Z" w16du:dateUtc="2026-08-28T18:45:00Z">
          <w:r w:rsidDel="00A56F25">
            <w:delText xml:space="preserve"> </w:delText>
          </w:r>
        </w:del>
        <w:r>
          <w:t xml:space="preserve">are part of the cost-benefit calculus any redistribution policy needs to engage with, </w:t>
        </w:r>
        <w:del w:id="531" w:author="Daniel Campbell-Meiklejohn" w:date="2026-08-28T19:45:00Z" w16du:dateUtc="2026-08-28T18:45:00Z">
          <w:r w:rsidDel="00A56F25">
            <w:delText>and</w:delText>
          </w:r>
        </w:del>
      </w:ins>
      <w:ins w:id="532" w:author="Daniel Campbell-Meiklejohn" w:date="2026-08-28T19:45:00Z" w16du:dateUtc="2026-08-28T18:45:00Z">
        <w:r w:rsidR="00A56F25">
          <w:t>but</w:t>
        </w:r>
      </w:ins>
      <w:ins w:id="533" w:author="Revision" w:date="2026-08-25T00:00:00Z">
        <w:r>
          <w:t xml:space="preserve"> were largely missing from the 2024 deliberation</w:t>
        </w:r>
      </w:ins>
      <w:ins w:id="534" w:author="Daniel Campbell-Meiklejohn" w:date="2026-08-28T19:42:00Z" w16du:dateUtc="2026-08-28T18:42:00Z">
        <w:r w:rsidR="006A03C2">
          <w:t xml:space="preserve"> in Brighton and Hove</w:t>
        </w:r>
      </w:ins>
      <w:ins w:id="535" w:author="Revision" w:date="2026-08-25T00:00:00Z">
        <w:r>
          <w:t xml:space="preserve">. </w:t>
        </w:r>
      </w:ins>
      <w:ins w:id="536" w:author="Daniel Campbell-Meiklejohn" w:date="2026-08-28T19:43:00Z" w16du:dateUtc="2026-08-28T18:43:00Z">
        <w:r w:rsidR="00BE60F2">
          <w:t xml:space="preserve"> </w:t>
        </w:r>
      </w:ins>
      <w:ins w:id="537" w:author="Revision" w:date="2026-08-25T00:00:00Z">
        <w:r>
          <w:t>The claim that social mixing can be achieved at ‘almost no cost’ (Gorard and Siddiqui 2019) sits awkwardly with this second-order literature.</w:t>
        </w:r>
      </w:ins>
    </w:p>
    <w:p w14:paraId="314147E5" w14:textId="032EE6D2" w:rsidR="001A6FB3" w:rsidRDefault="00E61F0B">
      <w:pPr>
        <w:pStyle w:val="BodyText"/>
      </w:pPr>
      <w:ins w:id="538" w:author="Revision" w:date="2026-08-25T00:00:00Z">
        <w:r>
          <w:t xml:space="preserve">It is worth making the mechanism explicit, because it clarifies how an admissions reform actually reaches attainment. There are two pathways. The first is the intended one: changing where pupils go alters the </w:t>
        </w:r>
        <w:r>
          <w:rPr>
            <w:i/>
            <w:iCs/>
          </w:rPr>
          <w:t>FSM composition</w:t>
        </w:r>
        <w:r>
          <w:t xml:space="preserve"> of individual schools, which our modelling shows has, at most, a small effect on attainment - and for disadvantaged pupils, an effect that if anything runs the wrong way. The second is unintended: moving pupils further from home increases </w:t>
        </w:r>
        <w:r>
          <w:rPr>
            <w:i/>
            <w:iCs/>
          </w:rPr>
          <w:t>travel</w:t>
        </w:r>
        <w:r>
          <w:t xml:space="preserve">, which the evidence above links to </w:t>
        </w:r>
        <w:r>
          <w:rPr>
            <w:i/>
            <w:iCs/>
          </w:rPr>
          <w:t>higher absence.</w:t>
        </w:r>
        <w:r>
          <w:t xml:space="preserve"> Recent research also clearly links attendance with the sense of well-being, life satisfaction and belonging in students (Moore et al. 2026). While it may not necessarily follow that this will be diminished in students attending schools far from their home communities and established friendship groups, it is reasonable to hypothesise this as a further risk factor to consider, particularly where absence is by a wide margin the strongest predictor of attainment we identify. In other words, the </w:t>
        </w:r>
      </w:ins>
      <w:ins w:id="539" w:author="Daniel Campbell-Meiklejohn" w:date="2026-08-28T19:47:00Z" w16du:dateUtc="2026-08-28T18:47:00Z">
        <w:r w:rsidR="00B30C49">
          <w:t xml:space="preserve">data suggests that </w:t>
        </w:r>
      </w:ins>
      <w:ins w:id="540" w:author="Revision" w:date="2026-08-25T00:00:00Z">
        <w:r>
          <w:t xml:space="preserve">admissions lever operates on attainment mainly through the second, unintended channel, and in the direction opposite to the policy’s aim. This is why we describe it as pulling the wrong lever: not merely a weak instrument, but one whose most probable net effect on disadvantaged attainment is negative. We should be clear that this is a statement about </w:t>
        </w:r>
        <w:r>
          <w:rPr>
            <w:i/>
            <w:iCs/>
          </w:rPr>
          <w:t>expected</w:t>
        </w:r>
        <w:r>
          <w:t xml:space="preserve"> effects derived from national associations, not an evaluation of the 2023 free-school-meal-priority policy or the </w:t>
        </w:r>
        <w:r>
          <w:lastRenderedPageBreak/>
          <w:t>2026 arrangements, which post-date our outcome data and whose effects the council’s own commissioned follow-up work has yet to report.</w:t>
        </w:r>
      </w:ins>
    </w:p>
    <w:p w14:paraId="306FFA9A" w14:textId="77777777" w:rsidR="001A6FB3" w:rsidRDefault="00E61F0B">
      <w:pPr>
        <w:pStyle w:val="Heading2"/>
      </w:pPr>
      <w:bookmarkStart w:id="541" w:name="X721a00ff84e807512ec4207f4efbd7031d30b61"/>
      <w:bookmarkEnd w:id="424"/>
      <w:r>
        <w:t>6.2 Attendance as the most impactful single lever</w:t>
      </w:r>
    </w:p>
    <w:p w14:paraId="52EDBAB0" w14:textId="5C37EDF9" w:rsidR="001A6FB3" w:rsidRDefault="00E61F0B">
      <w:pPr>
        <w:pStyle w:val="FirstParagraph"/>
      </w:pPr>
      <w:r>
        <w:t xml:space="preserve">A policy conversation about Brighton and Hove’s disadvantage attainment gap that wants to make the largest predictable difference should put </w:t>
      </w:r>
      <w:del w:id="542" w:author="Revision" w:date="2026-08-25T00:00:00Z">
        <w:r>
          <w:rPr>
            <w:b/>
            <w:bCs/>
          </w:rPr>
          <w:delText>attendance</w:delText>
        </w:r>
      </w:del>
      <w:r>
        <w:t xml:space="preserve"> </w:t>
      </w:r>
      <w:ins w:id="543" w:author="Revision" w:date="2026-08-25T00:00:00Z">
        <w:r>
          <w:t>attendance</w:t>
        </w:r>
      </w:ins>
      <w:r>
        <w:t xml:space="preserve"> at its centre. This sits squarely within the council’s own framing: the December 2024 cabinet report named </w:t>
      </w:r>
      <w:r>
        <w:rPr>
          <w:i/>
          <w:iCs/>
        </w:rPr>
        <w:t>‘reducing some schools’ barriers to success’</w:t>
      </w:r>
      <w:r>
        <w:t xml:space="preserve"> for disadvantaged pupils as one of its three core objectives for the 2026/27 admissions changes </w:t>
      </w:r>
      <w:del w:id="544" w:author="Revision" w:date="2026-08-25T00:00:00Z">
        <w:r>
          <w:rPr>
            <w:rStyle w:val="FootnoteReference"/>
          </w:rPr>
          <w:footnoteReference w:id="24"/>
        </w:r>
        <w:r>
          <w:delText>.</w:delText>
        </w:r>
      </w:del>
      <w:r>
        <w:t xml:space="preserve"> </w:t>
      </w:r>
      <w:ins w:id="560" w:author="Revision" w:date="2026-08-25T00:00:00Z">
        <w:r>
          <w:rPr>
            <w:rStyle w:val="FootnoteReference"/>
          </w:rPr>
          <w:footnoteReference w:id="25"/>
        </w:r>
        <w:r>
          <w:t>.</w:t>
        </w:r>
      </w:ins>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 </w:t>
      </w:r>
      <w:r>
        <w:rPr>
          <w:i/>
          <w:iCs/>
        </w:rPr>
        <w:t>‘reducing barriers to success’</w:t>
      </w:r>
      <w:r>
        <w:t xml:space="preserve"> for the city’s disadvantaged pupils points at attendance rather than at admissions arrangements. The city has the second-worst absence rate in </w:t>
      </w:r>
      <w:del w:id="572" w:author="Revision" w:date="2026-08-25T00:00:00Z">
        <w:r>
          <w:delText>England,</w:delText>
        </w:r>
      </w:del>
      <w:r>
        <w:t xml:space="preserve"> </w:t>
      </w:r>
      <w:ins w:id="573" w:author="Revision" w:date="2026-08-25T00:00:00Z">
        <w:r>
          <w:t>England in 2024-25 - and, unlike almost every other authority, one that has barely improved since the pandemic -</w:t>
        </w:r>
      </w:ins>
      <w:r>
        <w:t xml:space="preserve"> and the wider evidence indicates that closing this gap would yield attainment gains for disadvantaged pupils that comfortably exceed anything </w:t>
      </w:r>
      <w:r>
        <w:lastRenderedPageBreak/>
        <w:t xml:space="preserve">achievable through changes to admissions arrangements - and would do so </w:t>
      </w:r>
      <w:r>
        <w:rPr>
          <w:i/>
          <w:iCs/>
        </w:rPr>
        <w:t>without</w:t>
      </w:r>
      <w:r>
        <w:t xml:space="preserve"> the social, health and travel costs that a redistribution-led approach might produce.</w:t>
      </w:r>
    </w:p>
    <w:p w14:paraId="1942FED7" w14:textId="213D1B27" w:rsidR="00DD4C87" w:rsidRDefault="00E61F0B">
      <w:pPr>
        <w:pStyle w:val="BodyText"/>
        <w:rPr>
          <w:ins w:id="574" w:author="Daniel Campbell-Meiklejohn" w:date="2026-08-28T17:26:00Z" w16du:dateUtc="2026-08-28T16:26:00Z"/>
        </w:rPr>
      </w:pPr>
      <w:ins w:id="575" w:author="Revision" w:date="2026-08-25T00:00:00Z">
        <w:r>
          <w:t>We should reiterate that</w:t>
        </w:r>
      </w:ins>
      <w:r>
        <w:t xml:space="preserve"> Brighton and Hove’s absence rates are not a necessary consequence of its intake. </w:t>
      </w:r>
      <w:del w:id="576" w:author="Revision" w:date="2026-08-25T00:00:00Z">
        <w:r>
          <w:delText>The city has near-average FSM eligibility but near-worst absence, suggesting the problem reflects local factors — attendance culture, enforcement practices, transport friction or community dynamics — rather than being</w:delText>
        </w:r>
      </w:del>
      <w:r>
        <w:t xml:space="preserve"> </w:t>
      </w:r>
      <w:ins w:id="577" w:author="Revision" w:date="2026-08-25T00:00:00Z">
        <w:r>
          <w:t>One response to</w:t>
        </w:r>
      </w:ins>
      <w:r>
        <w:t xml:space="preserve"> an </w:t>
      </w:r>
      <w:del w:id="578" w:author="Revision" w:date="2026-08-25T00:00:00Z">
        <w:r>
          <w:delText>unavoidable correlate</w:delText>
        </w:r>
      </w:del>
      <w:r>
        <w:t xml:space="preserve"> </w:t>
      </w:r>
      <w:ins w:id="579" w:author="Revision" w:date="2026-08-25T00:00:00Z">
        <w:r>
          <w:t>earlier presentation</w:t>
        </w:r>
      </w:ins>
      <w:r>
        <w:t xml:space="preserve"> of </w:t>
      </w:r>
      <w:del w:id="580" w:author="Revision" w:date="2026-08-25T00:00:00Z">
        <w:r>
          <w:delText>disadvantage. If</w:delText>
        </w:r>
      </w:del>
      <w:r>
        <w:t xml:space="preserve"> </w:t>
      </w:r>
      <w:ins w:id="581" w:author="Revision" w:date="2026-08-25T00:00:00Z">
        <w:r>
          <w:t>this argument, advanced locally by</w:t>
        </w:r>
      </w:ins>
      <w:r>
        <w:t xml:space="preserve"> the </w:t>
      </w:r>
      <w:del w:id="582" w:author="Revision" w:date="2026-08-25T00:00:00Z">
        <w:r>
          <w:delText>city is not already running</w:delText>
        </w:r>
      </w:del>
      <w:r>
        <w:t xml:space="preserve"> </w:t>
      </w:r>
      <w:ins w:id="583" w:author="Revision" w:date="2026-08-25T00:00:00Z">
        <w:r>
          <w:t>campaign group Class Divide</w:t>
        </w:r>
        <w:r>
          <w:rPr>
            <w:rStyle w:val="FootnoteReference"/>
          </w:rPr>
          <w:footnoteReference w:id="26"/>
        </w:r>
        <w:r>
          <w:t>, offered</w:t>
        </w:r>
      </w:ins>
      <w:r>
        <w:t xml:space="preserve"> a </w:t>
      </w:r>
      <w:del w:id="587" w:author="Revision" w:date="2026-08-25T00:00:00Z">
        <w:r>
          <w:delText>substantial cross-departmental attendance programme alongside its school-level work,</w:delText>
        </w:r>
      </w:del>
      <w:r>
        <w:t xml:space="preserve"> </w:t>
      </w:r>
      <w:ins w:id="588" w:author="Revision" w:date="2026-08-25T00:00:00Z">
        <w:r>
          <w:t>memorable analogy: absence is</w:t>
        </w:r>
      </w:ins>
      <w:r>
        <w:t xml:space="preserve"> the </w:t>
      </w:r>
      <w:del w:id="589" w:author="Revision" w:date="2026-08-25T00:00:00Z">
        <w:r>
          <w:delText>case for one</w:delText>
        </w:r>
      </w:del>
      <w:r>
        <w:t xml:space="preserve"> </w:t>
      </w:r>
      <w:ins w:id="590" w:author="Revision" w:date="2026-08-25T00:00:00Z">
        <w:r>
          <w:t>mould, poverty</w:t>
        </w:r>
      </w:ins>
      <w:r>
        <w:t xml:space="preserve"> is </w:t>
      </w:r>
      <w:del w:id="591" w:author="Revision" w:date="2026-08-25T00:00:00Z">
        <w:r>
          <w:delText>strong. There</w:delText>
        </w:r>
      </w:del>
      <w:r>
        <w:t xml:space="preserve"> </w:t>
      </w:r>
      <w:ins w:id="592" w:author="Revision" w:date="2026-08-25T00:00:00Z">
        <w:r>
          <w:t>the damp. On this view, treating absence directly</w:t>
        </w:r>
      </w:ins>
      <w:r>
        <w:t xml:space="preserve"> is </w:t>
      </w:r>
      <w:del w:id="593" w:author="Revision" w:date="2026-08-25T00:00:00Z">
        <w:r>
          <w:delText>a budget question too:</w:delText>
        </w:r>
      </w:del>
      <w:r>
        <w:t xml:space="preserve"> </w:t>
      </w:r>
      <w:ins w:id="594" w:author="Revision" w:date="2026-08-25T00:00:00Z">
        <w:r>
          <w:t>futile, because</w:t>
        </w:r>
      </w:ins>
      <w:r>
        <w:t xml:space="preserve"> the </w:t>
      </w:r>
      <w:del w:id="595" w:author="Revision" w:date="2026-08-25T00:00:00Z">
        <w:r>
          <w:delText>£606,000 already spent annually on supported bus routes</w:delText>
        </w:r>
      </w:del>
      <w:r>
        <w:t xml:space="preserve"> </w:t>
      </w:r>
      <w:ins w:id="596" w:author="Revision" w:date="2026-08-25T00:00:00Z">
        <w:r>
          <w:t xml:space="preserve">underlying poverty will simply keep bringing it back. </w:t>
        </w:r>
      </w:ins>
      <w:ins w:id="597" w:author="Daniel Campbell-Meiklejohn" w:date="2026-08-28T17:22:00Z" w16du:dateUtc="2026-08-28T16:22:00Z">
        <w:r w:rsidR="002E30D6">
          <w:t xml:space="preserve"> </w:t>
        </w:r>
      </w:ins>
      <w:ins w:id="598" w:author="Daniel Campbell-Meiklejohn" w:date="2026-08-28T17:23:00Z" w16du:dateUtc="2026-08-28T16:23:00Z">
        <w:r w:rsidR="00C9493E">
          <w:t>It is important</w:t>
        </w:r>
      </w:ins>
      <w:ins w:id="599" w:author="Daniel Campbell-Meiklejohn" w:date="2026-08-28T19:49:00Z" w16du:dateUtc="2026-08-28T18:49:00Z">
        <w:r w:rsidR="004B0FFB">
          <w:t xml:space="preserve">, however, </w:t>
        </w:r>
      </w:ins>
      <w:ins w:id="600" w:author="Daniel Campbell-Meiklejohn" w:date="2026-08-28T17:23:00Z" w16du:dateUtc="2026-08-28T16:23:00Z">
        <w:r w:rsidR="00C9493E">
          <w:t xml:space="preserve"> to consider that </w:t>
        </w:r>
      </w:ins>
      <w:ins w:id="601" w:author="Daniel Campbell-Meiklejohn" w:date="2026-08-28T17:22:00Z" w16du:dateUtc="2026-08-28T16:22:00Z">
        <w:r w:rsidR="002E30D6">
          <w:t xml:space="preserve">effect of absence on attainment in our model is the effect above and beyond being </w:t>
        </w:r>
        <w:r w:rsidR="00C9493E">
          <w:t>e</w:t>
        </w:r>
      </w:ins>
      <w:ins w:id="602" w:author="Daniel Campbell-Meiklejohn" w:date="2026-08-28T17:23:00Z" w16du:dateUtc="2026-08-28T16:23:00Z">
        <w:r w:rsidR="00C9493E">
          <w:t>ligible</w:t>
        </w:r>
      </w:ins>
      <w:ins w:id="603" w:author="Daniel Campbell-Meiklejohn" w:date="2026-08-28T17:22:00Z" w16du:dateUtc="2026-08-28T16:22:00Z">
        <w:r w:rsidR="002E30D6">
          <w:t xml:space="preserve"> free school meals</w:t>
        </w:r>
      </w:ins>
      <w:ins w:id="604" w:author="Daniel Campbell-Meiklejohn" w:date="2026-08-28T19:49:00Z" w16du:dateUtc="2026-08-28T18:49:00Z">
        <w:r w:rsidR="00F36853">
          <w:t>, the best measure we have of poverty in our school intakes</w:t>
        </w:r>
      </w:ins>
      <w:ins w:id="605" w:author="Daniel Campbell-Meiklejohn" w:date="2026-08-28T17:22:00Z" w16du:dateUtc="2026-08-28T16:22:00Z">
        <w:r w:rsidR="002E30D6">
          <w:t xml:space="preserve">. </w:t>
        </w:r>
      </w:ins>
      <w:ins w:id="606" w:author="Daniel Campbell-Meiklejohn" w:date="2026-08-28T17:23:00Z" w16du:dateUtc="2026-08-28T16:23:00Z">
        <w:r w:rsidR="00014B87">
          <w:t xml:space="preserve"> </w:t>
        </w:r>
      </w:ins>
      <w:ins w:id="607" w:author="Daniel Campbell-Meiklejohn" w:date="2026-08-28T17:24:00Z" w16du:dateUtc="2026-08-28T16:24:00Z">
        <w:r w:rsidR="00014B87">
          <w:t xml:space="preserve"> </w:t>
        </w:r>
      </w:ins>
      <w:ins w:id="608" w:author="Daniel Campbell-Meiklejohn" w:date="2026-08-28T19:49:00Z" w16du:dateUtc="2026-08-28T18:49:00Z">
        <w:r w:rsidR="00F36853">
          <w:t>S</w:t>
        </w:r>
      </w:ins>
      <w:ins w:id="609" w:author="Daniel Campbell-Meiklejohn" w:date="2026-08-28T17:24:00Z" w16du:dateUtc="2026-08-28T16:24:00Z">
        <w:r w:rsidR="00014B87">
          <w:t xml:space="preserve">ome </w:t>
        </w:r>
      </w:ins>
      <w:ins w:id="610" w:author="Daniel Campbell-Meiklejohn" w:date="2026-08-28T19:49:00Z" w16du:dateUtc="2026-08-28T18:49:00Z">
        <w:r w:rsidR="00F36853">
          <w:t>variability</w:t>
        </w:r>
      </w:ins>
      <w:ins w:id="611" w:author="Daniel Campbell-Meiklejohn" w:date="2026-08-28T17:24:00Z" w16du:dateUtc="2026-08-28T16:24:00Z">
        <w:r w:rsidR="00014B87">
          <w:t xml:space="preserve"> of absence and poverty </w:t>
        </w:r>
      </w:ins>
      <w:ins w:id="612" w:author="Daniel Campbell-Meiklejohn" w:date="2026-08-28T19:49:00Z" w16du:dateUtc="2026-08-28T18:49:00Z">
        <w:r w:rsidR="007E3403">
          <w:t xml:space="preserve">in the intake </w:t>
        </w:r>
      </w:ins>
      <w:ins w:id="613" w:author="Daniel Campbell-Meiklejohn" w:date="2026-08-28T17:24:00Z" w16du:dateUtc="2026-08-28T16:24:00Z">
        <w:r w:rsidR="00014B87">
          <w:t xml:space="preserve">are shared.  </w:t>
        </w:r>
      </w:ins>
      <w:ins w:id="614" w:author="Daniel Campbell-Meiklejohn" w:date="2026-08-28T17:23:00Z" w16du:dateUtc="2026-08-28T16:23:00Z">
        <w:r w:rsidR="00014B87">
          <w:t xml:space="preserve">Absence may </w:t>
        </w:r>
      </w:ins>
      <w:ins w:id="615" w:author="Daniel Campbell-Meiklejohn" w:date="2026-08-28T17:24:00Z" w16du:dateUtc="2026-08-28T16:24:00Z">
        <w:r w:rsidR="00014B87">
          <w:t xml:space="preserve">be a symptom of poverty, but it is also a likely </w:t>
        </w:r>
        <w:r w:rsidR="00014B87" w:rsidRPr="007E3403">
          <w:rPr>
            <w:i/>
            <w:iCs/>
            <w:rPrChange w:id="616" w:author="Daniel Campbell-Meiklejohn" w:date="2026-08-28T19:50:00Z" w16du:dateUtc="2026-08-28T18:50:00Z">
              <w:rPr/>
            </w:rPrChange>
          </w:rPr>
          <w:t>mechanism</w:t>
        </w:r>
        <w:r w:rsidR="00014B87">
          <w:t xml:space="preserve"> of </w:t>
        </w:r>
      </w:ins>
      <w:ins w:id="617" w:author="Daniel Campbell-Meiklejohn" w:date="2026-08-28T17:25:00Z" w16du:dateUtc="2026-08-28T16:25:00Z">
        <w:r w:rsidR="001931CA">
          <w:t xml:space="preserve">poverty’s effects on attainment.  As such, </w:t>
        </w:r>
      </w:ins>
      <w:ins w:id="618" w:author="Daniel Campbell-Meiklejohn" w:date="2026-08-28T19:50:00Z" w16du:dateUtc="2026-08-28T18:50:00Z">
        <w:r w:rsidR="007E3403">
          <w:t>absence</w:t>
        </w:r>
      </w:ins>
      <w:ins w:id="619" w:author="Daniel Campbell-Meiklejohn" w:date="2026-08-28T17:25:00Z" w16du:dateUtc="2026-08-28T16:25:00Z">
        <w:r w:rsidR="001931CA">
          <w:t xml:space="preserve"> is also a target for intervention.  </w:t>
        </w:r>
      </w:ins>
      <w:ins w:id="620" w:author="Daniel Campbell-Meiklejohn" w:date="2026-08-28T17:26:00Z" w16du:dateUtc="2026-08-28T16:26:00Z">
        <w:r w:rsidR="00C53133">
          <w:t>Any serious attendance  strategy must engage with the  material circumstances of families, not merely with attendance procedures.  However, b</w:t>
        </w:r>
      </w:ins>
      <w:ins w:id="621" w:author="Daniel Campbell-Meiklejohn" w:date="2026-08-28T17:25:00Z" w16du:dateUtc="2026-08-28T16:25:00Z">
        <w:r w:rsidR="00DD4C87">
          <w:t>eyond addressing the hard problem of economic disadvantage that can underpin many factors in the attainment model, increasing attendance of students may go the furthest to address the</w:t>
        </w:r>
      </w:ins>
      <w:ins w:id="622" w:author="Daniel Campbell-Meiklejohn" w:date="2026-08-28T19:50:00Z" w16du:dateUtc="2026-08-28T18:50:00Z">
        <w:r w:rsidR="00DE1F96">
          <w:t xml:space="preserve"> disadvantage</w:t>
        </w:r>
      </w:ins>
      <w:ins w:id="623" w:author="Daniel Campbell-Meiklejohn" w:date="2026-08-28T17:25:00Z" w16du:dateUtc="2026-08-28T16:25:00Z">
        <w:r w:rsidR="00DD4C87">
          <w:t xml:space="preserve"> </w:t>
        </w:r>
      </w:ins>
      <w:ins w:id="624" w:author="Daniel Campbell-Meiklejohn" w:date="2026-08-28T19:50:00Z" w16du:dateUtc="2026-08-28T18:50:00Z">
        <w:r w:rsidR="00DE1F96">
          <w:t>attainment</w:t>
        </w:r>
      </w:ins>
      <w:ins w:id="625" w:author="Daniel Campbell-Meiklejohn" w:date="2026-08-28T17:25:00Z" w16du:dateUtc="2026-08-28T16:25:00Z">
        <w:r w:rsidR="00DD4C87">
          <w:t xml:space="preserve"> gap</w:t>
        </w:r>
      </w:ins>
    </w:p>
    <w:p w14:paraId="051FDC7D" w14:textId="64C1D1F1" w:rsidR="001A6FB3" w:rsidRDefault="00DD4C87">
      <w:pPr>
        <w:pStyle w:val="BodyText"/>
      </w:pPr>
      <w:ins w:id="626" w:author="Daniel Campbell-Meiklejohn" w:date="2026-08-28T17:25:00Z" w16du:dateUtc="2026-08-28T16:25:00Z">
        <w:r>
          <w:t xml:space="preserve"> </w:t>
        </w:r>
      </w:ins>
      <w:commentRangeStart w:id="627"/>
      <w:ins w:id="628" w:author="Revision" w:date="2026-08-25T00:00:00Z">
        <w:r w:rsidR="00E61F0B">
          <w:t>The analogy captures something real. At pupil level the association between disadvantage</w:t>
        </w:r>
      </w:ins>
      <w:r w:rsidR="00E61F0B">
        <w:t xml:space="preserve"> and </w:t>
      </w:r>
      <w:del w:id="629" w:author="Revision" w:date="2026-08-25T00:00:00Z">
        <w:r w:rsidR="00E61F0B">
          <w:delText>passes</w:delText>
        </w:r>
        <w:r w:rsidR="00E61F0B">
          <w:rPr>
            <w:rStyle w:val="FootnoteReference"/>
          </w:rPr>
          <w:footnoteReference w:id="27"/>
        </w:r>
        <w:r w:rsidR="00E61F0B">
          <w:delText>, plus any further travel-assistance spending</w:delText>
        </w:r>
      </w:del>
      <w:r w:rsidR="00E61F0B">
        <w:t xml:space="preserve"> </w:t>
      </w:r>
      <w:ins w:id="652" w:author="Revision" w:date="2026-08-25T00:00:00Z">
        <w:r w:rsidR="00E61F0B">
          <w:t>absence is strong and well evidenced (DfE 2025b), and our own decomposition (section 5.5) finds that a substantial part of school-level absence is inherited from intake rather than</w:t>
        </w:r>
      </w:ins>
      <w:r w:rsidR="00E61F0B">
        <w:t xml:space="preserve"> generated by the </w:t>
      </w:r>
      <w:del w:id="653" w:author="Revision" w:date="2026-08-25T00:00:00Z">
        <w:r w:rsidR="00E61F0B">
          <w:delText>admissions changes, would arguably have a stronger evidence base for raising disadvantaged attainment if invested directly in</w:delText>
        </w:r>
      </w:del>
      <w:r w:rsidR="00E61F0B">
        <w:t xml:space="preserve"> </w:t>
      </w:r>
      <w:ins w:id="654" w:author="Revision" w:date="2026-08-25T00:00:00Z">
        <w:r w:rsidR="00E61F0B">
          <w:t xml:space="preserve">school. </w:t>
        </w:r>
      </w:ins>
      <w:commentRangeEnd w:id="627"/>
      <w:r w:rsidR="00662FA2">
        <w:rPr>
          <w:rStyle w:val="CommentReference"/>
          <w:sz w:val="24"/>
          <w:szCs w:val="24"/>
        </w:rPr>
        <w:commentReference w:id="627"/>
      </w:r>
      <w:ins w:id="655" w:author="Daniel Campbell-Meiklejohn" w:date="2026-08-28T17:22:00Z" w16du:dateUtc="2026-08-28T16:22:00Z">
        <w:r w:rsidR="00B53031">
          <w:t xml:space="preserve"> </w:t>
        </w:r>
      </w:ins>
      <w:ins w:id="656" w:author="Revision" w:date="2026-08-25T00:00:00Z">
        <w:del w:id="657" w:author="Daniel Campbell-Meiklejohn" w:date="2026-08-28T17:26:00Z" w16du:dateUtc="2026-08-28T16:26:00Z">
          <w:r w:rsidR="00E61F0B" w:rsidDel="00C53133">
            <w:delText>Any serious</w:delText>
          </w:r>
        </w:del>
      </w:ins>
      <w:del w:id="658" w:author="Daniel Campbell-Meiklejohn" w:date="2026-08-28T17:26:00Z" w16du:dateUtc="2026-08-28T16:26:00Z">
        <w:r w:rsidR="00E61F0B" w:rsidDel="00C53133">
          <w:delText xml:space="preserve"> attendance support, family liaison and pastoral capacity in </w:delText>
        </w:r>
      </w:del>
      <w:ins w:id="659" w:author="Revision" w:date="2026-08-25T00:00:00Z">
        <w:del w:id="660" w:author="Daniel Campbell-Meiklejohn" w:date="2026-08-28T17:26:00Z" w16du:dateUtc="2026-08-28T16:26:00Z">
          <w:r w:rsidR="00E61F0B" w:rsidDel="00C53133">
            <w:delText>strategy must therefore engage with</w:delText>
          </w:r>
        </w:del>
      </w:ins>
      <w:del w:id="661" w:author="Daniel Campbell-Meiklejohn" w:date="2026-08-28T17:26:00Z" w16du:dateUtc="2026-08-28T16:26:00Z">
        <w:r w:rsidR="00E61F0B" w:rsidDel="00C53133">
          <w:delText xml:space="preserve"> the city’s most affected schools. </w:delText>
        </w:r>
      </w:del>
      <w:ins w:id="662" w:author="Revision" w:date="2026-08-25T00:00:00Z">
        <w:del w:id="663" w:author="Daniel Campbell-Meiklejohn" w:date="2026-08-28T17:26:00Z" w16du:dateUtc="2026-08-28T16:26:00Z">
          <w:r w:rsidR="00E61F0B" w:rsidDel="00C53133">
            <w:delText>material circumstances of families, not merely with attendance procedures.</w:delText>
          </w:r>
        </w:del>
      </w:ins>
    </w:p>
    <w:p w14:paraId="325A6620" w14:textId="37B33AE8" w:rsidR="001A6FB3" w:rsidRDefault="00C53133">
      <w:pPr>
        <w:pStyle w:val="BodyText"/>
      </w:pPr>
      <w:commentRangeStart w:id="664"/>
      <w:ins w:id="665" w:author="Daniel Campbell-Meiklejohn" w:date="2026-08-28T17:26:00Z" w16du:dateUtc="2026-08-28T16:26:00Z">
        <w:r>
          <w:lastRenderedPageBreak/>
          <w:t>Moreover,</w:t>
        </w:r>
      </w:ins>
      <w:ins w:id="666" w:author="Revision" w:date="2026-08-25T00:00:00Z">
        <w:del w:id="667" w:author="Daniel Campbell-Meiklejohn" w:date="2026-08-28T17:26:00Z" w16du:dateUtc="2026-08-28T16:26:00Z">
          <w:r w:rsidR="00E61F0B" w:rsidDel="00C53133">
            <w:delText>But</w:delText>
          </w:r>
        </w:del>
        <w:r w:rsidR="00E61F0B">
          <w:t xml:space="preserve"> the analogy does not explain Brighton and Hove. Across English local education authorities, </w:t>
        </w:r>
        <w:commentRangeStart w:id="668"/>
        <w:r w:rsidR="00E61F0B">
          <w:t xml:space="preserve">differences in poverty account for remarkably little of the difference in absence: </w:t>
        </w:r>
      </w:ins>
      <w:commentRangeEnd w:id="668"/>
      <w:r w:rsidR="006868DA">
        <w:rPr>
          <w:rStyle w:val="CommentReference"/>
          <w:sz w:val="24"/>
          <w:szCs w:val="24"/>
        </w:rPr>
        <w:commentReference w:id="668"/>
      </w:r>
      <w:ins w:id="669" w:author="Revision" w:date="2026-08-25T00:00:00Z">
        <w:r w:rsidR="00E61F0B">
          <w:t xml:space="preserve">regressing LEA mean absence on LEA mean FSM eligibility across the 152 authorities in our latest year yields an </w:t>
        </w:r>
      </w:ins>
      <w:commentRangeStart w:id="670"/>
      <m:oMath>
        <m:sSup>
          <m:sSupPr>
            <m:ctrlPr>
              <w:rPr>
                <w:rFonts w:ascii="Cambria Math" w:hAnsi="Cambria Math"/>
              </w:rPr>
            </m:ctrlPr>
          </m:sSupPr>
          <m:e>
            <m:r>
              <w:ins w:id="671" w:author="Revision" w:date="2026-08-25T00:00:00Z">
                <w:rPr>
                  <w:rFonts w:ascii="Cambria Math" w:hAnsi="Cambria Math"/>
                </w:rPr>
                <m:t>R</m:t>
              </w:ins>
            </m:r>
          </m:e>
          <m:sup>
            <m:r>
              <w:ins w:id="672" w:author="Revision" w:date="2026-08-25T00:00:00Z">
                <w:rPr>
                  <w:rFonts w:ascii="Cambria Math" w:hAnsi="Cambria Math"/>
                </w:rPr>
                <m:t>2</m:t>
              </w:ins>
            </m:r>
          </m:sup>
        </m:sSup>
      </m:oMath>
      <w:ins w:id="673" w:author="Revision" w:date="2026-08-25T00:00:00Z">
        <w:r w:rsidR="00E61F0B">
          <w:t xml:space="preserve"> of just 0.05. Brighton and Hove’s own position makes the point sharply. Its FSM rate (28.8%) is slightly </w:t>
        </w:r>
        <w:r w:rsidR="00E61F0B">
          <w:rPr>
            <w:i/>
            <w:iCs/>
          </w:rPr>
          <w:t>below</w:t>
        </w:r>
        <w:r w:rsidR="00E61F0B">
          <w:t xml:space="preserve"> the average across authorities (29.6%), so on a poverty-only account its absence should be a little below average too — around 8.2%. It is 10.8%, an </w:t>
        </w:r>
      </w:ins>
      <w:commentRangeEnd w:id="670"/>
      <w:r w:rsidR="009B6282">
        <w:rPr>
          <w:rStyle w:val="CommentReference"/>
          <w:sz w:val="24"/>
          <w:szCs w:val="24"/>
        </w:rPr>
        <w:commentReference w:id="670"/>
      </w:r>
      <w:ins w:id="674" w:author="Revision" w:date="2026-08-25T00:00:00Z">
        <w:r w:rsidR="00E61F0B">
          <w:t xml:space="preserve">excess of 2.6 percentage points over what its disadvantage profile predicts, and the largest such excess of any authority in England. Among the 20 authorities whose FSM rates are within two percentage points of Brighton and Hove’s, the city has the </w:t>
        </w:r>
        <w:r w:rsidR="00E61F0B">
          <w:rPr>
            <w:i/>
            <w:iCs/>
          </w:rPr>
          <w:t>highest</w:t>
        </w:r>
        <w:r w:rsidR="00E61F0B">
          <w:t xml:space="preserve"> absence of all, some 2.3 percentage points above their average. And where absence fell in 94% of local authorities between 2021–22 and 2024–25, the city’s did not move.</w:t>
        </w:r>
        <w:commentRangeStart w:id="675"/>
        <w:r w:rsidR="00E61F0B">
          <w:t xml:space="preserve"> There is damp in many places; the mould is markedly worse here, and it is not getting better as it is elsewhere.</w:t>
        </w:r>
      </w:ins>
      <w:commentRangeEnd w:id="675"/>
      <w:r w:rsidR="00C20DBD">
        <w:rPr>
          <w:rStyle w:val="CommentReference"/>
          <w:sz w:val="24"/>
          <w:szCs w:val="24"/>
        </w:rPr>
        <w:commentReference w:id="675"/>
      </w:r>
    </w:p>
    <w:p w14:paraId="0A9F0476" w14:textId="77777777" w:rsidR="000F7962" w:rsidRDefault="00E61F0B">
      <w:pPr>
        <w:pStyle w:val="BodyText"/>
        <w:rPr>
          <w:ins w:id="676" w:author="Daniel Campbell-Meiklejohn" w:date="2026-08-28T20:00:00Z" w16du:dateUtc="2026-08-28T19:00:00Z"/>
        </w:rPr>
      </w:pPr>
      <w:commentRangeStart w:id="677"/>
      <w:ins w:id="678" w:author="Revision" w:date="2026-08-25T00:00:00Z">
        <w:r>
          <w:t xml:space="preserve">The reasonable conclusion is not that poverty is irrelevant to absence, but that it cannot be the explanation for Brighton and Hove’s position, and that treating the city’s absence as an inevitable consequence of its social composition is empirically unsupported. </w:t>
        </w:r>
      </w:ins>
      <w:commentRangeEnd w:id="677"/>
      <w:r w:rsidR="00970196">
        <w:rPr>
          <w:rStyle w:val="CommentReference"/>
          <w:sz w:val="24"/>
          <w:szCs w:val="24"/>
        </w:rPr>
        <w:commentReference w:id="677"/>
      </w:r>
      <w:ins w:id="679" w:author="Revision" w:date="2026-08-25T00:00:00Z">
        <w:r>
          <w:t xml:space="preserve">A substantial part of the city’s absence sits above what its intake predicts, which is precisely the part that local action can reach. The problem therefore reflects local factors - attendance culture, enforcement practices, transport friction or community dynamics - rather than being an unavoidable outcome of disadvantage. </w:t>
        </w:r>
      </w:ins>
    </w:p>
    <w:p w14:paraId="510CB4BD" w14:textId="04582321" w:rsidR="001A6FB3" w:rsidRDefault="00E61F0B">
      <w:pPr>
        <w:pStyle w:val="BodyText"/>
      </w:pPr>
      <w:commentRangeStart w:id="680"/>
      <w:ins w:id="681" w:author="Revision" w:date="2026-08-25T00:00:00Z">
        <w:del w:id="682" w:author="Daniel Campbell-Meiklejohn" w:date="2026-08-28T20:04:00Z" w16du:dateUtc="2026-08-28T19:04:00Z">
          <w:r w:rsidDel="00E44816">
            <w:delText xml:space="preserve">If </w:delText>
          </w:r>
        </w:del>
        <w:del w:id="683" w:author="Daniel Campbell-Meiklejohn" w:date="2026-08-28T20:01:00Z" w16du:dateUtc="2026-08-28T19:01:00Z">
          <w:r w:rsidDel="000F7962">
            <w:delText>the</w:delText>
          </w:r>
        </w:del>
        <w:del w:id="684" w:author="Daniel Campbell-Meiklejohn" w:date="2026-08-28T20:04:00Z" w16du:dateUtc="2026-08-28T19:04:00Z">
          <w:r w:rsidDel="00E44816">
            <w:delText xml:space="preserve"> city is not already running a substantial cross-departmental attendance programme alongside its school-level work, the case for one is strong to introduce one. </w:delText>
          </w:r>
        </w:del>
        <w:r>
          <w:t xml:space="preserve">There </w:t>
        </w:r>
        <w:del w:id="685" w:author="Daniel Campbell-Meiklejohn" w:date="2026-08-28T20:03:00Z" w16du:dateUtc="2026-08-28T19:03:00Z">
          <w:r w:rsidDel="00326E0A">
            <w:delText>is a</w:delText>
          </w:r>
        </w:del>
      </w:ins>
      <w:ins w:id="686" w:author="Daniel Campbell-Meiklejohn" w:date="2026-08-28T20:03:00Z" w16du:dateUtc="2026-08-28T19:03:00Z">
        <w:r w:rsidR="00326E0A">
          <w:t>are</w:t>
        </w:r>
      </w:ins>
      <w:ins w:id="687" w:author="Revision" w:date="2026-08-25T00:00:00Z">
        <w:r>
          <w:t xml:space="preserve"> budget </w:t>
        </w:r>
        <w:del w:id="688" w:author="Daniel Campbell-Meiklejohn" w:date="2026-08-28T20:03:00Z" w16du:dateUtc="2026-08-28T19:03:00Z">
          <w:r w:rsidDel="00326E0A">
            <w:delText>question</w:delText>
          </w:r>
        </w:del>
      </w:ins>
      <w:ins w:id="689" w:author="Daniel Campbell-Meiklejohn" w:date="2026-08-28T20:03:00Z" w16du:dateUtc="2026-08-28T19:03:00Z">
        <w:r w:rsidR="00326E0A">
          <w:t>implications</w:t>
        </w:r>
      </w:ins>
      <w:ins w:id="690" w:author="Revision" w:date="2026-08-25T00:00:00Z">
        <w:r>
          <w:t xml:space="preserve"> too</w:t>
        </w:r>
      </w:ins>
      <w:ins w:id="691" w:author="Daniel Campbell-Meiklejohn" w:date="2026-08-28T20:03:00Z" w16du:dateUtc="2026-08-28T19:03:00Z">
        <w:r w:rsidR="00326E0A">
          <w:t xml:space="preserve">, considering </w:t>
        </w:r>
        <w:r w:rsidR="00583F82">
          <w:t>whether the additional amounts to fund transport to children requiring long commutes to school would be better spent on</w:t>
        </w:r>
        <w:r w:rsidR="00E44816" w:rsidRPr="00E44816">
          <w:t xml:space="preserve"> </w:t>
        </w:r>
        <w:r w:rsidR="00E44816">
          <w:t>attendance support, family liaison</w:t>
        </w:r>
      </w:ins>
      <w:ins w:id="692" w:author="Daniel Campbell-Meiklejohn" w:date="2026-08-28T20:04:00Z" w16du:dateUtc="2026-08-28T19:04:00Z">
        <w:r w:rsidR="00E44816">
          <w:t xml:space="preserve">s in the city’s schools. </w:t>
        </w:r>
      </w:ins>
      <w:ins w:id="693" w:author="Daniel Campbell-Meiklejohn" w:date="2026-08-28T20:03:00Z" w16du:dateUtc="2026-08-28T19:03:00Z">
        <w:r w:rsidR="00583F82">
          <w:t xml:space="preserve"> </w:t>
        </w:r>
      </w:ins>
      <w:ins w:id="694" w:author="Daniel Campbell-Meiklejohn" w:date="2026-08-28T20:04:00Z" w16du:dateUtc="2026-08-28T19:04:00Z">
        <w:r w:rsidR="00E44816">
          <w:t>If a city is not already running a substantial cross-</w:t>
        </w:r>
        <w:r w:rsidR="00E44816">
          <w:lastRenderedPageBreak/>
          <w:t>departmental attendance programme alongside its school-level work, the case for one is strong to introduce one.</w:t>
        </w:r>
      </w:ins>
      <w:ins w:id="695" w:author="Revision" w:date="2026-08-25T00:00:00Z">
        <w:del w:id="696" w:author="Daniel Campbell-Meiklejohn" w:date="2026-08-28T20:01:00Z" w16du:dateUtc="2026-08-28T19:01:00Z">
          <w:r w:rsidDel="000F7962">
            <w:delText xml:space="preserve">: the </w:delText>
          </w:r>
        </w:del>
        <w:del w:id="697" w:author="Daniel Campbell-Meiklejohn" w:date="2026-08-28T20:04:00Z" w16du:dateUtc="2026-08-28T19:04:00Z">
          <w:r w:rsidDel="00E44816">
            <w:delText>£606,000 already spent annually on supported bus routes and passes</w:delText>
          </w:r>
          <w:commentRangeStart w:id="698"/>
          <w:r w:rsidDel="00E44816">
            <w:rPr>
              <w:rStyle w:val="FootnoteReference"/>
            </w:rPr>
            <w:footnoteReference w:id="28"/>
          </w:r>
        </w:del>
      </w:ins>
      <w:commentRangeEnd w:id="698"/>
      <w:del w:id="715" w:author="Daniel Campbell-Meiklejohn" w:date="2026-08-28T20:04:00Z" w16du:dateUtc="2026-08-28T19:04:00Z">
        <w:r w:rsidR="00326E0A" w:rsidDel="00E44816">
          <w:rPr>
            <w:rStyle w:val="CommentReference"/>
            <w:sz w:val="24"/>
            <w:szCs w:val="24"/>
          </w:rPr>
          <w:commentReference w:id="698"/>
        </w:r>
      </w:del>
      <w:ins w:id="716" w:author="Revision" w:date="2026-08-25T00:00:00Z">
        <w:del w:id="717" w:author="Daniel Campbell-Meiklejohn" w:date="2026-08-28T20:04:00Z" w16du:dateUtc="2026-08-28T19:04:00Z">
          <w:r w:rsidDel="00E44816">
            <w:delText>, plus any further travel-assistance spending generated by the admissions changes, would arguably have a stronger evidence base for raising disadvantaged attainment if invested directly in attendance support, family liaison and pastoral capacity in the city’s most affected schools.</w:delText>
          </w:r>
        </w:del>
      </w:ins>
      <w:commentRangeEnd w:id="664"/>
      <w:del w:id="718" w:author="Daniel Campbell-Meiklejohn" w:date="2026-08-28T20:04:00Z" w16du:dateUtc="2026-08-28T19:04:00Z">
        <w:r w:rsidR="002A15CC" w:rsidDel="00E44816">
          <w:rPr>
            <w:rStyle w:val="CommentReference"/>
            <w:sz w:val="24"/>
            <w:szCs w:val="24"/>
          </w:rPr>
          <w:commentReference w:id="664"/>
        </w:r>
        <w:commentRangeEnd w:id="680"/>
        <w:r w:rsidR="000F7962" w:rsidDel="00E44816">
          <w:rPr>
            <w:rStyle w:val="CommentReference"/>
            <w:sz w:val="24"/>
            <w:szCs w:val="24"/>
          </w:rPr>
          <w:commentReference w:id="680"/>
        </w:r>
      </w:del>
    </w:p>
    <w:p w14:paraId="6F7E8BB4" w14:textId="77777777" w:rsidR="001A6FB3" w:rsidRDefault="00E61F0B">
      <w:pPr>
        <w:pStyle w:val="Heading2"/>
      </w:pPr>
      <w:bookmarkStart w:id="719" w:name="Xe20933ab3677df6d1953e5d7ada5fd38009a941"/>
      <w:bookmarkEnd w:id="541"/>
      <w:r>
        <w:t>6.3 A new value-added view to support better local decisions</w:t>
      </w:r>
    </w:p>
    <w:p w14:paraId="64C25872" w14:textId="3F3FADE0" w:rsidR="001A6FB3" w:rsidRDefault="00E61F0B">
      <w:pPr>
        <w:pStyle w:val="FirstParagraph"/>
      </w:pPr>
      <w:r>
        <w:t xml:space="preserve">Another contribution of this work is methodological. The multilevel model lets us look beyond a school’s raw attainment outcomes and ask how much it is adding </w:t>
      </w:r>
      <w:r>
        <w:rPr>
          <w:i/>
          <w:iCs/>
        </w:rPr>
        <w:t>over and above</w:t>
      </w:r>
      <w:r>
        <w:t xml:space="preserve"> 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multi)-word Ofsted rating, both for parents making school choices and for policy makers assessing where local effort is best directed. Brighton and Hove provides a</w:t>
      </w:r>
      <w:ins w:id="720" w:author="Daniel Campbell-Meiklejohn" w:date="2026-08-28T20:05:00Z" w16du:dateUtc="2026-08-28T19:05:00Z">
        <w:r w:rsidR="0012482F">
          <w:t>n</w:t>
        </w:r>
      </w:ins>
      <w:r>
        <w:t xml:space="preserve"> </w:t>
      </w:r>
      <w:del w:id="721" w:author="Daniel Campbell-Meiklejohn" w:date="2026-08-28T20:05:00Z" w16du:dateUtc="2026-08-28T19:05:00Z">
        <w:r w:rsidDel="0012482F">
          <w:delText xml:space="preserve">particularly sharp </w:delText>
        </w:r>
      </w:del>
      <w:r>
        <w:t xml:space="preserve">illustration of why this matters: the local school for one of the city’s most disadvantaged catchments is, </w:t>
      </w:r>
      <w:del w:id="722" w:author="Daniel Campbell-Meiklejohn" w:date="2026-08-28T20:06:00Z" w16du:dateUtc="2026-08-28T19:06:00Z">
        <w:r w:rsidDel="006C2348">
          <w:delText xml:space="preserve">on </w:delText>
        </w:r>
      </w:del>
      <w:ins w:id="723" w:author="Daniel Campbell-Meiklejohn" w:date="2026-08-28T20:06:00Z" w16du:dateUtc="2026-08-28T19:06:00Z">
        <w:r w:rsidR="006C2348">
          <w:t xml:space="preserve">using </w:t>
        </w:r>
      </w:ins>
      <w:r>
        <w:t>this view, doing materially better for its disadvantaged pupils than the schools to which a number of those pupils’ families have been opting to travel.</w:t>
      </w:r>
    </w:p>
    <w:p w14:paraId="0EC80886" w14:textId="77777777" w:rsidR="001A6FB3" w:rsidRDefault="00E61F0B">
      <w:pPr>
        <w:pStyle w:val="BodyText"/>
      </w:pPr>
      <w:del w:id="724" w:author="Revision" w:date="2026-08-25T00:00:00Z">
        <w:r>
          <w:delText>+:——————————————————————————————————————–:+</w:delText>
        </w:r>
      </w:del>
      <w:r>
        <w:t xml:space="preserve"> </w:t>
      </w:r>
      <w:ins w:id="725" w:author="Revision" w:date="2026-08-25T00:00:00Z">
        <w:r>
          <w:rPr>
            <w:i/>
            <w:iCs/>
          </w:rPr>
          <w:t>[Table 3: Value-added rankings for Brighton and Hove schools (panel model residuals by year, in Attainment 8 points). — about here]</w:t>
        </w:r>
      </w:ins>
    </w:p>
    <w:p w14:paraId="2AFBC0DE" w14:textId="615EBF74" w:rsidR="001A6FB3" w:rsidRDefault="00E61F0B">
      <w:pPr>
        <w:pStyle w:val="BodyText"/>
      </w:pPr>
      <w:r>
        <w:t>During the 2024 consultation, the public debate shifted from how the council’s proposals would improve disadvantaged attainment to how they would facilitate parental choice. An activist group (Equity in Education</w:t>
      </w:r>
      <w:r>
        <w:rPr>
          <w:rStyle w:val="FootnoteReference"/>
        </w:rPr>
        <w:footnoteReference w:id="29"/>
      </w:r>
      <w:r>
        <w:t xml:space="preserve"> - supported by Class Divide) emerged from within the BACA catchment advocating for alternatives to that school</w:t>
      </w:r>
      <w:ins w:id="729" w:author="Daniel Campbell-Meiklejohn" w:date="2026-08-28T20:06:00Z" w16du:dateUtc="2026-08-28T19:06:00Z">
        <w:r w:rsidR="00BA0B31">
          <w:t>.  While each pare</w:t>
        </w:r>
      </w:ins>
      <w:ins w:id="730" w:author="Daniel Campbell-Meiklejohn" w:date="2026-08-28T20:07:00Z" w16du:dateUtc="2026-08-28T19:07:00Z">
        <w:r w:rsidR="00BA0B31">
          <w:t xml:space="preserve">nt has their reasons for wanting a different choice, at the time, BACA </w:t>
        </w:r>
      </w:ins>
      <w:del w:id="731" w:author="Daniel Campbell-Meiklejohn" w:date="2026-08-28T20:07:00Z" w16du:dateUtc="2026-08-28T19:07:00Z">
        <w:r w:rsidDel="00BA0B31">
          <w:delText xml:space="preserve">, which then </w:delText>
        </w:r>
      </w:del>
      <w:r>
        <w:t xml:space="preserve">had a ‘requires improvement’ Ofsted rating and </w:t>
      </w:r>
      <w:r>
        <w:lastRenderedPageBreak/>
        <w:t xml:space="preserve">some of the city’s lowest raw attainment scores. </w:t>
      </w:r>
      <w:commentRangeStart w:id="732"/>
      <w:r>
        <w:t xml:space="preserve">A considerable number </w:t>
      </w:r>
      <w:commentRangeEnd w:id="732"/>
      <w:r w:rsidR="009C6108">
        <w:rPr>
          <w:rStyle w:val="CommentReference"/>
          <w:sz w:val="24"/>
          <w:szCs w:val="24"/>
        </w:rPr>
        <w:commentReference w:id="732"/>
      </w:r>
      <w:r>
        <w:t xml:space="preserve">of BACA-catchment parents subsequently opted for </w:t>
      </w:r>
      <w:ins w:id="733" w:author="Daniel Campbell-Meiklejohn" w:date="2026-08-28T20:11:00Z" w16du:dateUtc="2026-08-28T19:11:00Z">
        <w:r w:rsidR="004B1EB4">
          <w:t xml:space="preserve">a school in </w:t>
        </w:r>
      </w:ins>
      <w:del w:id="734" w:author="Daniel Campbell-Meiklejohn" w:date="2026-08-28T20:11:00Z" w16du:dateUtc="2026-08-28T19:11:00Z">
        <w:r w:rsidDel="004B1EB4">
          <w:delText xml:space="preserve">Patcham School - ‘Good’ rated, mid-table on raw attainment, in </w:delText>
        </w:r>
      </w:del>
      <w:r>
        <w:t>a more prosperous neighbouring catchment.</w:t>
      </w:r>
    </w:p>
    <w:p w14:paraId="1722C35E" w14:textId="35238CAF" w:rsidR="001A6FB3" w:rsidRDefault="004B1EB4">
      <w:pPr>
        <w:pStyle w:val="BodyText"/>
      </w:pPr>
      <w:ins w:id="735" w:author="Daniel Campbell-Meiklejohn" w:date="2026-08-28T20:11:00Z" w16du:dateUtc="2026-08-28T19:11:00Z">
        <w:r>
          <w:t xml:space="preserve">However, </w:t>
        </w:r>
      </w:ins>
      <w:ins w:id="736" w:author="Daniel Campbell-Meiklejohn" w:date="2026-08-28T20:12:00Z" w16du:dateUtc="2026-08-28T19:12:00Z">
        <w:r>
          <w:t>t</w:t>
        </w:r>
      </w:ins>
      <w:commentRangeStart w:id="737"/>
      <w:del w:id="738" w:author="Daniel Campbell-Meiklejohn" w:date="2026-08-28T20:12:00Z" w16du:dateUtc="2026-08-28T19:12:00Z">
        <w:r w:rsidR="00E61F0B" w:rsidDel="004B1EB4">
          <w:delText>T</w:delText>
        </w:r>
      </w:del>
      <w:r w:rsidR="00E61F0B">
        <w:t xml:space="preserve">he contextualised picture </w:t>
      </w:r>
      <w:ins w:id="739" w:author="Daniel Campbell-Meiklejohn" w:date="2026-08-28T20:08:00Z" w16du:dateUtc="2026-08-28T19:08:00Z">
        <w:r w:rsidR="00A27A58">
          <w:t xml:space="preserve">from the new model </w:t>
        </w:r>
      </w:ins>
      <w:r w:rsidR="00E61F0B">
        <w:t xml:space="preserve">differs sharply. BACA sits in one of the most </w:t>
      </w:r>
      <w:commentRangeEnd w:id="737"/>
      <w:r w:rsidR="008E45F7">
        <w:rPr>
          <w:rStyle w:val="CommentReference"/>
          <w:sz w:val="24"/>
          <w:szCs w:val="24"/>
        </w:rPr>
        <w:commentReference w:id="737"/>
      </w:r>
      <w:r w:rsidR="00E61F0B">
        <w:t>deprived parts of the city, experiences absence well above the high city average, has around 50% FSM and 30% low prior attainment</w:t>
      </w:r>
      <w:ins w:id="740" w:author="Daniel Campbell-Meiklejohn" w:date="2026-08-28T20:09:00Z" w16du:dateUtc="2026-08-28T19:09:00Z">
        <w:r w:rsidR="00AD7847">
          <w:t>. Yet</w:t>
        </w:r>
      </w:ins>
      <w:ins w:id="741" w:author="Daniel Campbell-Meiklejohn" w:date="2026-08-28T20:10:00Z" w16du:dateUtc="2026-08-28T19:10:00Z">
        <w:r w:rsidR="008E45F7">
          <w:t>,</w:t>
        </w:r>
      </w:ins>
      <w:ins w:id="742" w:author="Daniel Campbell-Meiklejohn" w:date="2026-08-28T20:09:00Z" w16du:dateUtc="2026-08-28T19:09:00Z">
        <w:r w:rsidR="00AD7847">
          <w:t xml:space="preserve"> </w:t>
        </w:r>
      </w:ins>
      <w:moveToRangeStart w:id="743" w:author="Daniel Campbell-Meiklejohn" w:date="2026-08-28T20:09:00Z" w:name="move238840201"/>
      <w:moveTo w:id="744" w:author="Daniel Campbell-Meiklejohn" w:date="2026-08-28T20:09:00Z" w16du:dateUtc="2026-08-28T19:09:00Z">
        <w:r w:rsidR="00EA4978">
          <w:t>BACA out-performs every other school in the city for disadvantaged pupils, including those popularly viewed as the ‘best’.</w:t>
        </w:r>
      </w:moveTo>
      <w:moveToRangeEnd w:id="743"/>
      <w:ins w:id="745" w:author="Daniel Campbell-Meiklejohn" w:date="2026-08-28T20:09:00Z" w16du:dateUtc="2026-08-28T19:09:00Z">
        <w:r w:rsidR="00EA4978">
          <w:t xml:space="preserve"> </w:t>
        </w:r>
      </w:ins>
      <w:del w:id="746" w:author="Daniel Campbell-Meiklejohn" w:date="2026-08-28T20:10:00Z" w16du:dateUtc="2026-08-28T19:10:00Z">
        <w:r w:rsidR="00E61F0B" w:rsidDel="00855944">
          <w:delText xml:space="preserve">; Patcham has below-national-average absence, around 25% FSM and 16% low prior attainment. </w:delText>
        </w:r>
      </w:del>
      <w:r w:rsidR="00E61F0B">
        <w:t xml:space="preserve">Once </w:t>
      </w:r>
      <w:del w:id="747" w:author="Daniel Campbell-Meiklejohn" w:date="2026-08-28T20:10:00Z" w16du:dateUtc="2026-08-28T19:10:00Z">
        <w:r w:rsidR="00E61F0B" w:rsidDel="00855944">
          <w:delText xml:space="preserve">these </w:delText>
        </w:r>
      </w:del>
      <w:r w:rsidR="00E61F0B">
        <w:t xml:space="preserve">cohort differences are accounted for, the league tables in </w:t>
      </w:r>
      <w:hyperlink w:anchor="tbl-league">
        <w:r w:rsidR="001A6FB3">
          <w:rPr>
            <w:rStyle w:val="Hyperlink"/>
          </w:rPr>
          <w:t>Table 3</w:t>
        </w:r>
      </w:hyperlink>
      <w:r w:rsidR="00E61F0B">
        <w:t xml:space="preserve"> (derived from </w:t>
      </w:r>
      <w:hyperlink w:anchor="fig-obs-vs-pred">
        <w:r w:rsidR="001A6FB3">
          <w:rPr>
            <w:rStyle w:val="Hyperlink"/>
          </w:rPr>
          <w:t>Figure 5</w:t>
        </w:r>
      </w:hyperlink>
      <w:r w:rsidR="00E61F0B">
        <w:t xml:space="preserve">) show that in 2024-25 a disadvantaged pupil at BACA left, on average, with GCSE results around 5.7 points higher than a comparable pupil at a similar school elsewhere in England, with a four-year average around 3.1 points higher - substantially above the fraction of a point that might be expected from altering schools’ disadvantage mix. </w:t>
      </w:r>
      <w:moveFromRangeStart w:id="748" w:author="Daniel Campbell-Meiklejohn" w:date="2026-08-28T20:09:00Z" w:name="move238840201"/>
      <w:moveFrom w:id="749" w:author="Daniel Campbell-Meiklejohn" w:date="2026-08-28T20:09:00Z" w16du:dateUtc="2026-08-28T19:09:00Z">
        <w:r w:rsidR="00E61F0B" w:rsidDel="00EA4978">
          <w:t xml:space="preserve">BACA out-performs every other school in the city for disadvantaged pupils, including those popularly viewed as the ‘best’. </w:t>
        </w:r>
      </w:moveFrom>
      <w:moveFromRangeEnd w:id="748"/>
      <w:r w:rsidR="00E61F0B">
        <w:t>Its April 2025 Ofsted upgrade to ‘Good’ in all five areas[^19] is unsurprising in the context of this analysis, but would have been surprising to anyone looking only at prior raw attainment and Ofsted ratings</w:t>
      </w:r>
      <w:ins w:id="750" w:author="Daniel Campbell-Meiklejohn" w:date="2026-08-28T17:34:00Z" w16du:dateUtc="2026-08-28T16:34:00Z">
        <w:r w:rsidR="00511F3E">
          <w:t xml:space="preserve"> at t</w:t>
        </w:r>
      </w:ins>
      <w:ins w:id="751" w:author="Daniel Campbell-Meiklejohn" w:date="2026-08-28T17:35:00Z" w16du:dateUtc="2026-08-28T16:35:00Z">
        <w:r w:rsidR="00511F3E">
          <w:t>he time</w:t>
        </w:r>
      </w:ins>
      <w:r w:rsidR="00E61F0B">
        <w:t xml:space="preserve">. </w:t>
      </w:r>
      <w:commentRangeStart w:id="752"/>
      <w:del w:id="753" w:author="Daniel Campbell-Meiklejohn" w:date="2026-08-28T20:10:00Z" w16du:dateUtc="2026-08-28T19:10:00Z">
        <w:r w:rsidR="00E61F0B" w:rsidDel="008E45F7">
          <w:delText>Patcham, by contrast, sits ~2.4 GCSE points below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delText>
        </w:r>
        <w:commentRangeEnd w:id="752"/>
        <w:r w:rsidR="00065891" w:rsidDel="008E45F7">
          <w:rPr>
            <w:rStyle w:val="CommentReference"/>
            <w:sz w:val="24"/>
            <w:szCs w:val="24"/>
          </w:rPr>
          <w:commentReference w:id="752"/>
        </w:r>
      </w:del>
    </w:p>
    <w:p w14:paraId="2BADA1E6" w14:textId="77777777" w:rsidR="001A6FB3" w:rsidRDefault="00E61F0B">
      <w:pPr>
        <w:pStyle w:val="BodyText"/>
      </w:pPr>
      <w:del w:id="754" w:author="Revision" w:date="2026-08-25T00:00:00Z">
        <w:r>
          <w:delText>During the 2024 consultation, the public debate shifted from how the council’s proposals would improve disadvantaged attainment to how they would facilitate parental choice. An activist group (Equity in Education — supported by Class Divide) emerged from within the BACA catchment advocating for alternatives to that school, which then had a ‘requires improvement’ Ofsted rating and some of the city’s lowest raw attainment scores. A considerable number of BACA-catchment parents subsequently opted for Patcham School — ‘Good’ rated, mid-table on raw attainment, in a more prosperous neighbouring catchment.</w:delText>
        </w:r>
      </w:del>
    </w:p>
    <w:p w14:paraId="3F28C999" w14:textId="77777777" w:rsidR="001A6FB3" w:rsidRDefault="00E61F0B">
      <w:pPr>
        <w:pStyle w:val="BodyText"/>
      </w:pPr>
      <w:del w:id="755" w:author="Revision" w:date="2026-08-25T00:00:00Z">
        <w:r>
          <w:delTex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 </w:delText>
        </w:r>
      </w:del>
      <w:r>
        <w:fldChar w:fldCharType="begin"/>
      </w:r>
      <w:r>
        <w:instrText>HYPERLINK \l "tbl-league" \h</w:instrText>
      </w:r>
      <w:r>
        <w:fldChar w:fldCharType="separate"/>
      </w:r>
      <w:del w:id="756" w:author="Revision" w:date="2026-08-25T00:00:00Z">
        <w:r>
          <w:rPr>
            <w:rStyle w:val="Hyperlink"/>
          </w:rPr>
          <w:delText>Table 2</w:delText>
        </w:r>
      </w:del>
      <w:r>
        <w:fldChar w:fldCharType="end"/>
      </w:r>
      <w:del w:id="757" w:author="Revision" w:date="2026-08-25T00:00:00Z">
        <w:r>
          <w:delText xml:space="preserve"> (derived from </w:delText>
        </w:r>
      </w:del>
      <w:r>
        <w:fldChar w:fldCharType="begin"/>
      </w:r>
      <w:r>
        <w:instrText>HYPERLINK \l "fig-obs-vs-pred" \h</w:instrText>
      </w:r>
      <w:r>
        <w:fldChar w:fldCharType="separate"/>
      </w:r>
      <w:del w:id="758" w:author="Revision" w:date="2026-08-25T00:00:00Z">
        <w:r>
          <w:rPr>
            <w:rStyle w:val="Hyperlink"/>
          </w:rPr>
          <w:delText>Figure 5</w:delText>
        </w:r>
      </w:del>
      <w:r>
        <w:fldChar w:fldCharType="end"/>
      </w:r>
      <w:del w:id="759" w:author="Revision" w:date="2026-08-25T00:00:00Z">
        <w:r>
          <w:delText>)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 ‘best’. Its April 2025 Ofsted upgrade to ‘Good’ in all five areas</w:delText>
        </w:r>
        <w:r>
          <w:rPr>
            <w:rStyle w:val="FootnoteReference"/>
          </w:rPr>
          <w:footnoteReference w:id="30"/>
        </w:r>
        <w:r>
          <w:delText xml:space="preserve"> is unsurprising in the context of this analysis, but would have been surprising to anyone looking only at prior raw attainment and Ofsted ratings. Patcham, by contrast, sits ~2.6 GCSE points below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delText>
        </w:r>
      </w:del>
    </w:p>
    <w:p w14:paraId="1ACAD2A5" w14:textId="77777777" w:rsidR="001A6FB3" w:rsidRDefault="00E61F0B">
      <w:pPr>
        <w:pStyle w:val="Heading2"/>
      </w:pPr>
      <w:bookmarkStart w:id="767" w:name="viability-versus-attainment"/>
      <w:bookmarkEnd w:id="719"/>
      <w:r>
        <w:t>6.4 Viability versus attainment</w:t>
      </w:r>
    </w:p>
    <w:p w14:paraId="71FFB22B" w14:textId="5EF62B04" w:rsidR="001A6FB3" w:rsidRDefault="00E61F0B">
      <w:pPr>
        <w:pStyle w:val="FirstParagraph"/>
      </w:pPr>
      <w:r>
        <w:t xml:space="preserve">The cabinet </w:t>
      </w:r>
      <w:del w:id="768" w:author="Revision" w:date="2026-08-25T00:00:00Z">
        <w:r>
          <w:delText>papers</w:delText>
        </w:r>
        <w:r>
          <w:rPr>
            <w:rStyle w:val="FootnoteReference"/>
          </w:rPr>
          <w:footnoteReference w:id="31"/>
        </w:r>
      </w:del>
      <w:r>
        <w:t xml:space="preserve"> </w:t>
      </w:r>
      <w:ins w:id="792" w:author="Revision" w:date="2026-08-25T00:00:00Z">
        <w:r>
          <w:t>papers[^20]</w:t>
        </w:r>
      </w:ins>
      <w:ins w:id="793" w:author="Daniel Campbell-Meiklejohn" w:date="2026-08-28T17:42:00Z" w16du:dateUtc="2026-08-28T16:42:00Z">
        <w:r w:rsidR="0015193E">
          <w:t xml:space="preserve"> for Brighton and Hove</w:t>
        </w:r>
        <w:r w:rsidR="00483B24">
          <w:t xml:space="preserve"> City Council</w:t>
        </w:r>
      </w:ins>
      <w:r>
        <w:t xml:space="preserve"> set out the financial-sustainability rationale plainly. Schools in England are funded almost entirely on a per-pupil basis, so falling pupil numbers across the city would, in time, leave some schools struggling to operate efficiently or </w:t>
      </w:r>
      <w:r>
        <w:rPr>
          <w:i/>
          <w:iCs/>
        </w:rPr>
        <w:t>‘offer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w:t>
      </w:r>
      <w:r>
        <w:lastRenderedPageBreak/>
        <w:t xml:space="preserve">also noted, importantly for the framing of the policy, that </w:t>
      </w:r>
      <w:r>
        <w:rPr>
          <w:i/>
          <w:iCs/>
        </w:rPr>
        <w:t>‘the largest percentage of [disadvantaged] pupils attend the schools with the lowest pupil numbers’</w:t>
      </w:r>
      <w:r>
        <w:t xml:space="preserve"> —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14:paraId="79631E98" w14:textId="77777777" w:rsidR="001A6FB3" w:rsidRDefault="00E61F0B">
      <w:pPr>
        <w:pStyle w:val="BodyText"/>
      </w:pPr>
      <w:r>
        <w:t>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p w14:paraId="6A999A89" w14:textId="77777777" w:rsidR="001A6FB3" w:rsidRDefault="00E61F0B">
      <w:pPr>
        <w:pStyle w:val="Heading2"/>
      </w:pPr>
      <w:bookmarkStart w:id="794" w:name="X2dc1e25831320d1a74d077cb5486706b023786d"/>
      <w:bookmarkEnd w:id="767"/>
      <w:r>
        <w:t xml:space="preserve">6.5 </w:t>
      </w:r>
      <w:del w:id="795" w:author="Revision" w:date="2026-08-25T00:00:00Z">
        <w:r>
          <w:delText>What is driving Brighton</w:delText>
        </w:r>
      </w:del>
      <w:r>
        <w:t xml:space="preserve"> </w:t>
      </w:r>
      <w:ins w:id="796" w:author="Revision" w:date="2026-08-25T00:00:00Z">
        <w:r>
          <w:t>Conditional performance</w:t>
        </w:r>
      </w:ins>
      <w:r>
        <w:t xml:space="preserve"> and </w:t>
      </w:r>
      <w:del w:id="797" w:author="Revision" w:date="2026-08-25T00:00:00Z">
        <w:r>
          <w:delText>Hove’s over-achievement? And what we don’t yet know</w:delText>
        </w:r>
      </w:del>
      <w:r>
        <w:t xml:space="preserve"> </w:t>
      </w:r>
      <w:ins w:id="798" w:author="Revision" w:date="2026-08-25T00:00:00Z">
        <w:r>
          <w:t>the cost of absence</w:t>
        </w:r>
      </w:ins>
    </w:p>
    <w:p w14:paraId="21CA7A93" w14:textId="77777777" w:rsidR="001A6FB3" w:rsidRDefault="00E61F0B">
      <w:pPr>
        <w:pStyle w:val="FirstParagraph"/>
      </w:pPr>
      <w:r>
        <w:t xml:space="preserve">The LEA random effect for Brighton and Hove is </w:t>
      </w:r>
      <w:del w:id="799" w:author="Revision" w:date="2026-08-25T00:00:00Z">
        <w:r>
          <w:delText>large and</w:delText>
        </w:r>
      </w:del>
      <w:r>
        <w:t xml:space="preserve"> </w:t>
      </w:r>
      <w:ins w:id="800" w:author="Revision" w:date="2026-08-25T00:00:00Z">
        <w:r>
          <w:t>positive and, in the main model,</w:t>
        </w:r>
      </w:ins>
      <w:r>
        <w:t xml:space="preserve"> statistically significant across all three attainment groups. </w:t>
      </w:r>
      <w:del w:id="801" w:author="Revision" w:date="2026-08-25T00:00:00Z">
        <w:r>
          <w:delText>After accounting for</w:delText>
        </w:r>
      </w:del>
      <w:r>
        <w:t xml:space="preserve"> </w:t>
      </w:r>
      <w:ins w:id="802" w:author="Revision" w:date="2026-08-25T00:00:00Z">
        <w:r>
          <w:t>As section 5.2 set out, however, this result is conditional on how</w:t>
        </w:r>
      </w:ins>
      <w:r>
        <w:t xml:space="preserve"> the </w:t>
      </w:r>
      <w:del w:id="803" w:author="Revision" w:date="2026-08-25T00:00:00Z">
        <w:r>
          <w:delText>structural (disadvantage,</w:delText>
        </w:r>
      </w:del>
      <w:r>
        <w:t xml:space="preserve"> </w:t>
      </w:r>
      <w:ins w:id="804" w:author="Revision" w:date="2026-08-25T00:00:00Z">
        <w:r>
          <w:t>model treats</w:t>
        </w:r>
      </w:ins>
      <w:r>
        <w:t xml:space="preserve"> absence, </w:t>
      </w:r>
      <w:del w:id="805" w:author="Revision" w:date="2026-08-25T00:00:00Z">
        <w:r>
          <w:delText>prior attainment) or school management</w:delText>
        </w:r>
      </w:del>
      <w:r>
        <w:t xml:space="preserve"> and </w:t>
      </w:r>
      <w:del w:id="806" w:author="Revision" w:date="2026-08-25T00:00:00Z">
        <w:r>
          <w:delText>governance (workforce characteristics, staff retention) factors in</w:delText>
        </w:r>
      </w:del>
      <w:r>
        <w:t xml:space="preserve"> the </w:t>
      </w:r>
      <w:del w:id="807" w:author="Revision" w:date="2026-08-25T00:00:00Z">
        <w:r>
          <w:delText>model - schools in</w:delText>
        </w:r>
      </w:del>
      <w:r>
        <w:t xml:space="preserve"> </w:t>
      </w:r>
      <w:ins w:id="808" w:author="Revision" w:date="2026-08-25T00:00:00Z">
        <w:r>
          <w:t>city’s attendance is so extreme that</w:t>
        </w:r>
      </w:ins>
      <w:r>
        <w:t xml:space="preserve"> the </w:t>
      </w:r>
      <w:del w:id="809" w:author="Revision" w:date="2026-08-25T00:00:00Z">
        <w:r>
          <w:delText>city consistently outperform what</w:delText>
        </w:r>
      </w:del>
      <w:r>
        <w:t xml:space="preserve"> </w:t>
      </w:r>
      <w:ins w:id="810" w:author="Revision" w:date="2026-08-25T00:00:00Z">
        <w:r>
          <w:t>conditioning does most of</w:t>
        </w:r>
      </w:ins>
      <w:r>
        <w:t xml:space="preserve"> the </w:t>
      </w:r>
      <w:del w:id="811" w:author="Revision" w:date="2026-08-25T00:00:00Z">
        <w:r>
          <w:delText>national picture would predict. For disadvantaged pupils,</w:delText>
        </w:r>
      </w:del>
      <w:r>
        <w:t xml:space="preserve"> </w:t>
      </w:r>
      <w:ins w:id="812" w:author="Revision" w:date="2026-08-25T00:00:00Z">
        <w:r>
          <w:t xml:space="preserve">work. </w:t>
        </w:r>
        <w:commentRangeStart w:id="813"/>
        <w:r>
          <w:t>Controlling for absence,</w:t>
        </w:r>
      </w:ins>
      <w:r>
        <w:t xml:space="preserve"> </w:t>
      </w:r>
      <w:commentRangeEnd w:id="813"/>
      <w:r w:rsidR="00EB12EA">
        <w:rPr>
          <w:rStyle w:val="CommentReference"/>
          <w:sz w:val="24"/>
          <w:szCs w:val="24"/>
        </w:rPr>
        <w:commentReference w:id="813"/>
      </w:r>
      <w:r>
        <w:t xml:space="preserve">the </w:t>
      </w:r>
      <w:del w:id="814" w:author="Revision" w:date="2026-08-25T00:00:00Z">
        <w:r>
          <w:delText>city ranks 7th;</w:delText>
        </w:r>
      </w:del>
      <w:r>
        <w:t xml:space="preserve"> </w:t>
      </w:r>
      <w:ins w:id="815" w:author="Revision" w:date="2026-08-25T00:00:00Z">
        <w:r>
          <w:t>city’s schools rank 15th of 151</w:t>
        </w:r>
      </w:ins>
      <w:r>
        <w:t xml:space="preserve"> for </w:t>
      </w:r>
      <w:del w:id="816" w:author="Revision" w:date="2026-08-25T00:00:00Z">
        <w:r>
          <w:delText>non-disadvantaged pupils, 5th;</w:delText>
        </w:r>
      </w:del>
      <w:r>
        <w:t xml:space="preserve"> </w:t>
      </w:r>
      <w:ins w:id="817" w:author="Revision" w:date="2026-08-25T00:00:00Z">
        <w:r>
          <w:t xml:space="preserve">disadvantaged attainment; without that control they rank 69th and are statistically ordinary. </w:t>
        </w:r>
        <w:r>
          <w:lastRenderedPageBreak/>
          <w:t>We take neither number as the whole truth. Together they say something more useful than either alone: Brighton and Hove’s schools appear to be genuinely effective</w:t>
        </w:r>
      </w:ins>
      <w:r>
        <w:t xml:space="preserve"> for </w:t>
      </w:r>
      <w:del w:id="818" w:author="Revision" w:date="2026-08-25T00:00:00Z">
        <w:r>
          <w:delText>all pupils, 4th</w:delText>
        </w:r>
      </w:del>
      <w:r>
        <w:t xml:space="preserve"> </w:t>
      </w:r>
      <w:ins w:id="819" w:author="Revision" w:date="2026-08-25T00:00:00Z">
        <w:r>
          <w:t>the pupils who attend them, and the city’s attendance problem is large enough to erase that advantage</w:t>
        </w:r>
      </w:ins>
      <w:r>
        <w:t xml:space="preserve"> in </w:t>
      </w:r>
      <w:del w:id="820" w:author="Revision" w:date="2026-08-25T00:00:00Z">
        <w:r>
          <w:delText>England.</w:delText>
        </w:r>
      </w:del>
      <w:r>
        <w:t xml:space="preserve"> </w:t>
      </w:r>
      <w:ins w:id="821" w:author="Revision" w:date="2026-08-25T00:00:00Z">
        <w:r>
          <w:t>the aggregate.</w:t>
        </w:r>
      </w:ins>
    </w:p>
    <w:p w14:paraId="6FCD1617" w14:textId="77777777" w:rsidR="001A6FB3" w:rsidRDefault="00E61F0B">
      <w:pPr>
        <w:pStyle w:val="BodyText"/>
      </w:pPr>
      <w:del w:id="822" w:author="Revision" w:date="2026-08-25T00:00:00Z">
        <w:r>
          <w:delText>This is a genuinely important finding that should re-frame the policy conversation.</w:delText>
        </w:r>
      </w:del>
      <w:r>
        <w:t xml:space="preserve"> The </w:t>
      </w:r>
      <w:del w:id="823" w:author="Revision" w:date="2026-08-25T00:00:00Z">
        <w:r>
          <w:delText>starting point for</w:delText>
        </w:r>
      </w:del>
      <w:r>
        <w:t xml:space="preserve"> </w:t>
      </w:r>
      <w:ins w:id="824" w:author="Revision" w:date="2026-08-25T00:00:00Z">
        <w:r>
          <w:t>distance between</w:t>
        </w:r>
      </w:ins>
      <w:r>
        <w:t xml:space="preserve"> the </w:t>
      </w:r>
      <w:del w:id="825" w:author="Revision" w:date="2026-08-25T00:00:00Z">
        <w:r>
          <w:delText>2024 consultation was</w:delText>
        </w:r>
      </w:del>
      <w:r>
        <w:t xml:space="preserve"> </w:t>
      </w:r>
      <w:ins w:id="826" w:author="Revision" w:date="2026-08-25T00:00:00Z">
        <w:r>
          <w:t>two rankings has</w:t>
        </w:r>
      </w:ins>
      <w:r>
        <w:t xml:space="preserve"> a </w:t>
      </w:r>
      <w:del w:id="827" w:author="Revision" w:date="2026-08-25T00:00:00Z">
        <w:r>
          <w:delText>narrative of failure — the city was presented as uniquely failing its</w:delText>
        </w:r>
      </w:del>
      <w:r>
        <w:t xml:space="preserve"> </w:t>
      </w:r>
      <w:ins w:id="828" w:author="Revision" w:date="2026-08-25T00:00:00Z">
        <w:r>
          <w:t>concrete interpretation. It is roughly 1.4 Attainment 8 points per</w:t>
        </w:r>
      </w:ins>
      <w:r>
        <w:t xml:space="preserve"> disadvantaged </w:t>
      </w:r>
      <w:del w:id="829" w:author="Revision" w:date="2026-08-25T00:00:00Z">
        <w:r>
          <w:delText>students, sitting on a vast attainment gap, with radical structural reform required to address</w:delText>
        </w:r>
      </w:del>
      <w:r>
        <w:t xml:space="preserve"> </w:t>
      </w:r>
      <w:ins w:id="830" w:author="Revision" w:date="2026-08-25T00:00:00Z">
        <w:r>
          <w:t>pupil -</w:t>
        </w:r>
      </w:ins>
      <w:r>
        <w:t xml:space="preserve"> the </w:t>
      </w:r>
      <w:del w:id="831" w:author="Revision" w:date="2026-08-25T00:00:00Z">
        <w:r>
          <w:delText>problem. The evidence suggests</w:delText>
        </w:r>
      </w:del>
      <w:r>
        <w:t xml:space="preserve"> </w:t>
      </w:r>
      <w:ins w:id="832" w:author="Revision" w:date="2026-08-25T00:00:00Z">
        <w:r>
          <w:t>difference between what</w:t>
        </w:r>
      </w:ins>
      <w:r>
        <w:t xml:space="preserve"> the </w:t>
      </w:r>
      <w:del w:id="833" w:author="Revision" w:date="2026-08-25T00:00:00Z">
        <w:r>
          <w:delText>opposite: Brighton</w:delText>
        </w:r>
      </w:del>
      <w:r>
        <w:t xml:space="preserve"> </w:t>
      </w:r>
      <w:ins w:id="834" w:author="Revision" w:date="2026-08-25T00:00:00Z">
        <w:r>
          <w:t>city’s disadvantaged children achieve</w:t>
        </w:r>
      </w:ins>
      <w:r>
        <w:t xml:space="preserve"> and </w:t>
      </w:r>
      <w:del w:id="835" w:author="Revision" w:date="2026-08-25T00:00:00Z">
        <w:r>
          <w:delText>Hove is one of the highest-performing LEAs in the country once we account for the factors that we know drive attainment. Rather than asking</w:delText>
        </w:r>
      </w:del>
      <w:r>
        <w:t xml:space="preserve"> what </w:t>
      </w:r>
      <w:del w:id="836" w:author="Revision" w:date="2026-08-25T00:00:00Z">
        <w:r>
          <w:delText>the city is doing wrong,</w:delText>
        </w:r>
      </w:del>
      <w:r>
        <w:t xml:space="preserve"> </w:t>
      </w:r>
      <w:ins w:id="837" w:author="Revision" w:date="2026-08-25T00:00:00Z">
        <w:r>
          <w:t>they might achieve if their schools’ underlying effectiveness were not being drained by absence. Read this way,</w:t>
        </w:r>
      </w:ins>
      <w:r>
        <w:t xml:space="preserve"> the </w:t>
      </w:r>
      <w:del w:id="838" w:author="Revision" w:date="2026-08-25T00:00:00Z">
        <w:r>
          <w:delText>more productive question</w:delText>
        </w:r>
      </w:del>
      <w:r>
        <w:t xml:space="preserve"> </w:t>
      </w:r>
      <w:ins w:id="839" w:author="Revision" w:date="2026-08-25T00:00:00Z">
        <w:r>
          <w:t>city’s attendance</w:t>
        </w:r>
      </w:ins>
      <w:r>
        <w:t xml:space="preserve"> is </w:t>
      </w:r>
      <w:del w:id="840" w:author="Revision" w:date="2026-08-25T00:00:00Z">
        <w:r>
          <w:delText>what</w:delText>
        </w:r>
      </w:del>
      <w:r>
        <w:t xml:space="preserve"> </w:t>
      </w:r>
      <w:ins w:id="841" w:author="Revision" w:date="2026-08-25T00:00:00Z">
        <w:r>
          <w:t>not a caveat to a good-news story;</w:t>
        </w:r>
      </w:ins>
      <w:r>
        <w:t xml:space="preserve"> it is </w:t>
      </w:r>
      <w:del w:id="842" w:author="Revision" w:date="2026-08-25T00:00:00Z">
        <w:r>
          <w:delText>doing right — and how that can be protected and extended?</w:delText>
        </w:r>
      </w:del>
      <w:r>
        <w:t xml:space="preserve"> </w:t>
      </w:r>
      <w:ins w:id="843" w:author="Revision" w:date="2026-08-25T00:00:00Z">
        <w:r>
          <w:t>the story.</w:t>
        </w:r>
      </w:ins>
    </w:p>
    <w:p w14:paraId="29D57581" w14:textId="49781E7B" w:rsidR="001A6FB3" w:rsidRDefault="00E61F0B">
      <w:pPr>
        <w:pStyle w:val="BodyText"/>
      </w:pPr>
      <w:del w:id="844" w:author="Revision" w:date="2026-08-25T00:00:00Z">
        <w:r>
          <w:delText>The honest answer is that we do not yet know</w:delText>
        </w:r>
      </w:del>
      <w:r>
        <w:t xml:space="preserve"> </w:t>
      </w:r>
      <w:ins w:id="845" w:author="Revision" w:date="2026-08-25T00:00:00Z">
        <w:r>
          <w:t>This reframes</w:t>
        </w:r>
      </w:ins>
      <w:r>
        <w:t xml:space="preserve"> what </w:t>
      </w:r>
      <w:del w:id="846" w:author="Revision" w:date="2026-08-25T00:00:00Z">
        <w:r>
          <w:delText>produces this LEA effect. The random effect, by definition, captures variance that</w:delText>
        </w:r>
      </w:del>
      <w:r>
        <w:t xml:space="preserve"> the </w:t>
      </w:r>
      <w:del w:id="847" w:author="Revision" w:date="2026-08-25T00:00:00Z">
        <w:r>
          <w:delText>fixed-effect predictors do not explain. It could reflect high levels of parental engagement</w:delText>
        </w:r>
      </w:del>
      <w:r>
        <w:t xml:space="preserve"> </w:t>
      </w:r>
      <w:ins w:id="848" w:author="Revision" w:date="2026-08-25T00:00:00Z">
        <w:r>
          <w:t xml:space="preserve">2024 consultation </w:t>
        </w:r>
      </w:ins>
      <w:ins w:id="849" w:author="Daniel Campbell-Meiklejohn" w:date="2026-08-28T20:14:00Z" w16du:dateUtc="2026-08-28T19:14:00Z">
        <w:r w:rsidR="00650085">
          <w:t xml:space="preserve">in Brighton and Hove </w:t>
        </w:r>
      </w:ins>
      <w:ins w:id="850" w:author="Revision" w:date="2026-08-25T00:00:00Z">
        <w:r>
          <w:t>got right</w:t>
        </w:r>
      </w:ins>
      <w:r>
        <w:t xml:space="preserve"> and </w:t>
      </w:r>
      <w:del w:id="851" w:author="Revision" w:date="2026-08-25T00:00:00Z">
        <w:r>
          <w:delText>aspiration —</w:delText>
        </w:r>
      </w:del>
      <w:r>
        <w:t xml:space="preserve"> </w:t>
      </w:r>
      <w:ins w:id="852" w:author="Revision" w:date="2026-08-25T00:00:00Z">
        <w:r>
          <w:t>what it got wrong. The council was not wrong that</w:t>
        </w:r>
      </w:ins>
      <w:r>
        <w:t xml:space="preserve"> Brighton and Hove has a </w:t>
      </w:r>
      <w:del w:id="853" w:author="Revision" w:date="2026-08-25T00:00:00Z">
        <w:r>
          <w:delText>well-educated population with a strong civic culture. It could relate to the quality of school leadership and governance across</w:delText>
        </w:r>
      </w:del>
      <w:r>
        <w:t xml:space="preserve"> </w:t>
      </w:r>
      <w:ins w:id="854" w:author="Revision" w:date="2026-08-25T00:00:00Z">
        <w:r>
          <w:t xml:space="preserve">problem: unconditionally, its </w:t>
        </w:r>
        <w:commentRangeStart w:id="855"/>
        <w:r>
          <w:t>disadvantaged pupils do no better than</w:t>
        </w:r>
      </w:ins>
      <w:r>
        <w:t xml:space="preserve"> the </w:t>
      </w:r>
      <w:del w:id="856" w:author="Revision" w:date="2026-08-25T00:00:00Z">
        <w:r>
          <w:delText>city, or to effective local authority support services</w:delText>
        </w:r>
      </w:del>
      <w:r>
        <w:t xml:space="preserve"> </w:t>
      </w:r>
      <w:ins w:id="857" w:author="Revision" w:date="2026-08-25T00:00:00Z">
        <w:r>
          <w:t>national average</w:t>
        </w:r>
      </w:ins>
      <w:commentRangeEnd w:id="855"/>
      <w:r w:rsidR="004F792B">
        <w:rPr>
          <w:rStyle w:val="CommentReference"/>
          <w:sz w:val="24"/>
          <w:szCs w:val="24"/>
        </w:rPr>
        <w:commentReference w:id="855"/>
      </w:r>
      <w:ins w:id="858" w:author="Revision" w:date="2026-08-25T00:00:00Z">
        <w:r>
          <w:t>,</w:t>
        </w:r>
      </w:ins>
      <w:r>
        <w:t xml:space="preserve"> and </w:t>
      </w:r>
      <w:del w:id="859" w:author="Revision" w:date="2026-08-25T00:00:00Z">
        <w:r>
          <w:delText>school improvement programmes. It could be something about</w:delText>
        </w:r>
      </w:del>
      <w:r>
        <w:t xml:space="preserve"> the </w:t>
      </w:r>
      <w:del w:id="860" w:author="Revision" w:date="2026-08-25T00:00:00Z">
        <w:r>
          <w:delText>collaborative relationships between schools, or community factors that are difficult to quantify. It could even be</w:delText>
        </w:r>
      </w:del>
      <w:r>
        <w:t xml:space="preserve"> </w:t>
      </w:r>
      <w:ins w:id="861" w:author="Revision" w:date="2026-08-25T00:00:00Z">
        <w:r>
          <w:t>raw attainment gap</w:t>
        </w:r>
      </w:ins>
      <w:r>
        <w:t xml:space="preserve"> that </w:t>
      </w:r>
      <w:del w:id="862" w:author="Revision" w:date="2026-08-25T00:00:00Z">
        <w:r>
          <w:delText>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w:delText>
        </w:r>
      </w:del>
      <w:r>
        <w:t xml:space="preserve"> </w:t>
      </w:r>
      <w:ins w:id="863" w:author="Revision" w:date="2026-08-25T00:00:00Z">
        <w:r>
          <w:t>motivated the consultation is real.</w:t>
        </w:r>
      </w:ins>
      <w:r>
        <w:t xml:space="preserve"> What </w:t>
      </w:r>
      <w:del w:id="864" w:author="Revision" w:date="2026-08-25T00:00:00Z">
        <w:r>
          <w:delText>all of these hypotheses show, however,</w:delText>
        </w:r>
      </w:del>
      <w:r>
        <w:t xml:space="preserve"> </w:t>
      </w:r>
      <w:ins w:id="865" w:author="Revision" w:date="2026-08-25T00:00:00Z">
        <w:r>
          <w:t xml:space="preserve">the consultation </w:t>
        </w:r>
      </w:ins>
      <w:ins w:id="866" w:author="Daniel Campbell-Meiklejohn" w:date="2026-08-28T20:15:00Z" w16du:dateUtc="2026-08-28T19:15:00Z">
        <w:r w:rsidR="009F3CD4">
          <w:t xml:space="preserve">likely </w:t>
        </w:r>
      </w:ins>
      <w:ins w:id="867" w:author="Revision" w:date="2026-08-25T00:00:00Z">
        <w:r>
          <w:t>got wrong was the diagnosis. Presented with an attainment gap,</w:t>
        </w:r>
      </w:ins>
      <w:r>
        <w:t xml:space="preserve"> it </w:t>
      </w:r>
      <w:del w:id="868" w:author="Revision" w:date="2026-08-25T00:00:00Z">
        <w:r>
          <w:delText>that identifying</w:delText>
        </w:r>
      </w:del>
      <w:r>
        <w:t xml:space="preserve"> </w:t>
      </w:r>
      <w:ins w:id="869" w:author="Revision" w:date="2026-08-25T00:00:00Z">
        <w:r>
          <w:t>reached for</w:t>
        </w:r>
      </w:ins>
      <w:r>
        <w:t xml:space="preserve"> the </w:t>
      </w:r>
      <w:del w:id="870" w:author="Revision" w:date="2026-08-25T00:00:00Z">
        <w:r>
          <w:delText>sources</w:delText>
        </w:r>
      </w:del>
      <w:r>
        <w:t xml:space="preserve"> </w:t>
      </w:r>
      <w:ins w:id="871" w:author="Revision" w:date="2026-08-25T00:00:00Z">
        <w:r>
          <w:t>social composition</w:t>
        </w:r>
      </w:ins>
      <w:r>
        <w:t xml:space="preserve"> of </w:t>
      </w:r>
      <w:del w:id="872" w:author="Revision" w:date="2026-08-25T00:00:00Z">
        <w:r>
          <w:delText>this over-performance is an important research question in its own right, and</w:delText>
        </w:r>
      </w:del>
      <w:r>
        <w:t xml:space="preserve"> </w:t>
      </w:r>
      <w:ins w:id="873" w:author="Revision" w:date="2026-08-25T00:00:00Z">
        <w:r>
          <w:t xml:space="preserve">schools </w:t>
        </w:r>
      </w:ins>
      <w:ins w:id="874" w:author="Daniel Campbell-Meiklejohn" w:date="2026-08-28T20:16:00Z" w16du:dateUtc="2026-08-28T19:16:00Z">
        <w:r w:rsidR="009F3CD4">
          <w:t>at considerable cost,</w:t>
        </w:r>
      </w:ins>
      <w:ins w:id="875" w:author="Revision" w:date="2026-08-25T00:00:00Z">
        <w:r>
          <w:t>-</w:t>
        </w:r>
      </w:ins>
      <w:r>
        <w:t xml:space="preserve"> one </w:t>
      </w:r>
      <w:ins w:id="876" w:author="Revision" w:date="2026-08-25T00:00:00Z">
        <w:r>
          <w:t>of the weakest levers our modelling identifies, and for disadvantaged pupils a lever</w:t>
        </w:r>
      </w:ins>
      <w:r>
        <w:t xml:space="preserve"> that </w:t>
      </w:r>
      <w:del w:id="877" w:author="Revision" w:date="2026-08-25T00:00:00Z">
        <w:r>
          <w:delText>could require additional qualitative investigation or access to pupil-level data</w:delText>
        </w:r>
      </w:del>
      <w:r>
        <w:t xml:space="preserve"> </w:t>
      </w:r>
      <w:ins w:id="878" w:author="Revision" w:date="2026-08-25T00:00:00Z">
        <w:r>
          <w:t>may point the wrong way (section 4.3, section 5.3)</w:t>
        </w:r>
      </w:ins>
      <w:ins w:id="879" w:author="Beatrice Taylor" w:date="2026-08-27T12:58:00Z" w16du:dateUtc="2026-08-27T11:58:00Z">
        <w:r w:rsidR="00C37C79">
          <w:t>. Meanwhile</w:t>
        </w:r>
      </w:ins>
      <w:ins w:id="880" w:author="Revision" w:date="2026-08-25T00:00:00Z">
        <w:del w:id="881" w:author="Beatrice Taylor" w:date="2026-08-27T12:58:00Z" w16du:dateUtc="2026-08-27T11:58:00Z">
          <w:r w:rsidDel="00C37C79">
            <w:delText xml:space="preserve"> - while</w:delText>
          </w:r>
        </w:del>
        <w:r>
          <w:t xml:space="preserve"> the factor</w:t>
        </w:r>
      </w:ins>
      <w:r>
        <w:t xml:space="preserve"> that </w:t>
      </w:r>
      <w:del w:id="882" w:author="Revision" w:date="2026-08-25T00:00:00Z">
        <w:r>
          <w:delText>goes beyond what is publicly available. But what is clear</w:delText>
        </w:r>
      </w:del>
      <w:r>
        <w:t xml:space="preserve"> </w:t>
      </w:r>
      <w:ins w:id="883" w:author="Revision" w:date="2026-08-25T00:00:00Z">
        <w:r>
          <w:t xml:space="preserve">actually separates the city’s conditional standing from its unconditional standing, attendance, </w:t>
        </w:r>
        <w:del w:id="884" w:author="Daniel Campbell-Meiklejohn" w:date="2026-08-28T20:16:00Z" w16du:dateUtc="2026-08-28T19:16:00Z">
          <w:r w:rsidDel="008C2A60">
            <w:delText>was absent from the consultation entirely</w:delText>
          </w:r>
        </w:del>
      </w:ins>
      <w:ins w:id="885" w:author="Daniel Campbell-Meiklejohn" w:date="2026-08-28T20:16:00Z" w16du:dateUtc="2026-08-28T19:16:00Z">
        <w:r w:rsidR="008C2A60">
          <w:t xml:space="preserve">has </w:t>
        </w:r>
        <w:commentRangeStart w:id="886"/>
        <w:r w:rsidR="008C2A60">
          <w:t xml:space="preserve">remained static, year on </w:t>
        </w:r>
        <w:commentRangeStart w:id="887"/>
        <w:r w:rsidR="008C2A60">
          <w:t>year</w:t>
        </w:r>
      </w:ins>
      <w:commentRangeEnd w:id="887"/>
      <w:r w:rsidR="008C2A60">
        <w:rPr>
          <w:rStyle w:val="CommentReference"/>
          <w:sz w:val="24"/>
          <w:szCs w:val="24"/>
        </w:rPr>
        <w:commentReference w:id="887"/>
      </w:r>
      <w:commentRangeEnd w:id="886"/>
      <w:r w:rsidR="008C2A60">
        <w:rPr>
          <w:rStyle w:val="CommentReference"/>
          <w:sz w:val="24"/>
          <w:szCs w:val="24"/>
        </w:rPr>
        <w:commentReference w:id="886"/>
      </w:r>
      <w:ins w:id="888" w:author="Revision" w:date="2026-08-25T00:00:00Z">
        <w:r>
          <w:t xml:space="preserve">. </w:t>
        </w:r>
        <w:del w:id="889" w:author="Daniel Campbell-Meiklejohn" w:date="2026-08-28T20:18:00Z" w16du:dateUtc="2026-08-28T19:18:00Z">
          <w:r w:rsidDel="00096605">
            <w:delText>The more accurate account</w:delText>
          </w:r>
        </w:del>
      </w:ins>
      <w:del w:id="890" w:author="Daniel Campbell-Meiklejohn" w:date="2026-08-28T20:18:00Z" w16du:dateUtc="2026-08-28T19:18:00Z">
        <w:r w:rsidDel="00096605">
          <w:delText xml:space="preserve"> is </w:delText>
        </w:r>
      </w:del>
      <w:ins w:id="891" w:author="Revision" w:date="2026-08-25T00:00:00Z">
        <w:del w:id="892" w:author="Daniel Campbell-Meiklejohn" w:date="2026-08-28T20:18:00Z" w16du:dateUtc="2026-08-28T19:18:00Z">
          <w:r w:rsidDel="00096605">
            <w:delText>not</w:delText>
          </w:r>
        </w:del>
      </w:ins>
      <w:del w:id="893" w:author="Daniel Campbell-Meiklejohn" w:date="2026-08-28T20:18:00Z" w16du:dateUtc="2026-08-28T19:18:00Z">
        <w:r w:rsidDel="00096605">
          <w:delText xml:space="preserve"> that policy interventions which risk disrupting a well-functioning system without understanding what makes </w:delText>
        </w:r>
      </w:del>
      <w:ins w:id="894" w:author="Revision" w:date="2026-08-25T00:00:00Z">
        <w:del w:id="895" w:author="Daniel Campbell-Meiklejohn" w:date="2026-08-28T20:18:00Z" w16du:dateUtc="2026-08-28T19:18:00Z">
          <w:r w:rsidDel="00096605">
            <w:delText>high-performing city was mistaken for a failing one, but that a city with one specific, severe, addressable problem was prescribed a treatment for a different problem</w:delText>
          </w:r>
        </w:del>
      </w:ins>
      <w:del w:id="896" w:author="Daniel Campbell-Meiklejohn" w:date="2026-08-28T20:18:00Z" w16du:dateUtc="2026-08-28T19:18:00Z">
        <w:r w:rsidDel="00096605">
          <w:delText xml:space="preserve"> it function well carry substantial downside risks. </w:delText>
        </w:r>
      </w:del>
      <w:ins w:id="897" w:author="Revision" w:date="2026-08-25T00:00:00Z">
        <w:del w:id="898" w:author="Daniel Campbell-Meiklejohn" w:date="2026-08-28T20:18:00Z" w16du:dateUtc="2026-08-28T19:18:00Z">
          <w:r w:rsidDel="00096605">
            <w:delText>did not have.</w:delText>
          </w:r>
        </w:del>
      </w:ins>
    </w:p>
    <w:p w14:paraId="7D09A728" w14:textId="3C5913B9" w:rsidR="001A6FB3" w:rsidRDefault="00E61F0B">
      <w:pPr>
        <w:pStyle w:val="BodyText"/>
      </w:pPr>
      <w:commentRangeStart w:id="899"/>
      <w:ins w:id="900" w:author="Revision" w:date="2026-08-25T00:00:00Z">
        <w:r>
          <w:t xml:space="preserve">The honest answer is that we do not yet know what produces </w:t>
        </w:r>
      </w:ins>
      <w:ins w:id="901" w:author="Daniel Campbell-Meiklejohn" w:date="2026-08-28T20:19:00Z" w16du:dateUtc="2026-08-28T19:19:00Z">
        <w:r w:rsidR="00D67883">
          <w:t>differences in school attainment beyond our model</w:t>
        </w:r>
      </w:ins>
      <w:ins w:id="902" w:author="Revision" w:date="2026-08-25T00:00:00Z">
        <w:del w:id="903" w:author="Daniel Campbell-Meiklejohn" w:date="2026-08-28T20:19:00Z" w16du:dateUtc="2026-08-28T19:19:00Z">
          <w:r w:rsidDel="00D67883">
            <w:delText xml:space="preserve">this </w:delText>
          </w:r>
          <w:commentRangeStart w:id="904"/>
          <w:r w:rsidDel="00D67883">
            <w:delText>LEA effect</w:delText>
          </w:r>
        </w:del>
      </w:ins>
      <w:commentRangeEnd w:id="904"/>
      <w:del w:id="905" w:author="Daniel Campbell-Meiklejohn" w:date="2026-08-28T20:19:00Z" w16du:dateUtc="2026-08-28T19:19:00Z">
        <w:r w:rsidR="00096605" w:rsidDel="00D67883">
          <w:rPr>
            <w:rStyle w:val="CommentReference"/>
            <w:sz w:val="24"/>
            <w:szCs w:val="24"/>
          </w:rPr>
          <w:commentReference w:id="904"/>
        </w:r>
      </w:del>
      <w:ins w:id="906" w:author="Revision" w:date="2026-08-25T00:00:00Z">
        <w:r>
          <w:t xml:space="preserve">. </w:t>
        </w:r>
      </w:ins>
      <w:commentRangeEnd w:id="899"/>
      <w:r w:rsidR="00050316">
        <w:rPr>
          <w:rStyle w:val="CommentReference"/>
          <w:sz w:val="24"/>
          <w:szCs w:val="24"/>
        </w:rPr>
        <w:commentReference w:id="899"/>
      </w:r>
      <w:ins w:id="907" w:author="Revision" w:date="2026-08-25T00:00:00Z">
        <w:r>
          <w:t xml:space="preserve">The random effect, by definition, captures variance that the fixed-effect predictors do not explain. </w:t>
        </w:r>
      </w:ins>
      <w:ins w:id="908" w:author="Daniel Campbell-Meiklejohn" w:date="2026-08-28T20:21:00Z" w16du:dateUtc="2026-08-28T19:21:00Z">
        <w:r w:rsidR="00FF31AA">
          <w:t>Good performance</w:t>
        </w:r>
      </w:ins>
      <w:ins w:id="909" w:author="Daniel Campbell-Meiklejohn" w:date="2026-08-28T20:20:00Z" w16du:dateUtc="2026-08-28T19:20:00Z">
        <w:r w:rsidR="001F4246">
          <w:t xml:space="preserve"> </w:t>
        </w:r>
      </w:ins>
      <w:ins w:id="910" w:author="Revision" w:date="2026-08-25T00:00:00Z">
        <w:del w:id="911" w:author="Daniel Campbell-Meiklejohn" w:date="2026-08-28T20:20:00Z" w16du:dateUtc="2026-08-28T19:20:00Z">
          <w:r w:rsidDel="001F4246">
            <w:delText xml:space="preserve">It </w:delText>
          </w:r>
        </w:del>
        <w:r>
          <w:t>could reflect high levels of parental engagement and aspiratio</w:t>
        </w:r>
        <w:del w:id="912" w:author="Daniel Campbell-Meiklejohn" w:date="2026-08-28T20:23:00Z" w16du:dateUtc="2026-08-28T19:23:00Z">
          <w:r w:rsidDel="00481D6E">
            <w:delText>n</w:delText>
          </w:r>
        </w:del>
      </w:ins>
      <w:ins w:id="913" w:author="Daniel Campbell-Meiklejohn" w:date="2026-08-28T20:23:00Z" w16du:dateUtc="2026-08-28T19:23:00Z">
        <w:r w:rsidR="00481D6E">
          <w:t>n and</w:t>
        </w:r>
      </w:ins>
      <w:ins w:id="914" w:author="Revision" w:date="2026-08-25T00:00:00Z">
        <w:del w:id="915" w:author="Daniel Campbell-Meiklejohn" w:date="2026-08-28T20:23:00Z" w16du:dateUtc="2026-08-28T19:23:00Z">
          <w:r w:rsidDel="00481D6E">
            <w:delText xml:space="preserve"> —</w:delText>
          </w:r>
        </w:del>
        <w:r>
          <w:t xml:space="preserve"> </w:t>
        </w:r>
        <w:del w:id="916" w:author="Daniel Campbell-Meiklejohn" w:date="2026-08-28T20:20:00Z" w16du:dateUtc="2026-08-28T19:20:00Z">
          <w:r w:rsidDel="001F4246">
            <w:delText>Brighton and Ho</w:delText>
          </w:r>
          <w:commentRangeStart w:id="917"/>
          <w:r w:rsidDel="001F4246">
            <w:delText>ve</w:delText>
          </w:r>
        </w:del>
        <w:del w:id="918" w:author="Daniel Campbell-Meiklejohn" w:date="2026-08-28T20:22:00Z" w16du:dateUtc="2026-08-28T19:22:00Z">
          <w:r w:rsidDel="00FF31AA">
            <w:delText xml:space="preserve"> </w:delText>
          </w:r>
          <w:r w:rsidDel="00740203">
            <w:delText xml:space="preserve">has a well-educated population with </w:delText>
          </w:r>
        </w:del>
        <w:r>
          <w:t>a</w:t>
        </w:r>
      </w:ins>
      <w:commentRangeEnd w:id="917"/>
      <w:r w:rsidR="00740203">
        <w:rPr>
          <w:rStyle w:val="CommentReference"/>
          <w:sz w:val="24"/>
          <w:szCs w:val="24"/>
        </w:rPr>
        <w:commentReference w:id="917"/>
      </w:r>
      <w:ins w:id="919" w:author="Revision" w:date="2026-08-25T00:00:00Z">
        <w:r>
          <w:t xml:space="preserve"> strong civic culture</w:t>
        </w:r>
      </w:ins>
      <w:ins w:id="920" w:author="Daniel Campbell-Meiklejohn" w:date="2026-08-28T20:23:00Z" w16du:dateUtc="2026-08-28T19:23:00Z">
        <w:r w:rsidR="00481D6E">
          <w:t xml:space="preserve">.  </w:t>
        </w:r>
      </w:ins>
      <w:ins w:id="921" w:author="Revision" w:date="2026-08-25T00:00:00Z">
        <w:del w:id="922" w:author="Daniel Campbell-Meiklejohn" w:date="2026-08-28T20:23:00Z" w16du:dateUtc="2026-08-28T19:23:00Z">
          <w:r w:rsidDel="00481D6E">
            <w:delText xml:space="preserve"> (and indeed some new preliminary analysis not reported here suggests that part of this effect could be explained by levels of higher education in the populations in the immediate neighbourhoods around the city’s schools, but this needs to be investigated further). </w:delText>
          </w:r>
        </w:del>
        <w:r>
          <w:t xml:space="preserve">It could relate to the quality of school leadership and governance across the city, or to effective local authority support services and school improvement programmes. It could be something about the collaborative relationships between </w:t>
        </w:r>
        <w:r>
          <w:lastRenderedPageBreak/>
          <w:t xml:space="preserve">schools, or community factors that are difficult to quantify. It could even be that if otherwise disruptive students switch to being absent students at a higher rate in Brighton and Hove, this may even have a positive impact on learning for those who remain in school. </w:t>
        </w:r>
      </w:ins>
      <w:ins w:id="923" w:author="Daniel Campbell-Meiklejohn" w:date="2026-08-28T20:24:00Z" w16du:dateUtc="2026-08-28T19:24:00Z">
        <w:r w:rsidR="00565A4C">
          <w:t>W</w:t>
        </w:r>
      </w:ins>
      <w:ins w:id="924" w:author="Revision" w:date="2026-08-25T00:00:00Z">
        <w:del w:id="925" w:author="Daniel Campbell-Meiklejohn" w:date="2026-08-28T20:24:00Z" w16du:dateUtc="2026-08-28T19:24:00Z">
          <w:r w:rsidDel="00565A4C">
            <w:delText>But w</w:delText>
          </w:r>
        </w:del>
        <w:r>
          <w:t xml:space="preserve">ithout pupil and class-level longitudinal analysis, </w:t>
        </w:r>
        <w:del w:id="926" w:author="Daniel Campbell-Meiklejohn" w:date="2026-08-28T20:24:00Z" w16du:dateUtc="2026-08-28T19:24:00Z">
          <w:r w:rsidDel="00565A4C">
            <w:delText>this</w:delText>
          </w:r>
        </w:del>
      </w:ins>
      <w:ins w:id="927" w:author="Daniel Campbell-Meiklejohn" w:date="2026-08-28T20:24:00Z" w16du:dateUtc="2026-08-28T19:24:00Z">
        <w:r w:rsidR="00565A4C">
          <w:t>any</w:t>
        </w:r>
      </w:ins>
      <w:ins w:id="928" w:author="Revision" w:date="2026-08-25T00:00:00Z">
        <w:r>
          <w:t xml:space="preserve"> hypothesis would be impossible to test. </w:t>
        </w:r>
      </w:ins>
      <w:ins w:id="929" w:author="Daniel Campbell-Meiklejohn" w:date="2026-08-28T20:24:00Z" w16du:dateUtc="2026-08-28T19:24:00Z">
        <w:r w:rsidR="00DE1CB5">
          <w:t>I</w:t>
        </w:r>
      </w:ins>
      <w:ins w:id="930" w:author="Revision" w:date="2026-08-25T00:00:00Z">
        <w:del w:id="931" w:author="Daniel Campbell-Meiklejohn" w:date="2026-08-28T20:24:00Z" w16du:dateUtc="2026-08-28T19:24:00Z">
          <w:r w:rsidDel="00DE1CB5">
            <w:delText>What all of these hypotheses show, however, is that i</w:delText>
          </w:r>
        </w:del>
        <w:r>
          <w:t xml:space="preserve">dentifying the sources of </w:t>
        </w:r>
        <w:del w:id="932" w:author="Daniel Campbell-Meiklejohn" w:date="2026-08-28T20:24:00Z" w16du:dateUtc="2026-08-28T19:24:00Z">
          <w:r w:rsidDel="00DE1CB5">
            <w:delText xml:space="preserve">this </w:delText>
          </w:r>
        </w:del>
        <w:r>
          <w:t xml:space="preserve">conditional over-performance is an important research question in its own right, and one that could require additional qualitative investigation or access to pupil-level data that goes beyond what is publicly available. But what is clear is that policy interventions which risk disrupting a </w:t>
        </w:r>
        <w:del w:id="933" w:author="Daniel Campbell-Meiklejohn" w:date="2026-08-28T20:25:00Z" w16du:dateUtc="2026-08-28T19:25:00Z">
          <w:r w:rsidDel="00DE1CB5">
            <w:delText xml:space="preserve">well-functioning </w:delText>
          </w:r>
        </w:del>
        <w:r>
          <w:t>system without understanding what makes it function well carry substantial downside risks.</w:t>
        </w:r>
      </w:ins>
    </w:p>
    <w:p w14:paraId="765EACCD" w14:textId="77777777" w:rsidR="001A6FB3" w:rsidRDefault="00E61F0B">
      <w:pPr>
        <w:pStyle w:val="Heading2"/>
      </w:pPr>
      <w:bookmarkStart w:id="934" w:name="implications-for-national-policy"/>
      <w:bookmarkEnd w:id="794"/>
      <w:r>
        <w:t>6.6 Implications for national policy</w:t>
      </w:r>
    </w:p>
    <w:p w14:paraId="29183DAB" w14:textId="77777777" w:rsidR="001A6FB3" w:rsidRDefault="00E61F0B">
      <w:pPr>
        <w:pStyle w:val="FirstParagraph"/>
      </w:pPr>
      <w:r>
        <w:t>The DfE (2026) 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14:paraId="22029314" w14:textId="77777777" w:rsidR="001A6FB3" w:rsidRDefault="00E61F0B">
      <w:pPr>
        <w:pStyle w:val="BodyText"/>
      </w:pPr>
      <w:commentRangeStart w:id="935"/>
      <w:r>
        <w:t xml:space="preserve">We </w:t>
      </w:r>
      <w:ins w:id="936" w:author="Revision" w:date="2026-08-25T00:00:00Z">
        <w:r>
          <w:t>should be candid that this gap is, in part, a structural consequence of policy since 2010. Academisation and sustained real-terms reductions in local authority central-services funding</w:t>
        </w:r>
      </w:ins>
      <w:r>
        <w:t xml:space="preserve"> have </w:t>
      </w:r>
      <w:del w:id="937" w:author="Revision" w:date="2026-08-25T00:00:00Z">
        <w:r>
          <w:delText>developed an interactive Policy Simulator tool,</w:delText>
        </w:r>
        <w:r>
          <w:rPr>
            <w:rStyle w:val="FootnoteReference"/>
          </w:rPr>
          <w:footnoteReference w:id="32"/>
        </w:r>
        <w:r>
          <w:delText xml:space="preserve"> underpinned by</w:delText>
        </w:r>
      </w:del>
      <w:r>
        <w:t xml:space="preserve"> </w:t>
      </w:r>
      <w:ins w:id="943" w:author="Revision" w:date="2026-08-25T00:00:00Z">
        <w:r>
          <w:t>substantially eroded</w:t>
        </w:r>
      </w:ins>
      <w:r>
        <w:t xml:space="preserve"> the </w:t>
      </w:r>
      <w:del w:id="944" w:author="Revision" w:date="2026-08-25T00:00:00Z">
        <w:r>
          <w:delText>models in this paper,</w:delText>
        </w:r>
      </w:del>
      <w:r>
        <w:t xml:space="preserve"> </w:t>
      </w:r>
      <w:ins w:id="945" w:author="Revision" w:date="2026-08-25T00:00:00Z">
        <w:r>
          <w:t>analytical capacity that once sat within LEAs, so a recommendation simply</w:t>
        </w:r>
      </w:ins>
      <w:r>
        <w:t xml:space="preserve"> to </w:t>
      </w:r>
      <w:del w:id="946" w:author="Revision" w:date="2026-08-25T00:00:00Z">
        <w:r>
          <w:delText>begin bridging</w:delText>
        </w:r>
      </w:del>
      <w:r>
        <w:t xml:space="preserve"> </w:t>
      </w:r>
      <w:ins w:id="947" w:author="Revision" w:date="2026-08-25T00:00:00Z">
        <w:r>
          <w:t xml:space="preserve">‘invest locally’ sits uneasily with the fiscal reality most authorities face. Multi-academy trusts have absorbed some of this function, but only for their own constituent schools; no actor now has both the remit and the capacity for the </w:t>
        </w:r>
        <w:r>
          <w:rPr>
            <w:i/>
            <w:iCs/>
          </w:rPr>
          <w:t>locality-wide</w:t>
        </w:r>
        <w:r>
          <w:t xml:space="preserve"> </w:t>
        </w:r>
        <w:r>
          <w:lastRenderedPageBreak/>
          <w:t>analysis</w:t>
        </w:r>
      </w:ins>
      <w:r>
        <w:t xml:space="preserve"> that </w:t>
      </w:r>
      <w:del w:id="948" w:author="Revision" w:date="2026-08-25T00:00:00Z">
        <w:r>
          <w:delText>gap. The tool allows users</w:delText>
        </w:r>
      </w:del>
      <w:r>
        <w:t xml:space="preserve"> </w:t>
      </w:r>
      <w:ins w:id="949" w:author="Revision" w:date="2026-08-25T00:00:00Z">
        <w:r>
          <w:t>spans maintained schools, academies across different trusts, and church schools within a single place. Brighton and Hove illustrates the gap</w:t>
        </w:r>
      </w:ins>
      <w:r>
        <w:t xml:space="preserve"> to </w:t>
      </w:r>
      <w:del w:id="950" w:author="Revision" w:date="2026-08-25T00:00:00Z">
        <w:r>
          <w:delText>explore any school in England, compare against contextual expectations,</w:delText>
        </w:r>
      </w:del>
      <w:r>
        <w:t xml:space="preserve"> </w:t>
      </w:r>
      <w:ins w:id="951" w:author="Revision" w:date="2026-08-25T00:00:00Z">
        <w:r>
          <w:t>some extent – although to a lesser extent than some LEAs where it still has direct control of 6 out of 10 community secondary schools</w:t>
        </w:r>
      </w:ins>
      <w:r>
        <w:t xml:space="preserve"> and </w:t>
      </w:r>
      <w:del w:id="952" w:author="Revision" w:date="2026-08-25T00:00:00Z">
        <w:r>
          <w:delText>model</w:delText>
        </w:r>
      </w:del>
      <w:r>
        <w:t xml:space="preserve"> </w:t>
      </w:r>
      <w:ins w:id="953" w:author="Revision" w:date="2026-08-25T00:00:00Z">
        <w:r>
          <w:t>academisation has not (yet) had</w:t>
        </w:r>
      </w:ins>
      <w:r>
        <w:t xml:space="preserve"> the </w:t>
      </w:r>
      <w:del w:id="954" w:author="Revision" w:date="2026-08-25T00:00:00Z">
        <w:r>
          <w:delText>indicative</w:delText>
        </w:r>
      </w:del>
      <w:r>
        <w:t xml:space="preserve"> </w:t>
      </w:r>
      <w:ins w:id="955" w:author="Revision" w:date="2026-08-25T00:00:00Z">
        <w:r>
          <w:t>same</w:t>
        </w:r>
      </w:ins>
      <w:r>
        <w:t xml:space="preserve"> impact </w:t>
      </w:r>
      <w:del w:id="956" w:author="Revision" w:date="2026-08-25T00:00:00Z">
        <w:r>
          <w:delText>of changes</w:delText>
        </w:r>
      </w:del>
      <w:r>
        <w:t xml:space="preserve"> </w:t>
      </w:r>
      <w:ins w:id="957" w:author="Revision" w:date="2026-08-25T00:00:00Z">
        <w:r>
          <w:t>as it has elsewhere. Council</w:t>
        </w:r>
        <w:del w:id="958" w:author="Daniel Campbell-Meiklejohn" w:date="2026-08-28T20:26:00Z" w16du:dateUtc="2026-08-28T19:26:00Z">
          <w:r w:rsidDel="00A42A34">
            <w:delText>’</w:delText>
          </w:r>
        </w:del>
        <w:r>
          <w:t>s frequently remain the admissions authority for systems that funding cuts and academisation mean they have limited capacity</w:t>
        </w:r>
      </w:ins>
      <w:r>
        <w:t xml:space="preserve"> to </w:t>
      </w:r>
      <w:del w:id="959" w:author="Revision" w:date="2026-08-25T00:00:00Z">
        <w:r>
          <w:delText>key variables.</w:delText>
        </w:r>
      </w:del>
      <w:del w:id="960" w:author="Daniel Campbell-Meiklejohn" w:date="2026-08-28T20:26:00Z" w16du:dateUtc="2026-08-28T19:26:00Z">
        <w:r w:rsidDel="00BA1790">
          <w:delText xml:space="preserve"> </w:delText>
        </w:r>
      </w:del>
      <w:ins w:id="961" w:author="Revision" w:date="2026-08-25T00:00:00Z">
        <w:r>
          <w:t>analyse as a whole.</w:t>
        </w:r>
      </w:ins>
    </w:p>
    <w:p w14:paraId="57D12474" w14:textId="77777777" w:rsidR="001A6FB3" w:rsidRDefault="00E61F0B">
      <w:pPr>
        <w:pStyle w:val="BodyText"/>
      </w:pPr>
      <w:ins w:id="962" w:author="Revision" w:date="2026-08-25T00:00:00Z">
        <w:r>
          <w:t xml:space="preserve">The need, then, is less for every council to rebuild bespoke capacity than for the system to close a locality-level analytical gap, whether through central funding for local capacity or nationally maintained benchmarking tools that any locality can use. LEAs can also do much more to help themselves where capacity and funding prevent them from doing more and this starts with sharing and being more open with data and analyses they do carry out. While we have pieced together a national analysis here from DfE data and applied it to a local context, LEAs have much more data of their own that they could put into the public domain and make accessible - prior to Freedom of Information Requests forcing them to do so - so that those in the wider community can help through donating their time and expertise. Hiding data away either completely or in inaccessible PDFs tucked away in committee meeting appendices, rather than publishing openly in machine-readable formats does not help anyone, least of all those trying to construct good, evidence-based policy with limited resources. Data such as aggregate pupil projections for schools and neighbourhoods, time series preference data, distances travelled to school, offers by school and home neighbourhood deprivation band, Free School Meal eligibility by neighbourhood, appeals and their outcomes – these are all held by LEAs but rarely published as a matter of course. In an effort to demonstrate how our collective intelligence could be enhanced through better data analytics we have developed an interactive Policy Simulator </w:t>
        </w:r>
        <w:r>
          <w:lastRenderedPageBreak/>
          <w:t>tool,[^21] underpinned by the data and models in this paper. The tool allows users to explore any school in England, compare against contextual expectations, and model the indicative impact of changes to key variables. This is only a starting point and more bespoke intelligence systems could be built for local situations.</w:t>
        </w:r>
      </w:ins>
      <w:commentRangeEnd w:id="935"/>
      <w:r w:rsidR="00C73031">
        <w:rPr>
          <w:rStyle w:val="CommentReference"/>
          <w:sz w:val="24"/>
          <w:szCs w:val="24"/>
        </w:rPr>
        <w:commentReference w:id="935"/>
      </w:r>
    </w:p>
    <w:p w14:paraId="0D706D35" w14:textId="77777777" w:rsidR="001A6FB3" w:rsidRDefault="00E61F0B">
      <w:pPr>
        <w:pStyle w:val="Heading2"/>
      </w:pPr>
      <w:bookmarkStart w:id="963" w:name="limitations"/>
      <w:bookmarkEnd w:id="934"/>
      <w:r>
        <w:t>6.7 Limitations</w:t>
      </w:r>
    </w:p>
    <w:p w14:paraId="2D1A2F6B" w14:textId="77777777" w:rsidR="001A6FB3" w:rsidRDefault="00E61F0B">
      <w:pPr>
        <w:pStyle w:val="FirstParagraph"/>
      </w:pPr>
      <w:r>
        <w:t>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14:paraId="6099F94E" w14:textId="77777777" w:rsidR="001A6FB3" w:rsidRDefault="00E61F0B">
      <w:pPr>
        <w:pStyle w:val="BodyText"/>
      </w:pPr>
      <w:commentRangeStart w:id="964"/>
      <w:ins w:id="965" w:author="Revision" w:date="2026-08-25T00:00:00Z">
        <w:r>
          <w:t xml:space="preserve">A note on statistical inference is also warranted, given the nature of the data. Our panel is not a random sample drawn from some larger frame; it is a population, comprising every state-funded mainstream secondary school in England that meets our inclusion criteria. We therefore do not interpret standard errors as quantifying uncertainty about generalising from a sample to a population. We interpret them as quantifying the stochastic, cohort-to-cohort variation that produces any given school’s result in any given year: each cohort is one realisation of a process that would have turned out somewhat differently with a different set of children, and school-level scores are correspondingly unstable from year to year. The multilevel structure is a further guard </w:t>
        </w:r>
        <w:r>
          <w:lastRenderedPageBreak/>
          <w:t>against over-reading that instability, since partial pooling shrinks the noisiest estimates - typically those from the smallest schools - toward the relevant group mean. Consistent with long-standing cautions about the over-interpretation of p-values (Wasserstein and Lazar 2016), we treat significance as descriptive rather than decisive: no conclusion in this paper turns on a threshold being crossed. The arguments are made in Attainment 8 points, they are reproduced across four separate years, and they would stand unchanged if every test statistic were removed.</w:t>
        </w:r>
      </w:ins>
      <w:commentRangeEnd w:id="964"/>
      <w:r w:rsidR="00E57587">
        <w:rPr>
          <w:rStyle w:val="CommentReference"/>
          <w:sz w:val="24"/>
          <w:szCs w:val="24"/>
        </w:rPr>
        <w:commentReference w:id="964"/>
      </w:r>
    </w:p>
    <w:p w14:paraId="0DFE1296" w14:textId="77777777" w:rsidR="001A6FB3" w:rsidRDefault="00E61F0B">
      <w:pPr>
        <w:pStyle w:val="Heading1"/>
      </w:pPr>
      <w:bookmarkStart w:id="966" w:name="conclusion"/>
      <w:bookmarkEnd w:id="423"/>
      <w:bookmarkEnd w:id="963"/>
      <w:r>
        <w:t>7. Conclusion</w:t>
      </w:r>
    </w:p>
    <w:p w14:paraId="671BB186" w14:textId="77777777" w:rsidR="001A6FB3" w:rsidRDefault="00E61F0B">
      <w:pPr>
        <w:pStyle w:val="FirstParagraph"/>
      </w:pPr>
      <w:r>
        <w:t>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14:paraId="2C7641E4" w14:textId="77777777" w:rsidR="001A6FB3" w:rsidRDefault="00E61F0B">
      <w:pPr>
        <w:pStyle w:val="BodyText"/>
      </w:pPr>
      <w:r>
        <w:t>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 (Macleod et al. 2015).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14:paraId="4FCA83FF" w14:textId="77777777" w:rsidR="001A6FB3" w:rsidRDefault="00E61F0B">
      <w:pPr>
        <w:pStyle w:val="BodyText"/>
      </w:pPr>
      <w:r>
        <w:lastRenderedPageBreak/>
        <w:t xml:space="preserve">Second, the single most consequential lever available to Brighton and Hove for raising disadvantaged attainment is </w:t>
      </w:r>
      <w:del w:id="967" w:author="Revision" w:date="2026-08-25T00:00:00Z">
        <w:r>
          <w:rPr>
            <w:b/>
            <w:bCs/>
          </w:rPr>
          <w:delText>attendance</w:delText>
        </w:r>
        <w:r>
          <w:delText>.</w:delText>
        </w:r>
      </w:del>
      <w:r>
        <w:t xml:space="preserve"> </w:t>
      </w:r>
      <w:ins w:id="968" w:author="Revision" w:date="2026-08-25T00:00:00Z">
        <w:r>
          <w:t>attendance.</w:t>
        </w:r>
      </w:ins>
      <w:r>
        <w:t xml:space="preserve"> The city </w:t>
      </w:r>
      <w:del w:id="969" w:author="Revision" w:date="2026-08-25T00:00:00Z">
        <w:r>
          <w:delText>has</w:delText>
        </w:r>
      </w:del>
      <w:r>
        <w:t xml:space="preserve"> </w:t>
      </w:r>
      <w:ins w:id="970" w:author="Revision" w:date="2026-08-25T00:00:00Z">
        <w:r>
          <w:t>had</w:t>
        </w:r>
      </w:ins>
      <w:r>
        <w:t xml:space="preserve"> the second-worst absence rate in </w:t>
      </w:r>
      <w:del w:id="971" w:author="Revision" w:date="2026-08-25T00:00:00Z">
        <w:r>
          <w:delText>England,</w:delText>
        </w:r>
      </w:del>
      <w:r>
        <w:t xml:space="preserve"> </w:t>
      </w:r>
      <w:ins w:id="972" w:author="Revision" w:date="2026-08-25T00:00:00Z">
        <w:r>
          <w:t>England in 2024-25 -</w:t>
        </w:r>
      </w:ins>
      <w:r>
        <w:t xml:space="preserve"> and </w:t>
      </w:r>
      <w:ins w:id="973" w:author="Revision" w:date="2026-08-25T00:00:00Z">
        <w:r>
          <w:t>its absence has failed to fall while it fell almost everywhere else - and</w:t>
        </w:r>
      </w:ins>
      <w:r>
        <w:t xml:space="preserve"> the modelling suggests that moving the city’s worst-affected schools toward the national absence average would yield gains for disadvantaged pupils that comfortably exceed anything achievable through admissions reform. </w:t>
      </w:r>
      <w:commentRangeStart w:id="974"/>
      <w:r>
        <w:t xml:space="preserve">The two-stage decomposition we develop here also shows that this lever has two parts to it: a </w:t>
      </w:r>
      <w:r>
        <w:rPr>
          <w:i/>
          <w:iCs/>
        </w:rPr>
        <w:t>structural</w:t>
      </w:r>
      <w:r>
        <w:t xml:space="preserve"> component of school-level absence inherited from intake, area health, deprivation and family circumstances - which schools cannot themselves change - and a smaller </w:t>
      </w:r>
      <w:r>
        <w:rPr>
          <w:i/>
          <w:iCs/>
        </w:rPr>
        <w:t>school-controllable</w:t>
      </w:r>
      <w:r>
        <w:t xml:space="preserve"> residual that pastoral systems, attendance officers, family liaison and persistent-absentee follow-up can act on directly. </w:t>
      </w:r>
      <w:commentRangeEnd w:id="974"/>
      <w:r w:rsidR="00320965">
        <w:rPr>
          <w:rStyle w:val="CommentReference"/>
          <w:sz w:val="24"/>
          <w:szCs w:val="24"/>
        </w:rPr>
        <w:commentReference w:id="974"/>
      </w:r>
      <w:r>
        <w:t>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14:paraId="2736A202" w14:textId="77777777" w:rsidR="001A6FB3" w:rsidRDefault="00E61F0B">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 </w:t>
      </w:r>
      <w:r>
        <w:rPr>
          <w:i/>
          <w:iCs/>
        </w:rPr>
        <w:t>and</w:t>
      </w:r>
      <w:r>
        <w:t xml:space="preserve"> preserve the benefits of local schooling.</w:t>
      </w:r>
    </w:p>
    <w:p w14:paraId="75F1EE6E" w14:textId="77777777" w:rsidR="001A6FB3" w:rsidRDefault="00E61F0B">
      <w:pPr>
        <w:pStyle w:val="BodyText"/>
      </w:pPr>
      <w:r>
        <w:lastRenderedPageBreak/>
        <w:t>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p w14:paraId="5D54EBA5" w14:textId="77777777" w:rsidR="001A6FB3" w:rsidRDefault="00E61F0B">
      <w:pPr>
        <w:pStyle w:val="Heading1"/>
      </w:pPr>
      <w:bookmarkStart w:id="975" w:name="declaration-of-generative-ai-use"/>
      <w:bookmarkEnd w:id="966"/>
      <w:r>
        <w:t>Declaration of generative AI use</w:t>
      </w:r>
    </w:p>
    <w:p w14:paraId="1DE0F22F" w14:textId="77777777" w:rsidR="001A6FB3" w:rsidRDefault="00E61F0B">
      <w:pPr>
        <w:pStyle w:val="FirstParagraph"/>
      </w:pPr>
      <w:r>
        <w:t>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p w14:paraId="59B7B55D" w14:textId="77777777" w:rsidR="001A6FB3" w:rsidRDefault="00E61F0B">
      <w:pPr>
        <w:pStyle w:val="Heading1"/>
      </w:pPr>
      <w:bookmarkStart w:id="976" w:name="disclosure-statement"/>
      <w:bookmarkEnd w:id="975"/>
      <w:r>
        <w:t>Disclosure Statement</w:t>
      </w:r>
    </w:p>
    <w:p w14:paraId="77B584C7" w14:textId="77777777" w:rsidR="001A6FB3" w:rsidRDefault="00E61F0B">
      <w:pPr>
        <w:pStyle w:val="FirstParagraph"/>
      </w:pPr>
      <w:r>
        <w:t>Some of the authors are residents of Brighton and Hove with school aged children and lived experience of the effects of the admissions policy process described. No financial conflicts of interest exist.</w:t>
      </w:r>
    </w:p>
    <w:p w14:paraId="78F0B4FD" w14:textId="77777777" w:rsidR="005E30AF" w:rsidRDefault="005E30AF" w:rsidP="005E30AF">
      <w:pPr>
        <w:pStyle w:val="Heading1"/>
      </w:pPr>
      <w:bookmarkStart w:id="977" w:name="references"/>
      <w:bookmarkEnd w:id="976"/>
      <w:r>
        <w:lastRenderedPageBreak/>
        <w:t>References</w:t>
      </w:r>
    </w:p>
    <w:p w14:paraId="455C3A42" w14:textId="77777777" w:rsidR="005E30AF" w:rsidRDefault="005E30AF" w:rsidP="005E30AF">
      <w:pPr>
        <w:pStyle w:val="Bibliography"/>
      </w:pPr>
      <w:bookmarkStart w:id="978" w:name="ref-Allen2018"/>
      <w:bookmarkStart w:id="979" w:name="refs"/>
      <w:r>
        <w:t xml:space="preserve">Allen, Rebecca, Simon Burgess, and Jennifer Mayo. 2018. “The Teacher Labour Market, Teacher Turnover and Disadvantaged Schools: New Evidence for England.” </w:t>
      </w:r>
      <w:r>
        <w:rPr>
          <w:i/>
          <w:iCs/>
        </w:rPr>
        <w:t>Education Economics</w:t>
      </w:r>
      <w:r>
        <w:t xml:space="preserve"> 26 (1): 4–23. </w:t>
      </w:r>
      <w:hyperlink r:id="rId11">
        <w:r>
          <w:rPr>
            <w:rStyle w:val="Hyperlink"/>
          </w:rPr>
          <w:t>https://doi.org/10.1080/09645292.2017.1366425</w:t>
        </w:r>
      </w:hyperlink>
      <w:r>
        <w:t>.</w:t>
      </w:r>
    </w:p>
    <w:p w14:paraId="7E33C2A0" w14:textId="77777777" w:rsidR="005E30AF" w:rsidRDefault="005E30AF" w:rsidP="005E30AF">
      <w:pPr>
        <w:pStyle w:val="Bibliography"/>
      </w:pPr>
      <w:bookmarkStart w:id="980" w:name="ref-Allen2013"/>
      <w:bookmarkEnd w:id="978"/>
      <w:r>
        <w:t xml:space="preserve">Allen, Rebecca, Simon Burgess, and Leigh McKenna. 2013. “The Short-Run Impact of Using Lotteries for School Admissions: Early Results from Brighton and Hove’s Reforms.” </w:t>
      </w:r>
      <w:r>
        <w:rPr>
          <w:i/>
          <w:iCs/>
        </w:rPr>
        <w:t>Transactions of the Institute of British Geographers</w:t>
      </w:r>
      <w:r>
        <w:t xml:space="preserve"> 38 (1): 149–66. </w:t>
      </w:r>
      <w:hyperlink r:id="rId12">
        <w:r>
          <w:rPr>
            <w:rStyle w:val="Hyperlink"/>
          </w:rPr>
          <w:t>https://doi.org/10.1111/j.1475-5661.2012.00511.x</w:t>
        </w:r>
      </w:hyperlink>
      <w:r>
        <w:t>.</w:t>
      </w:r>
    </w:p>
    <w:p w14:paraId="22BE6D5C" w14:textId="77777777" w:rsidR="005E30AF" w:rsidRDefault="005E30AF" w:rsidP="005E30AF">
      <w:pPr>
        <w:pStyle w:val="Bibliography"/>
      </w:pPr>
      <w:bookmarkStart w:id="981" w:name="ref-Anders2024"/>
      <w:bookmarkEnd w:id="980"/>
      <w:r>
        <w:t xml:space="preserve">Anders, Jake, Francis Green, Morag Henderson, and Golo Henseke. 2024. “Private School Pupils’ Performance in GCSEs (and IGCSEs).” </w:t>
      </w:r>
      <w:r>
        <w:rPr>
          <w:i/>
          <w:iCs/>
        </w:rPr>
        <w:t>Cambridge Journal of Education</w:t>
      </w:r>
      <w:r>
        <w:t xml:space="preserve"> 54 (6): 795–813. </w:t>
      </w:r>
      <w:hyperlink r:id="rId13">
        <w:r>
          <w:rPr>
            <w:rStyle w:val="Hyperlink"/>
          </w:rPr>
          <w:t>https://doi.org/10.1080/0305764X.2024.2420611</w:t>
        </w:r>
      </w:hyperlink>
      <w:r>
        <w:t>.</w:t>
      </w:r>
    </w:p>
    <w:p w14:paraId="7E76385C" w14:textId="77777777" w:rsidR="005E30AF" w:rsidRDefault="005E30AF" w:rsidP="005E30AF">
      <w:pPr>
        <w:pStyle w:val="Bibliography"/>
      </w:pPr>
      <w:bookmarkStart w:id="982" w:name="ref-Blagg2018"/>
      <w:bookmarkEnd w:id="981"/>
      <w:r>
        <w:t xml:space="preserve">Blagg, Kristin, Victoria Rosenboom, and Matthew M. Chingos. 2018. </w:t>
      </w:r>
      <w:r>
        <w:rPr>
          <w:i/>
          <w:iCs/>
        </w:rPr>
        <w:t>The Extra Mile: Time to School and Student Outcomes in Washington, DC</w:t>
      </w:r>
      <w:r>
        <w:t xml:space="preserve">. Urban Institute. </w:t>
      </w:r>
      <w:hyperlink r:id="rId14">
        <w:r>
          <w:rPr>
            <w:rStyle w:val="Hyperlink"/>
          </w:rPr>
          <w:t>https://www.urban.org/sites/default/files/publication/99027/time_to_school_and_student_outcomes_in_dc_1.pdf</w:t>
        </w:r>
      </w:hyperlink>
      <w:r>
        <w:t>.</w:t>
      </w:r>
    </w:p>
    <w:p w14:paraId="185D2EBD" w14:textId="77777777" w:rsidR="005E30AF" w:rsidRDefault="005E30AF" w:rsidP="005E30AF">
      <w:pPr>
        <w:pStyle w:val="Bibliography"/>
      </w:pPr>
      <w:bookmarkStart w:id="983" w:name="ref-Burgess2018"/>
      <w:bookmarkEnd w:id="982"/>
      <w:r>
        <w:t xml:space="preserve">Burgess, Simon, Claire Crawford, and Lindsey Macmillan. 2018. “Access to Grammar Schools by Socio-Economic Status.” </w:t>
      </w:r>
      <w:r>
        <w:rPr>
          <w:i/>
          <w:iCs/>
        </w:rPr>
        <w:t>Environment and Planning A: Economy and Space</w:t>
      </w:r>
      <w:r>
        <w:t xml:space="preserve"> 50 (7): 1381–85. </w:t>
      </w:r>
      <w:hyperlink r:id="rId15">
        <w:r>
          <w:rPr>
            <w:rStyle w:val="Hyperlink"/>
          </w:rPr>
          <w:t>https://doi.org/10.1177/0308518X18787820</w:t>
        </w:r>
      </w:hyperlink>
      <w:r>
        <w:t>.</w:t>
      </w:r>
    </w:p>
    <w:p w14:paraId="49D6D250" w14:textId="77777777" w:rsidR="005E30AF" w:rsidRDefault="005E30AF" w:rsidP="005E30AF">
      <w:pPr>
        <w:pStyle w:val="Bibliography"/>
      </w:pPr>
      <w:bookmarkStart w:id="984" w:name="ref-Burgess2023"/>
      <w:bookmarkEnd w:id="983"/>
      <w:r>
        <w:t xml:space="preserve">Burgess, Simon, Shenila Rawal, and Eric S. Taylor. 2023. “Teachers’ Use of Class Time and Student Achievement.” </w:t>
      </w:r>
      <w:r>
        <w:rPr>
          <w:i/>
          <w:iCs/>
        </w:rPr>
        <w:t>Economics of Education Review</w:t>
      </w:r>
      <w:r>
        <w:t xml:space="preserve"> 94 (June): 102405. </w:t>
      </w:r>
      <w:hyperlink r:id="rId16">
        <w:r>
          <w:rPr>
            <w:rStyle w:val="Hyperlink"/>
          </w:rPr>
          <w:t>https://doi.org/10.1016/j.econedurev.2023.102405</w:t>
        </w:r>
      </w:hyperlink>
      <w:r>
        <w:t>.</w:t>
      </w:r>
    </w:p>
    <w:p w14:paraId="514F361B" w14:textId="77777777" w:rsidR="005E30AF" w:rsidRDefault="005E30AF" w:rsidP="005E30AF">
      <w:pPr>
        <w:pStyle w:val="Bibliography"/>
      </w:pPr>
      <w:bookmarkStart w:id="985" w:name="ref-Chairassamee2024"/>
      <w:bookmarkEnd w:id="984"/>
      <w:r>
        <w:t xml:space="preserve">Chairassamee, Nattanicha, Kanokwan Chancharoenchai, and Wuthiya Saraithong. 2024. “Getting There: How Commuting Time and Distance Impact Students’ Health.” </w:t>
      </w:r>
      <w:r>
        <w:rPr>
          <w:i/>
          <w:iCs/>
        </w:rPr>
        <w:t>PLoS One</w:t>
      </w:r>
      <w:r>
        <w:t xml:space="preserve"> 19 (12): e0314687. </w:t>
      </w:r>
      <w:hyperlink r:id="rId17">
        <w:r>
          <w:rPr>
            <w:rStyle w:val="Hyperlink"/>
          </w:rPr>
          <w:t>https://doi.org/10.1371/journal.pone.0314687</w:t>
        </w:r>
      </w:hyperlink>
      <w:r>
        <w:t>.</w:t>
      </w:r>
    </w:p>
    <w:p w14:paraId="66DB8AFD" w14:textId="77777777" w:rsidR="005E30AF" w:rsidRDefault="005E30AF" w:rsidP="005E30AF">
      <w:pPr>
        <w:pStyle w:val="Bibliography"/>
      </w:pPr>
      <w:bookmarkStart w:id="986" w:name="ref-Coleman1966"/>
      <w:bookmarkEnd w:id="985"/>
      <w:r>
        <w:lastRenderedPageBreak/>
        <w:t xml:space="preserve">Coleman, James S., Ernest Q. Campbell, Carol J. Hobson, et al. 1966. </w:t>
      </w:r>
      <w:r>
        <w:rPr>
          <w:i/>
          <w:iCs/>
        </w:rPr>
        <w:t>Equality of Educational Opportunity</w:t>
      </w:r>
      <w:r>
        <w:t>. U.S. Department of Health, Education,; Welfare, Office of Education.</w:t>
      </w:r>
    </w:p>
    <w:p w14:paraId="0F6FFC4E" w14:textId="77777777" w:rsidR="005E30AF" w:rsidRDefault="005E30AF" w:rsidP="005E30AF">
      <w:pPr>
        <w:pStyle w:val="Bibliography"/>
      </w:pPr>
      <w:bookmarkStart w:id="987" w:name="ref-HouseofCommons2021"/>
      <w:bookmarkEnd w:id="986"/>
      <w:r>
        <w:t xml:space="preserve">Commons Education Committee, House of. 2021. </w:t>
      </w:r>
      <w:r>
        <w:rPr>
          <w:i/>
          <w:iCs/>
        </w:rPr>
        <w:t>“Forgotten” White Working-Class Pupils Let down by Decades of Neglect, MPs Say - Committees - UK Parliament</w:t>
      </w:r>
      <w:r>
        <w:t xml:space="preserve">. UK Parliament. </w:t>
      </w:r>
      <w:hyperlink r:id="rId18">
        <w:r>
          <w:rPr>
            <w:rStyle w:val="Hyperlink"/>
          </w:rPr>
          <w:t>https://committees.parliament.uk/committee/203/education-committee/news/156024/forgotten-white-workingclass-pupils-let-down-by-decades-of-neglect-mps-say/</w:t>
        </w:r>
      </w:hyperlink>
      <w:r>
        <w:t>.</w:t>
      </w:r>
    </w:p>
    <w:p w14:paraId="562F017E" w14:textId="77777777" w:rsidR="005E30AF" w:rsidRDefault="005E30AF" w:rsidP="005E30AF">
      <w:pPr>
        <w:pStyle w:val="Bibliography"/>
      </w:pPr>
      <w:bookmarkStart w:id="988" w:name="ref-Cordes2022"/>
      <w:bookmarkEnd w:id="987"/>
      <w:r>
        <w:t xml:space="preserve">Cordes, Sarah A., Christopher Rick, and Amy Ellen Schwartz. 2022. “Do Long Bus Rides Drive down Academic Outcomes?” </w:t>
      </w:r>
      <w:r>
        <w:rPr>
          <w:i/>
          <w:iCs/>
        </w:rPr>
        <w:t>Educational Evaluation and Policy Analysis</w:t>
      </w:r>
      <w:r>
        <w:t xml:space="preserve"> 44 (4): 689–716. </w:t>
      </w:r>
      <w:hyperlink r:id="rId19">
        <w:r>
          <w:rPr>
            <w:rStyle w:val="Hyperlink"/>
          </w:rPr>
          <w:t>https://doi.org/10.3102/01623737221092450</w:t>
        </w:r>
      </w:hyperlink>
      <w:r>
        <w:t>.</w:t>
      </w:r>
    </w:p>
    <w:p w14:paraId="645931B6" w14:textId="77777777" w:rsidR="005E30AF" w:rsidRDefault="005E30AF" w:rsidP="005E30AF">
      <w:pPr>
        <w:pStyle w:val="Bibliography"/>
      </w:pPr>
      <w:bookmarkStart w:id="989" w:name="ref-DfE2022"/>
      <w:bookmarkEnd w:id="988"/>
      <w:r>
        <w:t xml:space="preserve">DfE. 2022. </w:t>
      </w:r>
      <w:r>
        <w:rPr>
          <w:i/>
          <w:iCs/>
        </w:rPr>
        <w:t>The Link Between Absence and Attainment at KS2 and KS4, Academic Year 2018/19</w:t>
      </w:r>
      <w:r>
        <w:t xml:space="preserve">. </w:t>
      </w:r>
      <w:hyperlink r:id="rId20">
        <w:r>
          <w:rPr>
            <w:rStyle w:val="Hyperlink"/>
          </w:rPr>
          <w:t>https://explore-education-statistics.service.gov.uk/find-statistics/the-link-between-absence-and-attainment-at-ks2-and-ks4/2018-19</w:t>
        </w:r>
      </w:hyperlink>
      <w:r>
        <w:t>.</w:t>
      </w:r>
    </w:p>
    <w:p w14:paraId="4CD50562" w14:textId="77777777" w:rsidR="005E30AF" w:rsidRDefault="005E30AF" w:rsidP="005E30AF">
      <w:pPr>
        <w:pStyle w:val="Bibliography"/>
      </w:pPr>
      <w:bookmarkStart w:id="990" w:name="ref-DfE2025a"/>
      <w:bookmarkEnd w:id="989"/>
      <w:r>
        <w:t xml:space="preserve">DfE. 2025a. </w:t>
      </w:r>
      <w:r>
        <w:rPr>
          <w:i/>
          <w:iCs/>
        </w:rPr>
        <w:t>Link Between Attendance and Attainment</w:t>
      </w:r>
      <w:r>
        <w:t xml:space="preserve">. Department for Education. </w:t>
      </w:r>
      <w:hyperlink r:id="rId21">
        <w:r>
          <w:rPr>
            <w:rStyle w:val="Hyperlink"/>
          </w:rPr>
          <w:t>https://www.gov.uk/government/publications/link-between-attendance-and-attainment</w:t>
        </w:r>
      </w:hyperlink>
      <w:r>
        <w:t>.</w:t>
      </w:r>
    </w:p>
    <w:p w14:paraId="233C5A85" w14:textId="77777777" w:rsidR="005E30AF" w:rsidRDefault="005E30AF" w:rsidP="005E30AF">
      <w:pPr>
        <w:pStyle w:val="Bibliography"/>
      </w:pPr>
      <w:bookmarkStart w:id="991" w:name="ref-DfE2025b"/>
      <w:bookmarkEnd w:id="990"/>
      <w:r>
        <w:t xml:space="preserve">DfE. 2025b. </w:t>
      </w:r>
      <w:r>
        <w:rPr>
          <w:i/>
          <w:iCs/>
        </w:rPr>
        <w:t>Pupil Absence in Schools in England, Autumn and Spring Term 2024/25</w:t>
      </w:r>
      <w:r>
        <w:t xml:space="preserve">. Department for Education. </w:t>
      </w:r>
      <w:hyperlink r:id="rId22">
        <w:r>
          <w:rPr>
            <w:rStyle w:val="Hyperlink"/>
          </w:rPr>
          <w:t>https://explore-education-statistics.service.gov.uk/find-statistics/pupil-absence-in-schools-in-england/2024-25-autumn-and-spring-term</w:t>
        </w:r>
      </w:hyperlink>
      <w:r>
        <w:t>.</w:t>
      </w:r>
    </w:p>
    <w:p w14:paraId="5D695298" w14:textId="77777777" w:rsidR="005E30AF" w:rsidRDefault="005E30AF" w:rsidP="005E30AF">
      <w:pPr>
        <w:pStyle w:val="Bibliography"/>
      </w:pPr>
      <w:bookmarkStart w:id="992" w:name="ref-dfe_every_2026"/>
      <w:bookmarkEnd w:id="991"/>
      <w:r>
        <w:t xml:space="preserve">DfE. 2026. </w:t>
      </w:r>
      <w:r>
        <w:rPr>
          <w:i/>
          <w:iCs/>
        </w:rPr>
        <w:t>Every Child Achieving and Thriving</w:t>
      </w:r>
      <w:r>
        <w:t xml:space="preserve">. Policy {Paper}. Department for Education. </w:t>
      </w:r>
      <w:hyperlink r:id="rId23">
        <w:r>
          <w:rPr>
            <w:rStyle w:val="Hyperlink"/>
          </w:rPr>
          <w:t>https://www.gov.uk/government/publications/every-child-achieving-and-thriving/every-child-achieving-and-thriving-html-version</w:t>
        </w:r>
      </w:hyperlink>
      <w:r>
        <w:t>.</w:t>
      </w:r>
    </w:p>
    <w:p w14:paraId="2C92667D" w14:textId="77777777" w:rsidR="005E30AF" w:rsidRDefault="005E30AF" w:rsidP="005E30AF">
      <w:pPr>
        <w:pStyle w:val="Bibliography"/>
      </w:pPr>
      <w:bookmarkStart w:id="993" w:name="ref-Ding2023"/>
      <w:bookmarkEnd w:id="992"/>
      <w:r>
        <w:lastRenderedPageBreak/>
        <w:t xml:space="preserve">Ding, Peng, Yan Li, Suwei Feng, and Dorina Pojani. 2023. “Do Long School Commutes Undermine Teenagers’ Wellbeing? Evidence from a Nation-Wide Survey in China.” </w:t>
      </w:r>
      <w:r>
        <w:rPr>
          <w:i/>
          <w:iCs/>
        </w:rPr>
        <w:t>Journal of Transport &amp; Health</w:t>
      </w:r>
      <w:r>
        <w:t xml:space="preserve"> 30: 101605. </w:t>
      </w:r>
      <w:hyperlink r:id="rId24">
        <w:r>
          <w:rPr>
            <w:rStyle w:val="Hyperlink"/>
          </w:rPr>
          <w:t>https://doi.org/10.1016/j.jth.2023.101605</w:t>
        </w:r>
      </w:hyperlink>
      <w:r>
        <w:t>.</w:t>
      </w:r>
    </w:p>
    <w:p w14:paraId="07729804" w14:textId="77777777" w:rsidR="005E30AF" w:rsidRDefault="005E30AF" w:rsidP="005E30AF">
      <w:pPr>
        <w:pStyle w:val="Bibliography"/>
      </w:pPr>
      <w:bookmarkStart w:id="994" w:name="ref-Drager2024"/>
      <w:bookmarkEnd w:id="993"/>
      <w:r>
        <w:t xml:space="preserve">Dräger, Jascha, Markus Klein, and Edward Sosu. 2024. “The Long-Term Consequences of Early School Absences for Educational Attainment and Labour Market Outcomes.” </w:t>
      </w:r>
      <w:r>
        <w:rPr>
          <w:i/>
          <w:iCs/>
        </w:rPr>
        <w:t>British Educational Research Journal</w:t>
      </w:r>
      <w:r>
        <w:t xml:space="preserve"> 50 (4): 1636–54. </w:t>
      </w:r>
      <w:hyperlink r:id="rId25">
        <w:r>
          <w:rPr>
            <w:rStyle w:val="Hyperlink"/>
          </w:rPr>
          <w:t>https://doi.org/10.1002/berj.3992</w:t>
        </w:r>
      </w:hyperlink>
      <w:r>
        <w:t>.</w:t>
      </w:r>
    </w:p>
    <w:p w14:paraId="523E7352" w14:textId="77777777" w:rsidR="005E30AF" w:rsidRDefault="005E30AF" w:rsidP="005E30AF">
      <w:pPr>
        <w:pStyle w:val="Bibliography"/>
      </w:pPr>
      <w:bookmarkStart w:id="995" w:name="ref-Farquharson2024"/>
      <w:bookmarkEnd w:id="994"/>
      <w:r>
        <w:t xml:space="preserve">Farquharson, Christine, Sandra McNally, and Imran Tahir. 2024. “Education Inequalities.” </w:t>
      </w:r>
      <w:r>
        <w:rPr>
          <w:i/>
          <w:iCs/>
        </w:rPr>
        <w:t>Oxford Open Economics</w:t>
      </w:r>
      <w:r>
        <w:t xml:space="preserve"> 3 (Supplement_1): i760–820. </w:t>
      </w:r>
      <w:hyperlink r:id="rId26">
        <w:r>
          <w:rPr>
            <w:rStyle w:val="Hyperlink"/>
          </w:rPr>
          <w:t>https://doi.org/10.1093/ooec/odad029</w:t>
        </w:r>
      </w:hyperlink>
      <w:r>
        <w:t>.</w:t>
      </w:r>
    </w:p>
    <w:p w14:paraId="40DAEE86" w14:textId="77777777" w:rsidR="005E30AF" w:rsidRDefault="005E30AF" w:rsidP="005E30AF">
      <w:pPr>
        <w:pStyle w:val="Bibliography"/>
      </w:pPr>
      <w:bookmarkStart w:id="996" w:name="ref-Faulkner2013"/>
      <w:bookmarkEnd w:id="995"/>
      <w:r>
        <w:t xml:space="preserve">Faulkner, Guy, Michelle Stone, Ron Buliung, Bonny Wong, and Raktim Mitra. 2013. “School Travel and Children’s Physical Activity: A Cross-Sectional Study Examining the Influence of Distance.” </w:t>
      </w:r>
      <w:r>
        <w:rPr>
          <w:i/>
          <w:iCs/>
        </w:rPr>
        <w:t>BMC Public Health</w:t>
      </w:r>
      <w:r>
        <w:t xml:space="preserve"> 13 (1): 1166. </w:t>
      </w:r>
      <w:hyperlink r:id="rId27">
        <w:r>
          <w:rPr>
            <w:rStyle w:val="Hyperlink"/>
          </w:rPr>
          <w:t>https://doi.org/10.1186/1471-2458-13-1166</w:t>
        </w:r>
      </w:hyperlink>
      <w:r>
        <w:t>.</w:t>
      </w:r>
    </w:p>
    <w:p w14:paraId="29FD6D70" w14:textId="77777777" w:rsidR="005E30AF" w:rsidRDefault="005E30AF" w:rsidP="005E30AF">
      <w:pPr>
        <w:pStyle w:val="Bibliography"/>
      </w:pPr>
      <w:bookmarkStart w:id="997" w:name="ref-Fredriksen2004"/>
      <w:bookmarkEnd w:id="996"/>
      <w:r>
        <w:t xml:space="preserve">Fredriksen, Katia, Jean Rhodes, Ranjini Reddy, and Niobe Way. 2004. “Sleepless in Chicago: Tracking the Effects of Adolescent Sleep Loss During the Middle School Years.” </w:t>
      </w:r>
      <w:r>
        <w:rPr>
          <w:i/>
          <w:iCs/>
        </w:rPr>
        <w:t>Child Development</w:t>
      </w:r>
      <w:r>
        <w:t xml:space="preserve"> 75 (1): 84–95. https://doi.org/</w:t>
      </w:r>
      <w:hyperlink r:id="rId28">
        <w:r>
          <w:rPr>
            <w:rStyle w:val="Hyperlink"/>
          </w:rPr>
          <w:t>https://doi.org/10.1111/j.1467-8624.2004.00655.x</w:t>
        </w:r>
      </w:hyperlink>
      <w:r>
        <w:t>.</w:t>
      </w:r>
    </w:p>
    <w:p w14:paraId="7A5C2498" w14:textId="77777777" w:rsidR="005E30AF" w:rsidRDefault="005E30AF" w:rsidP="005E30AF">
      <w:pPr>
        <w:pStyle w:val="Bibliography"/>
      </w:pPr>
      <w:bookmarkStart w:id="998" w:name="ref-Gibbons2018"/>
      <w:bookmarkEnd w:id="997"/>
      <w:r>
        <w:t xml:space="preserve">Gibbons, Stephen, Vincenzo Scrutinio, and Shqiponja Telhaj. 2018. </w:t>
      </w:r>
      <w:r>
        <w:rPr>
          <w:i/>
          <w:iCs/>
        </w:rPr>
        <w:t>Teacher Turnover: Does It Matter for Pupil Achievement?</w:t>
      </w:r>
      <w:r>
        <w:t xml:space="preserve"> CEPDP1530. Centre for Economic Performance, LSE. </w:t>
      </w:r>
      <w:hyperlink r:id="rId29">
        <w:r>
          <w:rPr>
            <w:rStyle w:val="Hyperlink"/>
          </w:rPr>
          <w:t>https://cep.lse.ac.uk/_new/publications/abstract.asp?index=5752</w:t>
        </w:r>
      </w:hyperlink>
      <w:r>
        <w:t>.</w:t>
      </w:r>
    </w:p>
    <w:p w14:paraId="3BF4E34A" w14:textId="77777777" w:rsidR="005E30AF" w:rsidRDefault="005E30AF" w:rsidP="005E30AF">
      <w:pPr>
        <w:pStyle w:val="Bibliography"/>
      </w:pPr>
      <w:bookmarkStart w:id="999" w:name="ref-Gillborn2017"/>
      <w:bookmarkEnd w:id="998"/>
      <w:r>
        <w:t xml:space="preserve">Gillborn, David, Sean Demack, Nicola Rollock, and Paul Warmington. 2017. “Moving the Goalposts: Education Policy and 25 Years of the Black/White Achievement Gap.” </w:t>
      </w:r>
      <w:r>
        <w:rPr>
          <w:i/>
          <w:iCs/>
        </w:rPr>
        <w:t>British Educational Research Journal</w:t>
      </w:r>
      <w:r>
        <w:t xml:space="preserve"> 43 (5): 848–74. </w:t>
      </w:r>
      <w:hyperlink r:id="rId30">
        <w:r>
          <w:rPr>
            <w:rStyle w:val="Hyperlink"/>
          </w:rPr>
          <w:t>https://doi.org/10.1002/berj.3297</w:t>
        </w:r>
      </w:hyperlink>
      <w:r>
        <w:t>.</w:t>
      </w:r>
    </w:p>
    <w:p w14:paraId="3CC06254" w14:textId="77777777" w:rsidR="005E30AF" w:rsidRDefault="005E30AF" w:rsidP="005E30AF">
      <w:pPr>
        <w:pStyle w:val="Bibliography"/>
      </w:pPr>
      <w:bookmarkStart w:id="1000" w:name="ref-gorard_how_2019"/>
      <w:bookmarkEnd w:id="999"/>
      <w:r>
        <w:lastRenderedPageBreak/>
        <w:t xml:space="preserve">Gorard, Stephen, and Nadia Siddiqui. 2019. “How Trajectories of Disadvantage Help Explain School Attainment.” </w:t>
      </w:r>
      <w:r>
        <w:rPr>
          <w:i/>
          <w:iCs/>
        </w:rPr>
        <w:t>Sage Open</w:t>
      </w:r>
      <w:r>
        <w:t xml:space="preserve"> 9 (1): 2158244018825171. </w:t>
      </w:r>
      <w:hyperlink r:id="rId31">
        <w:r>
          <w:rPr>
            <w:rStyle w:val="Hyperlink"/>
          </w:rPr>
          <w:t>https://doi.org/10.1177/2158244018825171</w:t>
        </w:r>
      </w:hyperlink>
      <w:r>
        <w:t>.</w:t>
      </w:r>
    </w:p>
    <w:p w14:paraId="3B88FF31" w14:textId="77777777" w:rsidR="005E30AF" w:rsidRDefault="005E30AF" w:rsidP="005E30AF">
      <w:pPr>
        <w:pStyle w:val="Bibliography"/>
      </w:pPr>
      <w:bookmarkStart w:id="1001" w:name="ref-gorard_school_2025"/>
      <w:bookmarkEnd w:id="1000"/>
      <w:r>
        <w:t xml:space="preserve">Gorard, Stephen, Nadia Siddiqui, Beng Huat See, and Yiyang Gao. 2025. “Do School Exclusions and Attainment Outcomes Disproportionately Impact Minority Ethnic Pupils? Analysis of Pupil Characteristics, Segregation, and Outcomes in England.” </w:t>
      </w:r>
      <w:r>
        <w:rPr>
          <w:i/>
          <w:iCs/>
        </w:rPr>
        <w:t>Education Sciences</w:t>
      </w:r>
      <w:r>
        <w:t xml:space="preserve"> 15 (1): 6. </w:t>
      </w:r>
      <w:hyperlink r:id="rId32">
        <w:r>
          <w:rPr>
            <w:rStyle w:val="Hyperlink"/>
          </w:rPr>
          <w:t>https://doi.org/10.3390/educsci15010006</w:t>
        </w:r>
      </w:hyperlink>
      <w:r>
        <w:t>.</w:t>
      </w:r>
    </w:p>
    <w:p w14:paraId="11B2CA01" w14:textId="77777777" w:rsidR="005E30AF" w:rsidRDefault="005E30AF" w:rsidP="005E30AF">
      <w:pPr>
        <w:pStyle w:val="Bibliography"/>
      </w:pPr>
      <w:bookmarkStart w:id="1002" w:name="ref-Grant2017"/>
      <w:bookmarkEnd w:id="1001"/>
      <w:r>
        <w:t xml:space="preserve">Grant, Catherine. 2017. </w:t>
      </w:r>
      <w:r>
        <w:rPr>
          <w:i/>
          <w:iCs/>
        </w:rPr>
        <w:t>The Contribution of Education to Economic Growth</w:t>
      </w:r>
      <w:r>
        <w:t xml:space="preserve">. Report. The Institute of Development Studies; Partner Organisations. </w:t>
      </w:r>
      <w:hyperlink r:id="rId33">
        <w:r>
          <w:rPr>
            <w:rStyle w:val="Hyperlink"/>
          </w:rPr>
          <w:t>https://opendocs.ids.ac.uk/articles/report/The_Contribution_of_Education_to_Economic_Growth/26453986/1</w:t>
        </w:r>
      </w:hyperlink>
      <w:r>
        <w:t>.</w:t>
      </w:r>
    </w:p>
    <w:p w14:paraId="12FC3B9E" w14:textId="77777777" w:rsidR="005E30AF" w:rsidRDefault="005E30AF" w:rsidP="005E30AF">
      <w:pPr>
        <w:pStyle w:val="Bibliography"/>
      </w:pPr>
      <w:bookmarkStart w:id="1003" w:name="ref-Guan2025"/>
      <w:bookmarkEnd w:id="1002"/>
      <w:r>
        <w:t xml:space="preserve">Guan, Hongwei, Jingjing Xue, Yaqi Zhang, Fang Chang, and Wei Liu. 2025. “Examining the Relationship Between Commuting Time, Academic Achievement, and Mental Health in Rural China: A Cross-Sectional Analysis.” </w:t>
      </w:r>
      <w:r>
        <w:rPr>
          <w:i/>
          <w:iCs/>
        </w:rPr>
        <w:t>BMC Public Health</w:t>
      </w:r>
      <w:r>
        <w:t xml:space="preserve"> 25 (1): 1616. </w:t>
      </w:r>
      <w:hyperlink r:id="rId34">
        <w:r>
          <w:rPr>
            <w:rStyle w:val="Hyperlink"/>
          </w:rPr>
          <w:t>https://doi.org/10.1186/s12889-025-22861-7</w:t>
        </w:r>
      </w:hyperlink>
      <w:r>
        <w:t>.</w:t>
      </w:r>
    </w:p>
    <w:p w14:paraId="7187D92A" w14:textId="77777777" w:rsidR="005E30AF" w:rsidRDefault="005E30AF" w:rsidP="005E30AF">
      <w:pPr>
        <w:pStyle w:val="Bibliography"/>
      </w:pPr>
      <w:bookmarkStart w:id="1004" w:name="ref-houtepen_associations_2020"/>
      <w:bookmarkEnd w:id="1003"/>
      <w:r>
        <w:t xml:space="preserve">Houtepen, Lotte C., Jon Heron, Matthew J. Suderman, Abigail Fraser, Catherine R. Chittleborough, and Laura D. Howe. 2020. “Associations of Adverse Childhood Experiences with Educational Attainment and Adolescent Health and the Role of Family and Socioeconomic Factors: A Prospective Cohort Study in the UK.” </w:t>
      </w:r>
      <w:r>
        <w:rPr>
          <w:i/>
          <w:iCs/>
        </w:rPr>
        <w:t>PLOS Medicine</w:t>
      </w:r>
      <w:r>
        <w:t xml:space="preserve"> 17 (3): e1003031. </w:t>
      </w:r>
      <w:hyperlink r:id="rId35">
        <w:r>
          <w:rPr>
            <w:rStyle w:val="Hyperlink"/>
          </w:rPr>
          <w:t>https://doi.org/10.1371/journal.pmed.1003031</w:t>
        </w:r>
      </w:hyperlink>
      <w:r>
        <w:t>.</w:t>
      </w:r>
    </w:p>
    <w:p w14:paraId="03A30604" w14:textId="77777777" w:rsidR="005E30AF" w:rsidRDefault="005E30AF" w:rsidP="005E30AF">
      <w:pPr>
        <w:pStyle w:val="Bibliography"/>
      </w:pPr>
      <w:bookmarkStart w:id="1005" w:name="ref-Karan2021"/>
      <w:bookmarkEnd w:id="1004"/>
      <w:r>
        <w:t xml:space="preserve">Karan, Maira, Danny Rahal, David M. Almeida, et al. 2021. “School Commute Time, Chronotype, and Altered HPA Axis Functioning During Adolescence.” </w:t>
      </w:r>
      <w:r>
        <w:rPr>
          <w:i/>
          <w:iCs/>
        </w:rPr>
        <w:lastRenderedPageBreak/>
        <w:t>Psychoneuroendocrinology</w:t>
      </w:r>
      <w:r>
        <w:t xml:space="preserve"> 133: 105371. </w:t>
      </w:r>
      <w:hyperlink r:id="rId36">
        <w:r>
          <w:rPr>
            <w:rStyle w:val="Hyperlink"/>
          </w:rPr>
          <w:t>https://doi.org/10.1016/j.psyneuen.2021.105371</w:t>
        </w:r>
      </w:hyperlink>
      <w:r>
        <w:t>.</w:t>
      </w:r>
    </w:p>
    <w:p w14:paraId="202A6E58" w14:textId="77777777" w:rsidR="005E30AF" w:rsidRDefault="005E30AF" w:rsidP="005E30AF">
      <w:pPr>
        <w:pStyle w:val="Bibliography"/>
      </w:pPr>
      <w:bookmarkStart w:id="1006" w:name="ref-macleod_supporting_2015"/>
      <w:bookmarkEnd w:id="1005"/>
      <w:r>
        <w:t xml:space="preserve">Macleod, S., C. Sharp, D. Bernardinelli, A. Skipp, and S. Higgins. 2015. </w:t>
      </w:r>
      <w:r>
        <w:rPr>
          <w:i/>
          <w:iCs/>
        </w:rPr>
        <w:t>Supporting the Attainment of Disadvantaged Pupils: Articulating Success and Good Practice</w:t>
      </w:r>
      <w:r>
        <w:t xml:space="preserve">. Department for Education. </w:t>
      </w:r>
      <w:hyperlink r:id="rId37">
        <w:r>
          <w:rPr>
            <w:rStyle w:val="Hyperlink"/>
          </w:rPr>
          <w:t>https://www.nfer.ac.uk/publications/supporting-the-attainment-of-disadvantaged-pupils-articulating-success-and-good-practice/</w:t>
        </w:r>
      </w:hyperlink>
      <w:r>
        <w:t>.</w:t>
      </w:r>
    </w:p>
    <w:p w14:paraId="16D7E3DD" w14:textId="77777777" w:rsidR="005E30AF" w:rsidRDefault="005E30AF" w:rsidP="005E30AF">
      <w:pPr>
        <w:pStyle w:val="Bibliography"/>
      </w:pPr>
      <w:bookmarkStart w:id="1007" w:name="ref-Menzies2023"/>
      <w:bookmarkEnd w:id="1006"/>
      <w:r>
        <w:t xml:space="preserve">Menzies, Loic. 2023. “Continuity and Churn: Understanding and Responding to the Impact of Teacher Turnover.” </w:t>
      </w:r>
      <w:r>
        <w:rPr>
          <w:i/>
          <w:iCs/>
        </w:rPr>
        <w:t>London Review of Education</w:t>
      </w:r>
      <w:r>
        <w:t xml:space="preserve"> 21 (1). </w:t>
      </w:r>
      <w:hyperlink r:id="rId38">
        <w:r>
          <w:rPr>
            <w:rStyle w:val="Hyperlink"/>
          </w:rPr>
          <w:t>https://doi.org/10.14324/LRE.21.1.20</w:t>
        </w:r>
      </w:hyperlink>
      <w:r>
        <w:t>.</w:t>
      </w:r>
    </w:p>
    <w:p w14:paraId="734D4A1B" w14:textId="77777777" w:rsidR="005E30AF" w:rsidRDefault="005E30AF" w:rsidP="005E30AF">
      <w:pPr>
        <w:pStyle w:val="Bibliography"/>
      </w:pPr>
      <w:bookmarkStart w:id="1008" w:name="ref-Moore2026"/>
      <w:bookmarkEnd w:id="1007"/>
      <w:r>
        <w:t xml:space="preserve">Moore, Emma, Juan Manuel Del Pozo Segura, and Jenna Julius. 2026. </w:t>
      </w:r>
      <w:r>
        <w:rPr>
          <w:i/>
          <w:iCs/>
        </w:rPr>
        <w:t>Understanding the Relationship Between Attendance, Wellbeing and Sense of Belonging</w:t>
      </w:r>
      <w:r>
        <w:t xml:space="preserve">. National Foundation for Educational Research. </w:t>
      </w:r>
      <w:hyperlink r:id="rId39">
        <w:r>
          <w:rPr>
            <w:rStyle w:val="Hyperlink"/>
          </w:rPr>
          <w:t>https://www.nfer.ac.uk/publications/understanding-the-relationship-between-attendance-wellbeing-and-sense-of-belonging/</w:t>
        </w:r>
      </w:hyperlink>
      <w:r>
        <w:t>.</w:t>
      </w:r>
    </w:p>
    <w:p w14:paraId="7720F02E" w14:textId="77777777" w:rsidR="005E30AF" w:rsidRDefault="005E30AF" w:rsidP="005E30AF">
      <w:pPr>
        <w:pStyle w:val="Bibliography"/>
      </w:pPr>
      <w:bookmarkStart w:id="1009" w:name="ref-nakagawa_coefficient_2017"/>
      <w:bookmarkEnd w:id="1008"/>
      <w:r>
        <w:t xml:space="preserve">Nakagawa, Shinichi, Paul C. D. Johnson, and Holger Schielzeth. 2017. “The Coefficient of Determination R2 and Intra-Class Correlation Coefficient from Generalized Linear Mixed-Effects Models Revisited and Expanded.” </w:t>
      </w:r>
      <w:r>
        <w:rPr>
          <w:i/>
          <w:iCs/>
        </w:rPr>
        <w:t>Journal of The Royal Society Interface</w:t>
      </w:r>
      <w:r>
        <w:t xml:space="preserve"> 14 (134): 20170213. </w:t>
      </w:r>
      <w:hyperlink r:id="rId40">
        <w:r>
          <w:rPr>
            <w:rStyle w:val="Hyperlink"/>
          </w:rPr>
          <w:t>https://doi.org/10.1098/rsif.2017.0213</w:t>
        </w:r>
      </w:hyperlink>
      <w:r>
        <w:t>.</w:t>
      </w:r>
    </w:p>
    <w:p w14:paraId="45AB1703" w14:textId="77777777" w:rsidR="005E30AF" w:rsidRDefault="005E30AF" w:rsidP="005E30AF">
      <w:pPr>
        <w:pStyle w:val="Bibliography"/>
      </w:pPr>
      <w:bookmarkStart w:id="1010" w:name="ref-nakagawa_general_2013"/>
      <w:bookmarkEnd w:id="1009"/>
      <w:r>
        <w:t xml:space="preserve">Nakagawa, Shinichi, and Holger Schielzeth. 2013. “A General and Simple Method for Obtaining R2 from Generalized Linear Mixed-Effects Models.” </w:t>
      </w:r>
      <w:r>
        <w:rPr>
          <w:i/>
          <w:iCs/>
        </w:rPr>
        <w:t>Methods in Ecology and Evolution</w:t>
      </w:r>
      <w:r>
        <w:t xml:space="preserve"> 4 (2): 133–42. </w:t>
      </w:r>
      <w:hyperlink r:id="rId41">
        <w:r>
          <w:rPr>
            <w:rStyle w:val="Hyperlink"/>
          </w:rPr>
          <w:t>https://doi.org/10.1111/j.2041-210x.2012.00261.x</w:t>
        </w:r>
      </w:hyperlink>
      <w:r>
        <w:t>.</w:t>
      </w:r>
    </w:p>
    <w:p w14:paraId="4F9EA322" w14:textId="77777777" w:rsidR="005E30AF" w:rsidRDefault="005E30AF" w:rsidP="005E30AF">
      <w:pPr>
        <w:pStyle w:val="Bibliography"/>
      </w:pPr>
      <w:bookmarkStart w:id="1011" w:name="ref-Nakajima2024"/>
      <w:bookmarkEnd w:id="1010"/>
      <w:r>
        <w:t xml:space="preserve">Nakajima, Sakurako, Yuichiro Otsuka, Osamu Itani, Yoshifumi Kaneko, Masato Suzuki, and Yoshitaka Kaneita. 2024. “Association Between Commuting and Mental Health Among </w:t>
      </w:r>
      <w:r>
        <w:lastRenderedPageBreak/>
        <w:t xml:space="preserve">Japanese Adolescents.” </w:t>
      </w:r>
      <w:r>
        <w:rPr>
          <w:i/>
          <w:iCs/>
        </w:rPr>
        <w:t>Psychiatry and Clinical Neurosciences</w:t>
      </w:r>
      <w:r>
        <w:t xml:space="preserve"> 78 (10): 588–94. </w:t>
      </w:r>
      <w:hyperlink r:id="rId42">
        <w:r>
          <w:rPr>
            <w:rStyle w:val="Hyperlink"/>
          </w:rPr>
          <w:t>https://doi.org/10.1111/pcn.13714</w:t>
        </w:r>
      </w:hyperlink>
      <w:r>
        <w:t>.</w:t>
      </w:r>
    </w:p>
    <w:p w14:paraId="13E52F6A" w14:textId="77777777" w:rsidR="005E30AF" w:rsidRDefault="005E30AF" w:rsidP="005E30AF">
      <w:pPr>
        <w:pStyle w:val="Bibliography"/>
      </w:pPr>
      <w:bookmarkStart w:id="1012" w:name="ref-Otsuka2025"/>
      <w:bookmarkEnd w:id="1011"/>
      <w:r>
        <w:t xml:space="preserve">Otsuka, Yuichiro, Mikiko Tokiya, Issei Saitoh, Osamu Itani, and Yoshitaka Kaneita. 2025. “Factors Associated with School Absenteeism Due to Difficulty Awakening: A Two-Year Prospective Cohort Study of Japanese Adolescents.” </w:t>
      </w:r>
      <w:r>
        <w:rPr>
          <w:i/>
          <w:iCs/>
        </w:rPr>
        <w:t>Environmental Health and Preventive Medicine</w:t>
      </w:r>
      <w:r>
        <w:t xml:space="preserve"> 30: 89–89. </w:t>
      </w:r>
      <w:hyperlink r:id="rId43">
        <w:r>
          <w:rPr>
            <w:rStyle w:val="Hyperlink"/>
          </w:rPr>
          <w:t>https://doi.org/10.1265/ehpm.25-00290</w:t>
        </w:r>
      </w:hyperlink>
      <w:r>
        <w:t>.</w:t>
      </w:r>
    </w:p>
    <w:p w14:paraId="5A58A3BD" w14:textId="77777777" w:rsidR="005E30AF" w:rsidRDefault="005E30AF" w:rsidP="005E30AF">
      <w:pPr>
        <w:pStyle w:val="Bibliography"/>
      </w:pPr>
      <w:bookmarkStart w:id="1013" w:name="ref-Pereira2014"/>
      <w:bookmarkEnd w:id="1012"/>
      <w:r>
        <w:t xml:space="preserve">Pereira, Erico F., Claudia Moreno, and Fernando M. Louzada. 2014. “Increased Commuting to School Time Reduces Sleep Duration in Adolescents.” </w:t>
      </w:r>
      <w:r>
        <w:rPr>
          <w:i/>
          <w:iCs/>
        </w:rPr>
        <w:t>Chronobiology International</w:t>
      </w:r>
      <w:r>
        <w:t xml:space="preserve"> 31 (1): 87–94. </w:t>
      </w:r>
      <w:hyperlink r:id="rId44">
        <w:r>
          <w:rPr>
            <w:rStyle w:val="Hyperlink"/>
          </w:rPr>
          <w:t>https://doi.org/10.3109/07420528.2013.826238</w:t>
        </w:r>
      </w:hyperlink>
      <w:r>
        <w:t>.</w:t>
      </w:r>
    </w:p>
    <w:p w14:paraId="158E6646" w14:textId="77777777" w:rsidR="005E30AF" w:rsidRDefault="005E30AF" w:rsidP="005E30AF">
      <w:pPr>
        <w:pStyle w:val="Bibliography"/>
      </w:pPr>
      <w:bookmarkStart w:id="1014" w:name="ref-Pradhan2017"/>
      <w:bookmarkEnd w:id="1013"/>
      <w:r>
        <w:t xml:space="preserve">Pradhan, Rajesh Kumar, and Nandita Sinha. 2017. “Impact of Commuting Distance and School Timing on Sleep of School Students.” </w:t>
      </w:r>
      <w:r>
        <w:rPr>
          <w:i/>
          <w:iCs/>
        </w:rPr>
        <w:t>Sleep and Biological Rhythms</w:t>
      </w:r>
      <w:r>
        <w:t xml:space="preserve"> 15 (2): 153–58. </w:t>
      </w:r>
      <w:hyperlink r:id="rId45">
        <w:r>
          <w:rPr>
            <w:rStyle w:val="Hyperlink"/>
          </w:rPr>
          <w:t>https://doi.org/10.1007/s41105-017-0091-0</w:t>
        </w:r>
      </w:hyperlink>
      <w:r>
        <w:t>.</w:t>
      </w:r>
    </w:p>
    <w:p w14:paraId="12F65264" w14:textId="77777777" w:rsidR="005E30AF" w:rsidRDefault="005E30AF" w:rsidP="005E30AF">
      <w:pPr>
        <w:pStyle w:val="Bibliography"/>
      </w:pPr>
      <w:bookmarkStart w:id="1015" w:name="ref-Rakesh2025"/>
      <w:bookmarkEnd w:id="1014"/>
      <w:r>
        <w:t xml:space="preserve">Rakesh, Divyangana, Paris Anne Lee, Amruta Gaikwad, and Katie A. McLaughlin. 2025. “Annual Research Review: Associations of Socioeconomic Status with Cognitive Function, Language Ability, and Academic Achievement in Youth: A Systematic Review of Mechanisms and Protective Factors.” </w:t>
      </w:r>
      <w:r>
        <w:rPr>
          <w:i/>
          <w:iCs/>
        </w:rPr>
        <w:t>Journal of Child Psychology and Psychiatry</w:t>
      </w:r>
      <w:r>
        <w:t xml:space="preserve"> 66 (4): 417–39. </w:t>
      </w:r>
      <w:hyperlink r:id="rId46">
        <w:r>
          <w:rPr>
            <w:rStyle w:val="Hyperlink"/>
          </w:rPr>
          <w:t>https://doi.org/10.1111/jcpp.14082</w:t>
        </w:r>
      </w:hyperlink>
      <w:r>
        <w:t>.</w:t>
      </w:r>
    </w:p>
    <w:p w14:paraId="0EC37A55" w14:textId="77777777" w:rsidR="005E30AF" w:rsidRDefault="005E30AF" w:rsidP="005E30AF">
      <w:pPr>
        <w:pStyle w:val="Bibliography"/>
      </w:pPr>
      <w:bookmarkStart w:id="1016" w:name="ref-Riordan2021"/>
      <w:bookmarkEnd w:id="1015"/>
      <w:r>
        <w:t xml:space="preserve">Riordan, S., M. Jopling, and S. Starr. 2021. </w:t>
      </w:r>
      <w:r>
        <w:rPr>
          <w:i/>
          <w:iCs/>
        </w:rPr>
        <w:t>Against the Odds: Achieving Greater Progress for Secondary Students Facing Socio-Economic Disadvantage</w:t>
      </w:r>
      <w:r>
        <w:t xml:space="preserve">. Social Mobility Commission. </w:t>
      </w:r>
      <w:hyperlink r:id="rId47">
        <w:r>
          <w:rPr>
            <w:rStyle w:val="Hyperlink"/>
          </w:rPr>
          <w:t>https://www.gov.uk/government/publications/against-the-odds</w:t>
        </w:r>
      </w:hyperlink>
      <w:r>
        <w:t>.</w:t>
      </w:r>
    </w:p>
    <w:p w14:paraId="7C38C499" w14:textId="77777777" w:rsidR="005E30AF" w:rsidRDefault="005E30AF" w:rsidP="005E30AF">
      <w:pPr>
        <w:pStyle w:val="Bibliography"/>
      </w:pPr>
      <w:bookmarkStart w:id="1017" w:name="ref-Ross2020"/>
      <w:bookmarkEnd w:id="1016"/>
      <w:r>
        <w:t xml:space="preserve">Ross, A., C. Lessof, R. Brind-Kantar, R. Khandker, and D. Aitken. 2020. </w:t>
      </w:r>
      <w:r>
        <w:rPr>
          <w:i/>
          <w:iCs/>
        </w:rPr>
        <w:t>Examining the London Advantage in Attainment: Evidence from LSYPE</w:t>
      </w:r>
      <w:r>
        <w:t xml:space="preserve">. Department for Education. </w:t>
      </w:r>
      <w:hyperlink r:id="rId48">
        <w:r>
          <w:rPr>
            <w:rStyle w:val="Hyperlink"/>
          </w:rPr>
          <w:t>https://www.gov.uk/government/publications/examining-the-london-advantage-in-attainment-evidence-from-lsype</w:t>
        </w:r>
      </w:hyperlink>
      <w:r>
        <w:t>.</w:t>
      </w:r>
    </w:p>
    <w:p w14:paraId="28DB2ADA" w14:textId="77777777" w:rsidR="005E30AF" w:rsidRDefault="005E30AF" w:rsidP="005E30AF">
      <w:pPr>
        <w:pStyle w:val="Bibliography"/>
      </w:pPr>
      <w:bookmarkStart w:id="1018" w:name="ref-Shah2023"/>
      <w:bookmarkEnd w:id="1017"/>
      <w:r>
        <w:t xml:space="preserve">Shah, Kajal B. 2023. “Traversing the City: Examining the Impacts of Extended Commute on Student Wellbeing &amp; High School Experience in Chicago.” Master’s thesis, University of Chicago. </w:t>
      </w:r>
      <w:hyperlink r:id="rId49">
        <w:r>
          <w:rPr>
            <w:rStyle w:val="Hyperlink"/>
          </w:rPr>
          <w:t>https://knowledge.uchicago.edu/record/7216</w:t>
        </w:r>
      </w:hyperlink>
      <w:r>
        <w:t>.</w:t>
      </w:r>
    </w:p>
    <w:p w14:paraId="7B07BE0A" w14:textId="77777777" w:rsidR="005E30AF" w:rsidRDefault="005E30AF" w:rsidP="005E30AF">
      <w:pPr>
        <w:pStyle w:val="Bibliography"/>
      </w:pPr>
      <w:bookmarkStart w:id="1019" w:name="ref-SmithTomlinson1989"/>
      <w:bookmarkEnd w:id="1018"/>
      <w:r>
        <w:t xml:space="preserve">Smith, David J., and Sally Tomlinson. 1989. </w:t>
      </w:r>
      <w:r>
        <w:rPr>
          <w:i/>
          <w:iCs/>
        </w:rPr>
        <w:t>The School Effect: A Study of Multi-Racial Comprehensives</w:t>
      </w:r>
      <w:r>
        <w:t>. Policy Studies Institute.</w:t>
      </w:r>
    </w:p>
    <w:p w14:paraId="73128575" w14:textId="77777777" w:rsidR="005E30AF" w:rsidRDefault="005E30AF" w:rsidP="005E30AF">
      <w:pPr>
        <w:pStyle w:val="Bibliography"/>
      </w:pPr>
      <w:bookmarkStart w:id="1020" w:name="ref-Snijders2012"/>
      <w:bookmarkEnd w:id="1019"/>
      <w:r>
        <w:t xml:space="preserve">Snijders, T. A. B. 2012. </w:t>
      </w:r>
      <w:r>
        <w:rPr>
          <w:i/>
          <w:iCs/>
        </w:rPr>
        <w:t>Multilevel Analysis: An Introduction to Basic and Advanced Multilevel Modeling</w:t>
      </w:r>
      <w:r>
        <w:t>. 2nd ed. SAGE.</w:t>
      </w:r>
    </w:p>
    <w:p w14:paraId="2896D536" w14:textId="77777777" w:rsidR="005E30AF" w:rsidRDefault="005E30AF" w:rsidP="005E30AF">
      <w:pPr>
        <w:pStyle w:val="Bibliography"/>
      </w:pPr>
      <w:bookmarkStart w:id="1021" w:name="ref-Stein2021"/>
      <w:bookmarkEnd w:id="1020"/>
      <w:r>
        <w:t xml:space="preserve">Stein, Marc L., Julia Burdick-Will, and Jeffrey Grigg. 2021. “A Choice Too Far: Transit Difficulty and Early High School Transfer.” </w:t>
      </w:r>
      <w:r>
        <w:rPr>
          <w:i/>
          <w:iCs/>
        </w:rPr>
        <w:t>Educational Researcher</w:t>
      </w:r>
      <w:r>
        <w:t xml:space="preserve"> 50 (3): 137–44. </w:t>
      </w:r>
      <w:hyperlink r:id="rId50">
        <w:r>
          <w:rPr>
            <w:rStyle w:val="Hyperlink"/>
          </w:rPr>
          <w:t>https://doi.org/10.3102/0013189X20949504</w:t>
        </w:r>
      </w:hyperlink>
      <w:r>
        <w:t>.</w:t>
      </w:r>
    </w:p>
    <w:p w14:paraId="3D7E4E43" w14:textId="77777777" w:rsidR="005E30AF" w:rsidRDefault="005E30AF" w:rsidP="005E30AF">
      <w:pPr>
        <w:pStyle w:val="Bibliography"/>
      </w:pPr>
      <w:bookmarkStart w:id="1022" w:name="ref-StopforthGayle2025"/>
      <w:bookmarkEnd w:id="1021"/>
      <w:r>
        <w:t xml:space="preserve">Stopforth, Sarah, and Vernon Gayle. 2025. “Parental Social Class and School Examinations: A Longitudinal Investigation Using Linked Administrative and Survey Data.” </w:t>
      </w:r>
      <w:r>
        <w:rPr>
          <w:i/>
          <w:iCs/>
        </w:rPr>
        <w:t>British Journal of Sociology of Education</w:t>
      </w:r>
      <w:r>
        <w:t xml:space="preserve"> 46 (4): 434–53. </w:t>
      </w:r>
      <w:hyperlink r:id="rId51">
        <w:r>
          <w:rPr>
            <w:rStyle w:val="Hyperlink"/>
          </w:rPr>
          <w:t>https://doi.org/10.1080/01425692.2025.2474040</w:t>
        </w:r>
      </w:hyperlink>
      <w:r>
        <w:t>.</w:t>
      </w:r>
    </w:p>
    <w:p w14:paraId="318D2B6B" w14:textId="77777777" w:rsidR="005E30AF" w:rsidRDefault="005E30AF" w:rsidP="005E30AF">
      <w:pPr>
        <w:pStyle w:val="Bibliography"/>
      </w:pPr>
      <w:bookmarkStart w:id="1023" w:name="ref-Strand2021"/>
      <w:bookmarkEnd w:id="1022"/>
      <w:r>
        <w:t xml:space="preserve">Strand, S. 2021. </w:t>
      </w:r>
      <w:r>
        <w:rPr>
          <w:i/>
          <w:iCs/>
        </w:rPr>
        <w:t>Ethnic, Socio-Economic and Sex Inequalities in Educational Achievement at Age 16, by Professor Steve Strand</w:t>
      </w:r>
      <w:r>
        <w:t xml:space="preserve">. Commission on Ethnic; Racial Disparities. </w:t>
      </w:r>
      <w:hyperlink r:id="rId52">
        <w:r>
          <w:rPr>
            <w:rStyle w:val="Hyperlink"/>
          </w:rPr>
          <w:t>https://www.gov.uk/government/publications/the-report-of-the-commission-on-race-and-ethnic-disparities-supporting-research/ethnic-socio-economic-and-sex-inequalities-in-educational-achievement-at-age-16-by-professor-steve-strand</w:t>
        </w:r>
      </w:hyperlink>
      <w:r>
        <w:t>.</w:t>
      </w:r>
    </w:p>
    <w:p w14:paraId="0FC781DD" w14:textId="77777777" w:rsidR="005E30AF" w:rsidRDefault="005E30AF" w:rsidP="005E30AF">
      <w:pPr>
        <w:pStyle w:val="Bibliography"/>
      </w:pPr>
      <w:bookmarkStart w:id="1024" w:name="ref-tan_good_2025"/>
      <w:bookmarkEnd w:id="1023"/>
      <w:r>
        <w:t xml:space="preserve">Tan, Josiah, and Adam Dennett. 2025. “Do Good Schools Influence Property Prices? Disentangling School and Neighbourhood Effects with Empirical Evidence from </w:t>
      </w:r>
      <w:r>
        <w:lastRenderedPageBreak/>
        <w:t xml:space="preserve">Brighton.” In </w:t>
      </w:r>
      <w:r>
        <w:rPr>
          <w:i/>
          <w:iCs/>
        </w:rPr>
        <w:t>Digital-Era Urban Transformations</w:t>
      </w:r>
      <w:r>
        <w:t xml:space="preserve">, edited by Robert Goodspeed, Esra Suel, Huanfa Chen, Joana Barros, and Christopher Pettit. Springer Nature Switzerland. </w:t>
      </w:r>
      <w:hyperlink r:id="rId53">
        <w:r>
          <w:rPr>
            <w:rStyle w:val="Hyperlink"/>
          </w:rPr>
          <w:t>https://doi.org/10.1007/978-3-031-98300-9_17</w:t>
        </w:r>
      </w:hyperlink>
      <w:r>
        <w:t>.</w:t>
      </w:r>
    </w:p>
    <w:p w14:paraId="73CDB487" w14:textId="77777777" w:rsidR="005E30AF" w:rsidRDefault="005E30AF" w:rsidP="005E30AF">
      <w:pPr>
        <w:pStyle w:val="Bibliography"/>
      </w:pPr>
      <w:bookmarkStart w:id="1025" w:name="ref-TeddlieReynolds2000"/>
      <w:bookmarkEnd w:id="1024"/>
      <w:r>
        <w:t xml:space="preserve">Teddlie, Charles, and David Reynolds. 2000. </w:t>
      </w:r>
      <w:r>
        <w:rPr>
          <w:i/>
          <w:iCs/>
        </w:rPr>
        <w:t>The International Handbook of School Effectiveness Research</w:t>
      </w:r>
      <w:r>
        <w:t>. Falmer Press.</w:t>
      </w:r>
    </w:p>
    <w:p w14:paraId="3593968E" w14:textId="77777777" w:rsidR="005E30AF" w:rsidRDefault="005E30AF" w:rsidP="005E30AF">
      <w:pPr>
        <w:pStyle w:val="Bibliography"/>
      </w:pPr>
      <w:bookmarkStart w:id="1026" w:name="ref-Thomson2023"/>
      <w:bookmarkEnd w:id="1025"/>
      <w:r>
        <w:t xml:space="preserve">Thomson, Dave. 2023. “Are Pupils Who Live Further Away from Their School Absent More Often?” In </w:t>
      </w:r>
      <w:r>
        <w:rPr>
          <w:i/>
          <w:iCs/>
        </w:rPr>
        <w:t>FFT Education Datalab</w:t>
      </w:r>
      <w:r>
        <w:t xml:space="preserve">. </w:t>
      </w:r>
      <w:hyperlink r:id="rId54">
        <w:r>
          <w:rPr>
            <w:rStyle w:val="Hyperlink"/>
          </w:rPr>
          <w:t>https://ffteducationdatalab.org.uk/2023/11/are-pupils-who-live-further-away-from-their-school-absent-more-often/</w:t>
        </w:r>
      </w:hyperlink>
      <w:r>
        <w:t>.</w:t>
      </w:r>
    </w:p>
    <w:p w14:paraId="7A0394A2" w14:textId="77777777" w:rsidR="005E30AF" w:rsidRDefault="005E30AF" w:rsidP="005E30AF">
      <w:pPr>
        <w:pStyle w:val="Bibliography"/>
      </w:pPr>
      <w:bookmarkStart w:id="1027" w:name="ref-Tuckett2023"/>
      <w:bookmarkEnd w:id="1026"/>
      <w:r>
        <w:t xml:space="preserve">Tuckett, S., E. Hunt, D. Robinson, and N. Babbini. 2023. </w:t>
      </w:r>
      <w:r>
        <w:rPr>
          <w:i/>
          <w:iCs/>
        </w:rPr>
        <w:t>EPI Annual Report 2023</w:t>
      </w:r>
      <w:r>
        <w:t xml:space="preserve">. Education Policy Institute. </w:t>
      </w:r>
      <w:hyperlink r:id="rId55">
        <w:r>
          <w:rPr>
            <w:rStyle w:val="Hyperlink"/>
          </w:rPr>
          <w:t>https://epi.org.uk/annual-report-2023/</w:t>
        </w:r>
      </w:hyperlink>
      <w:r>
        <w:t>.</w:t>
      </w:r>
    </w:p>
    <w:p w14:paraId="7669FCE4" w14:textId="77777777" w:rsidR="005E30AF" w:rsidRDefault="005E30AF" w:rsidP="005E30AF">
      <w:pPr>
        <w:pStyle w:val="Bibliography"/>
      </w:pPr>
      <w:bookmarkStart w:id="1028" w:name="ref-Voulgaris2019"/>
      <w:bookmarkEnd w:id="1027"/>
      <w:r>
        <w:t xml:space="preserve">Voulgaris, Carole Turley, Michael J. Smart, and Brian D. Taylor. 2019. “Tired of Commuting? Relationships Among Journeys to School, Sleep, and Exercise Among American Teenagers.” </w:t>
      </w:r>
      <w:r>
        <w:rPr>
          <w:i/>
          <w:iCs/>
        </w:rPr>
        <w:t>Journal of Planning Education and Research</w:t>
      </w:r>
      <w:r>
        <w:t xml:space="preserve"> 39 (2): 142–54. </w:t>
      </w:r>
      <w:hyperlink r:id="rId56">
        <w:r>
          <w:rPr>
            <w:rStyle w:val="Hyperlink"/>
          </w:rPr>
          <w:t>https://doi.org/10.1177/0739456X17725148</w:t>
        </w:r>
      </w:hyperlink>
      <w:r>
        <w:t>.</w:t>
      </w:r>
    </w:p>
    <w:p w14:paraId="5B17A259" w14:textId="77777777" w:rsidR="005E30AF" w:rsidRDefault="005E30AF" w:rsidP="005E30AF">
      <w:pPr>
        <w:pStyle w:val="Bibliography"/>
      </w:pPr>
      <w:bookmarkStart w:id="1029" w:name="ref-WassersteinLazar2016"/>
      <w:bookmarkEnd w:id="1028"/>
      <w:r>
        <w:t xml:space="preserve">Wasserstein, Ronald L., and Nicole A. Lazar. 2016. “The ASA Statement on p-Values: Context, Process, and Purpose.” </w:t>
      </w:r>
      <w:r>
        <w:rPr>
          <w:i/>
          <w:iCs/>
        </w:rPr>
        <w:t>The American Statistician</w:t>
      </w:r>
      <w:r>
        <w:t xml:space="preserve"> 70 (2): 129–33. </w:t>
      </w:r>
      <w:hyperlink r:id="rId57">
        <w:r>
          <w:rPr>
            <w:rStyle w:val="Hyperlink"/>
          </w:rPr>
          <w:t>https://doi.org/10.1080/00031305.2016.1154108</w:t>
        </w:r>
      </w:hyperlink>
      <w:r>
        <w:t>.</w:t>
      </w:r>
    </w:p>
    <w:p w14:paraId="34BC2359" w14:textId="77777777" w:rsidR="005E30AF" w:rsidRDefault="005E30AF" w:rsidP="005E30AF">
      <w:pPr>
        <w:pStyle w:val="Bibliography"/>
      </w:pPr>
      <w:bookmarkStart w:id="1030" w:name="ref-Yeo2019"/>
      <w:bookmarkEnd w:id="1029"/>
      <w:r>
        <w:t xml:space="preserve">Yeo, Sing Chen, Anna Mini Jos, Christina Erwin, et al. 2019. “Associations of Sleep Duration on School Nights with Self-Rated Health, Overweight, and Depression Symptoms in Adolescents: Problems and Possible Solutions.” </w:t>
      </w:r>
      <w:r>
        <w:rPr>
          <w:i/>
          <w:iCs/>
        </w:rPr>
        <w:t>Sleep Medicine</w:t>
      </w:r>
      <w:r>
        <w:t xml:space="preserve"> 60: 96–108. </w:t>
      </w:r>
      <w:hyperlink r:id="rId58">
        <w:r>
          <w:rPr>
            <w:rStyle w:val="Hyperlink"/>
          </w:rPr>
          <w:t>https://doi.org/10.1016/j.sleep.2018.10.041</w:t>
        </w:r>
      </w:hyperlink>
      <w:r>
        <w:t>.</w:t>
      </w:r>
    </w:p>
    <w:p w14:paraId="30A4E034" w14:textId="77777777" w:rsidR="005E30AF" w:rsidRDefault="005E30AF" w:rsidP="005E30AF">
      <w:pPr>
        <w:pStyle w:val="Bibliography"/>
      </w:pPr>
      <w:bookmarkStart w:id="1031" w:name="ref-Zuccollo2023"/>
      <w:bookmarkEnd w:id="1030"/>
      <w:r>
        <w:t xml:space="preserve">Zuccollo, J., J. Cardim Dias, E. Jimenez, and N. Braakmann. 2023. </w:t>
      </w:r>
      <w:r>
        <w:rPr>
          <w:i/>
          <w:iCs/>
        </w:rPr>
        <w:t>The Influence of Headteachers on Their Schools</w:t>
      </w:r>
      <w:r>
        <w:t xml:space="preserve">. Education Policy Institute. </w:t>
      </w:r>
      <w:hyperlink r:id="rId59">
        <w:r>
          <w:rPr>
            <w:rStyle w:val="Hyperlink"/>
          </w:rPr>
          <w:t>https://epi.org.uk/publications-and-research/the-influence-of-headteachers-on-their-schools/</w:t>
        </w:r>
      </w:hyperlink>
      <w:r>
        <w:t>.</w:t>
      </w:r>
    </w:p>
    <w:p w14:paraId="4C1307B7" w14:textId="77777777" w:rsidR="005E30AF" w:rsidRDefault="005E30AF">
      <w:pPr>
        <w:spacing w:after="200" w:line="240" w:lineRule="auto"/>
        <w:rPr>
          <w:rFonts w:cs="Arial"/>
          <w:b/>
          <w:bCs/>
          <w:kern w:val="32"/>
          <w:szCs w:val="32"/>
        </w:rPr>
      </w:pPr>
      <w:bookmarkStart w:id="1032" w:name="figures-and-tables"/>
      <w:bookmarkEnd w:id="977"/>
      <w:bookmarkEnd w:id="979"/>
      <w:bookmarkEnd w:id="1031"/>
      <w:r>
        <w:br w:type="page"/>
      </w:r>
    </w:p>
    <w:p w14:paraId="403A00AF" w14:textId="772E7387" w:rsidR="005E30AF" w:rsidRDefault="005E30AF" w:rsidP="005E30AF">
      <w:pPr>
        <w:pStyle w:val="Heading1"/>
      </w:pPr>
      <w:r>
        <w:lastRenderedPageBreak/>
        <w:t>Figures and Tables</w:t>
      </w:r>
    </w:p>
    <w:tbl>
      <w:tblPr>
        <w:tblStyle w:val="Table"/>
        <w:tblW w:w="5000" w:type="pct"/>
        <w:tblLayout w:type="fixed"/>
        <w:tblLook w:val="0000" w:firstRow="0" w:lastRow="0" w:firstColumn="0" w:lastColumn="0" w:noHBand="0" w:noVBand="0"/>
      </w:tblPr>
      <w:tblGrid>
        <w:gridCol w:w="9360"/>
      </w:tblGrid>
      <w:tr w:rsidR="005E30AF" w14:paraId="49640FD0" w14:textId="77777777" w:rsidTr="00EB37BA">
        <w:tc>
          <w:tcPr>
            <w:tcW w:w="7920" w:type="dxa"/>
          </w:tcPr>
          <w:p w14:paraId="0C391298" w14:textId="77777777" w:rsidR="005E30AF" w:rsidRDefault="005E30AF" w:rsidP="00EB37BA">
            <w:pPr>
              <w:pStyle w:val="ImageCaption"/>
              <w:spacing w:before="200"/>
            </w:pPr>
            <w:bookmarkStart w:id="1033" w:name="tbl-stepwise"/>
            <w:r>
              <w:t>Table 1: Stepwise progression to the full multilevel model for overall Attainment 8.</w:t>
            </w:r>
          </w:p>
          <w:tbl>
            <w:tblPr>
              <w:tblStyle w:val="TableGridLight"/>
              <w:tblW w:w="4697" w:type="pct"/>
              <w:tblLayout w:type="fixed"/>
              <w:tblLook w:val="0020" w:firstRow="1" w:lastRow="0" w:firstColumn="0" w:lastColumn="0" w:noHBand="0" w:noVBand="0"/>
            </w:tblPr>
            <w:tblGrid>
              <w:gridCol w:w="2238"/>
              <w:gridCol w:w="772"/>
              <w:gridCol w:w="631"/>
              <w:gridCol w:w="634"/>
              <w:gridCol w:w="632"/>
              <w:gridCol w:w="633"/>
              <w:gridCol w:w="632"/>
              <w:gridCol w:w="633"/>
              <w:gridCol w:w="633"/>
              <w:gridCol w:w="632"/>
              <w:gridCol w:w="633"/>
            </w:tblGrid>
            <w:tr w:rsidR="005E30AF" w14:paraId="6BF85177" w14:textId="77777777" w:rsidTr="005E30AF">
              <w:tc>
                <w:tcPr>
                  <w:tcW w:w="2265" w:type="dxa"/>
                </w:tcPr>
                <w:p w14:paraId="519DA18A" w14:textId="77777777" w:rsidR="005E30AF" w:rsidRDefault="005E30AF" w:rsidP="005E30AF">
                  <w:pPr>
                    <w:pStyle w:val="Compact"/>
                    <w:jc w:val="center"/>
                  </w:pPr>
                </w:p>
              </w:tc>
              <w:tc>
                <w:tcPr>
                  <w:tcW w:w="1416" w:type="dxa"/>
                  <w:gridSpan w:val="2"/>
                </w:tcPr>
                <w:p w14:paraId="025E4967" w14:textId="03C70DEE" w:rsidR="005E30AF" w:rsidRDefault="005E30AF" w:rsidP="005E30AF">
                  <w:pPr>
                    <w:pStyle w:val="Compact"/>
                    <w:jc w:val="center"/>
                  </w:pPr>
                  <w:r w:rsidRPr="00440721">
                    <w:rPr>
                      <w:b/>
                      <w:bCs/>
                    </w:rPr>
                    <w:t>M1: FSM</w:t>
                  </w:r>
                </w:p>
              </w:tc>
              <w:tc>
                <w:tcPr>
                  <w:tcW w:w="1276" w:type="dxa"/>
                  <w:gridSpan w:val="2"/>
                </w:tcPr>
                <w:p w14:paraId="10572E42" w14:textId="066E161E" w:rsidR="005E30AF" w:rsidRDefault="005E30AF" w:rsidP="005E30AF">
                  <w:pPr>
                    <w:pStyle w:val="Compact"/>
                    <w:jc w:val="center"/>
                  </w:pPr>
                  <w:r w:rsidRPr="00440721">
                    <w:rPr>
                      <w:b/>
                      <w:bCs/>
                    </w:rPr>
                    <w:t>M2: + Absence</w:t>
                  </w:r>
                </w:p>
              </w:tc>
              <w:tc>
                <w:tcPr>
                  <w:tcW w:w="1275" w:type="dxa"/>
                  <w:gridSpan w:val="2"/>
                </w:tcPr>
                <w:p w14:paraId="4FA1F2C3" w14:textId="48532848" w:rsidR="005E30AF" w:rsidRDefault="005E30AF" w:rsidP="005E30AF">
                  <w:pPr>
                    <w:pStyle w:val="Compact"/>
                    <w:jc w:val="center"/>
                  </w:pPr>
                  <w:r w:rsidRPr="00440721">
                    <w:rPr>
                      <w:b/>
                      <w:bCs/>
                    </w:rPr>
                    <w:t>M3: +Prior</w:t>
                  </w:r>
                </w:p>
              </w:tc>
              <w:tc>
                <w:tcPr>
                  <w:tcW w:w="1276" w:type="dxa"/>
                  <w:gridSpan w:val="2"/>
                </w:tcPr>
                <w:p w14:paraId="5B84F58A" w14:textId="393D3284" w:rsidR="005E30AF" w:rsidRDefault="005E30AF" w:rsidP="005E30AF">
                  <w:pPr>
                    <w:pStyle w:val="Compact"/>
                    <w:jc w:val="center"/>
                  </w:pPr>
                  <w:r w:rsidRPr="00440721">
                    <w:rPr>
                      <w:b/>
                      <w:bCs/>
                    </w:rPr>
                    <w:t>M4: All Fixed</w:t>
                  </w:r>
                </w:p>
              </w:tc>
              <w:tc>
                <w:tcPr>
                  <w:tcW w:w="1275" w:type="dxa"/>
                  <w:gridSpan w:val="2"/>
                </w:tcPr>
                <w:p w14:paraId="3EDAD3B3" w14:textId="7BC7BC0E" w:rsidR="005E30AF" w:rsidRDefault="005E30AF" w:rsidP="005E30AF">
                  <w:pPr>
                    <w:pStyle w:val="Compact"/>
                    <w:jc w:val="center"/>
                  </w:pPr>
                  <w:r w:rsidRPr="00440721">
                    <w:rPr>
                      <w:b/>
                      <w:bCs/>
                    </w:rPr>
                    <w:t>M5: Full LME</w:t>
                  </w:r>
                </w:p>
              </w:tc>
            </w:tr>
            <w:tr w:rsidR="005E30AF" w14:paraId="46D3880A" w14:textId="77777777" w:rsidTr="005E30AF">
              <w:tc>
                <w:tcPr>
                  <w:tcW w:w="2265" w:type="dxa"/>
                </w:tcPr>
                <w:p w14:paraId="048AFC9B" w14:textId="77777777" w:rsidR="005E30AF" w:rsidRPr="002713D7" w:rsidRDefault="005E30AF" w:rsidP="00EB37BA">
                  <w:pPr>
                    <w:pStyle w:val="Compact"/>
                    <w:jc w:val="center"/>
                    <w:rPr>
                      <w:b/>
                      <w:bCs/>
                    </w:rPr>
                  </w:pPr>
                  <w:r w:rsidRPr="002713D7">
                    <w:rPr>
                      <w:b/>
                      <w:bCs/>
                    </w:rPr>
                    <w:t>Variable</w:t>
                  </w:r>
                </w:p>
              </w:tc>
              <w:tc>
                <w:tcPr>
                  <w:tcW w:w="780" w:type="dxa"/>
                </w:tcPr>
                <w:p w14:paraId="6309804D" w14:textId="77777777" w:rsidR="005E30AF" w:rsidRDefault="005E30AF" w:rsidP="00EB37BA">
                  <w:pPr>
                    <w:pStyle w:val="Compact"/>
                    <w:jc w:val="center"/>
                  </w:pPr>
                  <w:r>
                    <w:t>Est.</w:t>
                  </w:r>
                </w:p>
              </w:tc>
              <w:tc>
                <w:tcPr>
                  <w:tcW w:w="636" w:type="dxa"/>
                </w:tcPr>
                <w:p w14:paraId="7E8BFA70" w14:textId="77777777" w:rsidR="005E30AF" w:rsidRDefault="005E30AF" w:rsidP="00EB37BA">
                  <w:pPr>
                    <w:pStyle w:val="Compact"/>
                    <w:jc w:val="center"/>
                  </w:pPr>
                  <w:r>
                    <w:t>t</w:t>
                  </w:r>
                </w:p>
              </w:tc>
              <w:tc>
                <w:tcPr>
                  <w:tcW w:w="639" w:type="dxa"/>
                </w:tcPr>
                <w:p w14:paraId="5B138D2D" w14:textId="77777777" w:rsidR="005E30AF" w:rsidRDefault="005E30AF" w:rsidP="00EB37BA">
                  <w:pPr>
                    <w:pStyle w:val="Compact"/>
                    <w:jc w:val="center"/>
                  </w:pPr>
                  <w:r>
                    <w:t>Est.</w:t>
                  </w:r>
                </w:p>
              </w:tc>
              <w:tc>
                <w:tcPr>
                  <w:tcW w:w="637" w:type="dxa"/>
                </w:tcPr>
                <w:p w14:paraId="181BE62B" w14:textId="77777777" w:rsidR="005E30AF" w:rsidRDefault="005E30AF" w:rsidP="00EB37BA">
                  <w:pPr>
                    <w:pStyle w:val="Compact"/>
                    <w:jc w:val="center"/>
                  </w:pPr>
                  <w:r>
                    <w:t>t</w:t>
                  </w:r>
                </w:p>
              </w:tc>
              <w:tc>
                <w:tcPr>
                  <w:tcW w:w="638" w:type="dxa"/>
                </w:tcPr>
                <w:p w14:paraId="0159CBE7" w14:textId="77777777" w:rsidR="005E30AF" w:rsidRDefault="005E30AF" w:rsidP="00EB37BA">
                  <w:pPr>
                    <w:pStyle w:val="Compact"/>
                    <w:jc w:val="center"/>
                  </w:pPr>
                  <w:r>
                    <w:t>Est.</w:t>
                  </w:r>
                </w:p>
              </w:tc>
              <w:tc>
                <w:tcPr>
                  <w:tcW w:w="637" w:type="dxa"/>
                </w:tcPr>
                <w:p w14:paraId="6CF00CF2" w14:textId="77777777" w:rsidR="005E30AF" w:rsidRDefault="005E30AF" w:rsidP="00EB37BA">
                  <w:pPr>
                    <w:pStyle w:val="Compact"/>
                    <w:jc w:val="center"/>
                  </w:pPr>
                  <w:r>
                    <w:t>t</w:t>
                  </w:r>
                </w:p>
              </w:tc>
              <w:tc>
                <w:tcPr>
                  <w:tcW w:w="638" w:type="dxa"/>
                </w:tcPr>
                <w:p w14:paraId="502D8A50" w14:textId="77777777" w:rsidR="005E30AF" w:rsidRDefault="005E30AF" w:rsidP="00EB37BA">
                  <w:pPr>
                    <w:pStyle w:val="Compact"/>
                    <w:jc w:val="center"/>
                  </w:pPr>
                  <w:r>
                    <w:t>Est.</w:t>
                  </w:r>
                </w:p>
              </w:tc>
              <w:tc>
                <w:tcPr>
                  <w:tcW w:w="638" w:type="dxa"/>
                </w:tcPr>
                <w:p w14:paraId="7E2001BD" w14:textId="77777777" w:rsidR="005E30AF" w:rsidRDefault="005E30AF" w:rsidP="00EB37BA">
                  <w:pPr>
                    <w:pStyle w:val="Compact"/>
                    <w:jc w:val="center"/>
                  </w:pPr>
                  <w:r>
                    <w:t>t</w:t>
                  </w:r>
                </w:p>
              </w:tc>
              <w:tc>
                <w:tcPr>
                  <w:tcW w:w="637" w:type="dxa"/>
                </w:tcPr>
                <w:p w14:paraId="2CEFB855" w14:textId="77777777" w:rsidR="005E30AF" w:rsidRDefault="005E30AF" w:rsidP="00EB37BA">
                  <w:pPr>
                    <w:pStyle w:val="Compact"/>
                    <w:jc w:val="center"/>
                  </w:pPr>
                  <w:r>
                    <w:t>Est.</w:t>
                  </w:r>
                </w:p>
              </w:tc>
              <w:tc>
                <w:tcPr>
                  <w:tcW w:w="638" w:type="dxa"/>
                </w:tcPr>
                <w:p w14:paraId="037F5459" w14:textId="77777777" w:rsidR="005E30AF" w:rsidRDefault="005E30AF" w:rsidP="00EB37BA">
                  <w:pPr>
                    <w:pStyle w:val="Compact"/>
                    <w:jc w:val="center"/>
                  </w:pPr>
                  <w:r>
                    <w:t>t</w:t>
                  </w:r>
                </w:p>
              </w:tc>
            </w:tr>
            <w:tr w:rsidR="005E30AF" w14:paraId="38EE672E" w14:textId="77777777" w:rsidTr="005E30AF">
              <w:tc>
                <w:tcPr>
                  <w:tcW w:w="2265" w:type="dxa"/>
                </w:tcPr>
                <w:p w14:paraId="3C16B9D4" w14:textId="77777777" w:rsidR="005E30AF" w:rsidRPr="002713D7" w:rsidRDefault="005E30AF" w:rsidP="00EB37BA">
                  <w:pPr>
                    <w:pStyle w:val="Compact"/>
                    <w:jc w:val="center"/>
                    <w:rPr>
                      <w:b/>
                      <w:bCs/>
                    </w:rPr>
                  </w:pPr>
                  <w:r w:rsidRPr="002713D7">
                    <w:rPr>
                      <w:b/>
                      <w:bCs/>
                    </w:rPr>
                    <w:t>(Intercept)</w:t>
                  </w:r>
                </w:p>
              </w:tc>
              <w:tc>
                <w:tcPr>
                  <w:tcW w:w="780" w:type="dxa"/>
                </w:tcPr>
                <w:p w14:paraId="4EE3DDD2" w14:textId="77777777" w:rsidR="005E30AF" w:rsidRDefault="005E30AF" w:rsidP="00EB37BA">
                  <w:pPr>
                    <w:pStyle w:val="Compact"/>
                    <w:jc w:val="center"/>
                  </w:pPr>
                  <w:r>
                    <w:t>4.473 ***</w:t>
                  </w:r>
                </w:p>
              </w:tc>
              <w:tc>
                <w:tcPr>
                  <w:tcW w:w="636" w:type="dxa"/>
                </w:tcPr>
                <w:p w14:paraId="16C19908" w14:textId="77777777" w:rsidR="005E30AF" w:rsidRDefault="005E30AF" w:rsidP="00EB37BA">
                  <w:pPr>
                    <w:pStyle w:val="Compact"/>
                    <w:jc w:val="center"/>
                  </w:pPr>
                  <w:r>
                    <w:t>621.25</w:t>
                  </w:r>
                </w:p>
              </w:tc>
              <w:tc>
                <w:tcPr>
                  <w:tcW w:w="639" w:type="dxa"/>
                </w:tcPr>
                <w:p w14:paraId="1C189649" w14:textId="77777777" w:rsidR="005E30AF" w:rsidRDefault="005E30AF" w:rsidP="00EB37BA">
                  <w:pPr>
                    <w:pStyle w:val="Compact"/>
                    <w:jc w:val="center"/>
                  </w:pPr>
                  <w:r>
                    <w:t>5.006 ***</w:t>
                  </w:r>
                </w:p>
              </w:tc>
              <w:tc>
                <w:tcPr>
                  <w:tcW w:w="637" w:type="dxa"/>
                </w:tcPr>
                <w:p w14:paraId="764A21D8" w14:textId="77777777" w:rsidR="005E30AF" w:rsidRDefault="005E30AF" w:rsidP="00EB37BA">
                  <w:pPr>
                    <w:pStyle w:val="Compact"/>
                    <w:jc w:val="center"/>
                  </w:pPr>
                  <w:r>
                    <w:t>579.97</w:t>
                  </w:r>
                </w:p>
              </w:tc>
              <w:tc>
                <w:tcPr>
                  <w:tcW w:w="638" w:type="dxa"/>
                </w:tcPr>
                <w:p w14:paraId="15014592" w14:textId="77777777" w:rsidR="005E30AF" w:rsidRDefault="005E30AF" w:rsidP="00EB37BA">
                  <w:pPr>
                    <w:pStyle w:val="Compact"/>
                    <w:jc w:val="center"/>
                  </w:pPr>
                  <w:r>
                    <w:t>4.412 ***</w:t>
                  </w:r>
                </w:p>
              </w:tc>
              <w:tc>
                <w:tcPr>
                  <w:tcW w:w="637" w:type="dxa"/>
                </w:tcPr>
                <w:p w14:paraId="6CD6AD4E" w14:textId="77777777" w:rsidR="005E30AF" w:rsidRDefault="005E30AF" w:rsidP="00EB37BA">
                  <w:pPr>
                    <w:pStyle w:val="Compact"/>
                    <w:jc w:val="center"/>
                  </w:pPr>
                  <w:r>
                    <w:t>345.92</w:t>
                  </w:r>
                </w:p>
              </w:tc>
              <w:tc>
                <w:tcPr>
                  <w:tcW w:w="638" w:type="dxa"/>
                </w:tcPr>
                <w:p w14:paraId="02C37D2E" w14:textId="77777777" w:rsidR="005E30AF" w:rsidRDefault="005E30AF" w:rsidP="00EB37BA">
                  <w:pPr>
                    <w:pStyle w:val="Compact"/>
                    <w:jc w:val="center"/>
                  </w:pPr>
                  <w:r>
                    <w:t>4.304 ***</w:t>
                  </w:r>
                </w:p>
              </w:tc>
              <w:tc>
                <w:tcPr>
                  <w:tcW w:w="638" w:type="dxa"/>
                </w:tcPr>
                <w:p w14:paraId="20A5FA4C" w14:textId="77777777" w:rsidR="005E30AF" w:rsidRDefault="005E30AF" w:rsidP="00EB37BA">
                  <w:pPr>
                    <w:pStyle w:val="Compact"/>
                    <w:jc w:val="center"/>
                  </w:pPr>
                  <w:r>
                    <w:t>263.27</w:t>
                  </w:r>
                </w:p>
              </w:tc>
              <w:tc>
                <w:tcPr>
                  <w:tcW w:w="637" w:type="dxa"/>
                </w:tcPr>
                <w:p w14:paraId="1A7FEC03" w14:textId="77777777" w:rsidR="005E30AF" w:rsidRDefault="005E30AF" w:rsidP="00EB37BA">
                  <w:pPr>
                    <w:pStyle w:val="Compact"/>
                    <w:jc w:val="center"/>
                  </w:pPr>
                  <w:r>
                    <w:t>4.261 ***</w:t>
                  </w:r>
                </w:p>
              </w:tc>
              <w:tc>
                <w:tcPr>
                  <w:tcW w:w="638" w:type="dxa"/>
                </w:tcPr>
                <w:p w14:paraId="388DF4A0" w14:textId="77777777" w:rsidR="005E30AF" w:rsidRDefault="005E30AF" w:rsidP="00EB37BA">
                  <w:pPr>
                    <w:pStyle w:val="Compact"/>
                    <w:jc w:val="center"/>
                  </w:pPr>
                  <w:r>
                    <w:t>114.98</w:t>
                  </w:r>
                </w:p>
              </w:tc>
            </w:tr>
            <w:tr w:rsidR="005E30AF" w14:paraId="0074BF1E" w14:textId="77777777" w:rsidTr="005E30AF">
              <w:tc>
                <w:tcPr>
                  <w:tcW w:w="2265" w:type="dxa"/>
                </w:tcPr>
                <w:p w14:paraId="2CF92D5F" w14:textId="77777777" w:rsidR="005E30AF" w:rsidRPr="002713D7" w:rsidRDefault="005E30AF" w:rsidP="00EB37BA">
                  <w:pPr>
                    <w:pStyle w:val="Compact"/>
                    <w:jc w:val="center"/>
                    <w:rPr>
                      <w:b/>
                      <w:bCs/>
                    </w:rPr>
                  </w:pPr>
                  <w:r w:rsidRPr="002713D7">
                    <w:rPr>
                      <w:b/>
                      <w:bCs/>
                    </w:rPr>
                    <w:t>log(% FSM)</w:t>
                  </w:r>
                </w:p>
              </w:tc>
              <w:tc>
                <w:tcPr>
                  <w:tcW w:w="780" w:type="dxa"/>
                </w:tcPr>
                <w:p w14:paraId="6E4E714C" w14:textId="77777777" w:rsidR="005E30AF" w:rsidRDefault="005E30AF" w:rsidP="00EB37BA">
                  <w:pPr>
                    <w:pStyle w:val="Compact"/>
                    <w:jc w:val="center"/>
                  </w:pPr>
                  <w:r>
                    <w:t>-0.201 ***</w:t>
                  </w:r>
                </w:p>
              </w:tc>
              <w:tc>
                <w:tcPr>
                  <w:tcW w:w="636" w:type="dxa"/>
                </w:tcPr>
                <w:p w14:paraId="525D5E01" w14:textId="77777777" w:rsidR="005E30AF" w:rsidRDefault="005E30AF" w:rsidP="00EB37BA">
                  <w:pPr>
                    <w:pStyle w:val="Compact"/>
                    <w:jc w:val="center"/>
                  </w:pPr>
                  <w:r>
                    <w:t>-88.94</w:t>
                  </w:r>
                </w:p>
              </w:tc>
              <w:tc>
                <w:tcPr>
                  <w:tcW w:w="639" w:type="dxa"/>
                </w:tcPr>
                <w:p w14:paraId="62EC2DB1" w14:textId="77777777" w:rsidR="005E30AF" w:rsidRDefault="005E30AF" w:rsidP="00EB37BA">
                  <w:pPr>
                    <w:pStyle w:val="Compact"/>
                    <w:jc w:val="center"/>
                  </w:pPr>
                  <w:r>
                    <w:t>-0.122 ***</w:t>
                  </w:r>
                </w:p>
              </w:tc>
              <w:tc>
                <w:tcPr>
                  <w:tcW w:w="637" w:type="dxa"/>
                </w:tcPr>
                <w:p w14:paraId="19A1DDA2" w14:textId="77777777" w:rsidR="005E30AF" w:rsidRDefault="005E30AF" w:rsidP="00EB37BA">
                  <w:pPr>
                    <w:pStyle w:val="Compact"/>
                    <w:jc w:val="center"/>
                  </w:pPr>
                  <w:r>
                    <w:t>-59.66</w:t>
                  </w:r>
                </w:p>
              </w:tc>
              <w:tc>
                <w:tcPr>
                  <w:tcW w:w="638" w:type="dxa"/>
                </w:tcPr>
                <w:p w14:paraId="71C04CC4" w14:textId="77777777" w:rsidR="005E30AF" w:rsidRDefault="005E30AF" w:rsidP="00EB37BA">
                  <w:pPr>
                    <w:pStyle w:val="Compact"/>
                    <w:jc w:val="center"/>
                  </w:pPr>
                  <w:r>
                    <w:t>-0.047 ***</w:t>
                  </w:r>
                </w:p>
              </w:tc>
              <w:tc>
                <w:tcPr>
                  <w:tcW w:w="637" w:type="dxa"/>
                </w:tcPr>
                <w:p w14:paraId="794DEEE4" w14:textId="77777777" w:rsidR="005E30AF" w:rsidRDefault="005E30AF" w:rsidP="00EB37BA">
                  <w:pPr>
                    <w:pStyle w:val="Compact"/>
                    <w:jc w:val="center"/>
                  </w:pPr>
                  <w:r>
                    <w:t>-21.04</w:t>
                  </w:r>
                </w:p>
              </w:tc>
              <w:tc>
                <w:tcPr>
                  <w:tcW w:w="638" w:type="dxa"/>
                </w:tcPr>
                <w:p w14:paraId="3DD28C0D" w14:textId="77777777" w:rsidR="005E30AF" w:rsidRDefault="005E30AF" w:rsidP="00EB37BA">
                  <w:pPr>
                    <w:pStyle w:val="Compact"/>
                    <w:jc w:val="center"/>
                  </w:pPr>
                  <w:r>
                    <w:t>-0.054 ***</w:t>
                  </w:r>
                </w:p>
              </w:tc>
              <w:tc>
                <w:tcPr>
                  <w:tcW w:w="638" w:type="dxa"/>
                </w:tcPr>
                <w:p w14:paraId="5153A5DD" w14:textId="77777777" w:rsidR="005E30AF" w:rsidRDefault="005E30AF" w:rsidP="00EB37BA">
                  <w:pPr>
                    <w:pStyle w:val="Compact"/>
                    <w:jc w:val="center"/>
                  </w:pPr>
                  <w:r>
                    <w:t>-21.47</w:t>
                  </w:r>
                </w:p>
              </w:tc>
              <w:tc>
                <w:tcPr>
                  <w:tcW w:w="637" w:type="dxa"/>
                </w:tcPr>
                <w:p w14:paraId="110EF2A5" w14:textId="77777777" w:rsidR="005E30AF" w:rsidRDefault="005E30AF" w:rsidP="00EB37BA">
                  <w:pPr>
                    <w:pStyle w:val="Compact"/>
                    <w:jc w:val="center"/>
                  </w:pPr>
                  <w:r>
                    <w:t>-0.050 ***</w:t>
                  </w:r>
                </w:p>
              </w:tc>
              <w:tc>
                <w:tcPr>
                  <w:tcW w:w="638" w:type="dxa"/>
                </w:tcPr>
                <w:p w14:paraId="057F51E0" w14:textId="77777777" w:rsidR="005E30AF" w:rsidRDefault="005E30AF" w:rsidP="00EB37BA">
                  <w:pPr>
                    <w:pStyle w:val="Compact"/>
                    <w:jc w:val="center"/>
                  </w:pPr>
                  <w:r>
                    <w:t>-18.18</w:t>
                  </w:r>
                </w:p>
              </w:tc>
            </w:tr>
            <w:tr w:rsidR="005E30AF" w14:paraId="635C0855" w14:textId="77777777" w:rsidTr="005E30AF">
              <w:tc>
                <w:tcPr>
                  <w:tcW w:w="2265" w:type="dxa"/>
                </w:tcPr>
                <w:p w14:paraId="19D492FB" w14:textId="77777777" w:rsidR="005E30AF" w:rsidRPr="002713D7" w:rsidRDefault="005E30AF" w:rsidP="00EB37BA">
                  <w:pPr>
                    <w:pStyle w:val="Compact"/>
                    <w:jc w:val="center"/>
                    <w:rPr>
                      <w:b/>
                      <w:bCs/>
                    </w:rPr>
                  </w:pPr>
                  <w:r w:rsidRPr="002713D7">
                    <w:rPr>
                      <w:b/>
                      <w:bCs/>
                    </w:rPr>
                    <w:t>log(% Absence)</w:t>
                  </w:r>
                </w:p>
              </w:tc>
              <w:tc>
                <w:tcPr>
                  <w:tcW w:w="780" w:type="dxa"/>
                </w:tcPr>
                <w:p w14:paraId="0B1759B1" w14:textId="77777777" w:rsidR="005E30AF" w:rsidRDefault="005E30AF" w:rsidP="00EB37BA">
                  <w:pPr>
                    <w:pStyle w:val="Compact"/>
                  </w:pPr>
                </w:p>
              </w:tc>
              <w:tc>
                <w:tcPr>
                  <w:tcW w:w="636" w:type="dxa"/>
                </w:tcPr>
                <w:p w14:paraId="19D88440" w14:textId="77777777" w:rsidR="005E30AF" w:rsidRDefault="005E30AF" w:rsidP="00EB37BA">
                  <w:pPr>
                    <w:pStyle w:val="Compact"/>
                  </w:pPr>
                </w:p>
              </w:tc>
              <w:tc>
                <w:tcPr>
                  <w:tcW w:w="639" w:type="dxa"/>
                </w:tcPr>
                <w:p w14:paraId="22565C23" w14:textId="77777777" w:rsidR="005E30AF" w:rsidRDefault="005E30AF" w:rsidP="00EB37BA">
                  <w:pPr>
                    <w:pStyle w:val="Compact"/>
                    <w:jc w:val="center"/>
                  </w:pPr>
                  <w:r>
                    <w:t>-0.364 ***</w:t>
                  </w:r>
                </w:p>
              </w:tc>
              <w:tc>
                <w:tcPr>
                  <w:tcW w:w="637" w:type="dxa"/>
                </w:tcPr>
                <w:p w14:paraId="6619747B" w14:textId="77777777" w:rsidR="005E30AF" w:rsidRDefault="005E30AF" w:rsidP="00EB37BA">
                  <w:pPr>
                    <w:pStyle w:val="Compact"/>
                    <w:jc w:val="center"/>
                  </w:pPr>
                  <w:r>
                    <w:t>-82.87</w:t>
                  </w:r>
                </w:p>
              </w:tc>
              <w:tc>
                <w:tcPr>
                  <w:tcW w:w="638" w:type="dxa"/>
                </w:tcPr>
                <w:p w14:paraId="799678FF" w14:textId="77777777" w:rsidR="005E30AF" w:rsidRDefault="005E30AF" w:rsidP="00EB37BA">
                  <w:pPr>
                    <w:pStyle w:val="Compact"/>
                    <w:jc w:val="center"/>
                  </w:pPr>
                  <w:r>
                    <w:t>-0.259 ***</w:t>
                  </w:r>
                </w:p>
              </w:tc>
              <w:tc>
                <w:tcPr>
                  <w:tcW w:w="637" w:type="dxa"/>
                </w:tcPr>
                <w:p w14:paraId="1CACBCC9" w14:textId="77777777" w:rsidR="005E30AF" w:rsidRDefault="005E30AF" w:rsidP="00EB37BA">
                  <w:pPr>
                    <w:pStyle w:val="Compact"/>
                    <w:jc w:val="center"/>
                  </w:pPr>
                  <w:r>
                    <w:t>-60.47</w:t>
                  </w:r>
                </w:p>
              </w:tc>
              <w:tc>
                <w:tcPr>
                  <w:tcW w:w="638" w:type="dxa"/>
                </w:tcPr>
                <w:p w14:paraId="29D31F19" w14:textId="77777777" w:rsidR="005E30AF" w:rsidRDefault="005E30AF" w:rsidP="00EB37BA">
                  <w:pPr>
                    <w:pStyle w:val="Compact"/>
                    <w:jc w:val="center"/>
                  </w:pPr>
                  <w:r>
                    <w:t>-0.229 ***</w:t>
                  </w:r>
                </w:p>
              </w:tc>
              <w:tc>
                <w:tcPr>
                  <w:tcW w:w="638" w:type="dxa"/>
                </w:tcPr>
                <w:p w14:paraId="235CBEC7" w14:textId="77777777" w:rsidR="005E30AF" w:rsidRDefault="005E30AF" w:rsidP="00EB37BA">
                  <w:pPr>
                    <w:pStyle w:val="Compact"/>
                    <w:jc w:val="center"/>
                  </w:pPr>
                  <w:r>
                    <w:t>-49.98</w:t>
                  </w:r>
                </w:p>
              </w:tc>
              <w:tc>
                <w:tcPr>
                  <w:tcW w:w="637" w:type="dxa"/>
                </w:tcPr>
                <w:p w14:paraId="380F90B7" w14:textId="77777777" w:rsidR="005E30AF" w:rsidRDefault="005E30AF" w:rsidP="00EB37BA">
                  <w:pPr>
                    <w:pStyle w:val="Compact"/>
                    <w:jc w:val="center"/>
                  </w:pPr>
                  <w:r>
                    <w:t>-0.207 ***</w:t>
                  </w:r>
                </w:p>
              </w:tc>
              <w:tc>
                <w:tcPr>
                  <w:tcW w:w="638" w:type="dxa"/>
                </w:tcPr>
                <w:p w14:paraId="482F8DB4" w14:textId="77777777" w:rsidR="005E30AF" w:rsidRDefault="005E30AF" w:rsidP="00EB37BA">
                  <w:pPr>
                    <w:pStyle w:val="Compact"/>
                    <w:jc w:val="center"/>
                  </w:pPr>
                  <w:r>
                    <w:t>-45.74</w:t>
                  </w:r>
                </w:p>
              </w:tc>
            </w:tr>
            <w:tr w:rsidR="005E30AF" w14:paraId="7707A277" w14:textId="77777777" w:rsidTr="005E30AF">
              <w:tc>
                <w:tcPr>
                  <w:tcW w:w="2265" w:type="dxa"/>
                </w:tcPr>
                <w:p w14:paraId="5CB88BD4" w14:textId="77777777" w:rsidR="005E30AF" w:rsidRPr="002713D7" w:rsidRDefault="005E30AF" w:rsidP="00EB37BA">
                  <w:pPr>
                    <w:pStyle w:val="Compact"/>
                    <w:jc w:val="center"/>
                    <w:rPr>
                      <w:b/>
                      <w:bCs/>
                    </w:rPr>
                  </w:pPr>
                  <w:r w:rsidRPr="002713D7">
                    <w:rPr>
                      <w:b/>
                      <w:bCs/>
                    </w:rPr>
                    <w:t>log(% EAL)</w:t>
                  </w:r>
                </w:p>
              </w:tc>
              <w:tc>
                <w:tcPr>
                  <w:tcW w:w="780" w:type="dxa"/>
                </w:tcPr>
                <w:p w14:paraId="2ED933E3" w14:textId="77777777" w:rsidR="005E30AF" w:rsidRDefault="005E30AF" w:rsidP="00EB37BA">
                  <w:pPr>
                    <w:pStyle w:val="Compact"/>
                  </w:pPr>
                </w:p>
              </w:tc>
              <w:tc>
                <w:tcPr>
                  <w:tcW w:w="636" w:type="dxa"/>
                </w:tcPr>
                <w:p w14:paraId="5DA84635" w14:textId="77777777" w:rsidR="005E30AF" w:rsidRDefault="005E30AF" w:rsidP="00EB37BA">
                  <w:pPr>
                    <w:pStyle w:val="Compact"/>
                  </w:pPr>
                </w:p>
              </w:tc>
              <w:tc>
                <w:tcPr>
                  <w:tcW w:w="639" w:type="dxa"/>
                </w:tcPr>
                <w:p w14:paraId="1B9A48AE" w14:textId="77777777" w:rsidR="005E30AF" w:rsidRDefault="005E30AF" w:rsidP="00EB37BA">
                  <w:pPr>
                    <w:pStyle w:val="Compact"/>
                  </w:pPr>
                </w:p>
              </w:tc>
              <w:tc>
                <w:tcPr>
                  <w:tcW w:w="637" w:type="dxa"/>
                </w:tcPr>
                <w:p w14:paraId="08E3047F" w14:textId="77777777" w:rsidR="005E30AF" w:rsidRDefault="005E30AF" w:rsidP="00EB37BA">
                  <w:pPr>
                    <w:pStyle w:val="Compact"/>
                  </w:pPr>
                </w:p>
              </w:tc>
              <w:tc>
                <w:tcPr>
                  <w:tcW w:w="638" w:type="dxa"/>
                </w:tcPr>
                <w:p w14:paraId="083021FB" w14:textId="77777777" w:rsidR="005E30AF" w:rsidRDefault="005E30AF" w:rsidP="00EB37BA">
                  <w:pPr>
                    <w:pStyle w:val="Compact"/>
                  </w:pPr>
                </w:p>
              </w:tc>
              <w:tc>
                <w:tcPr>
                  <w:tcW w:w="637" w:type="dxa"/>
                </w:tcPr>
                <w:p w14:paraId="3994433F" w14:textId="77777777" w:rsidR="005E30AF" w:rsidRDefault="005E30AF" w:rsidP="00EB37BA">
                  <w:pPr>
                    <w:pStyle w:val="Compact"/>
                  </w:pPr>
                </w:p>
              </w:tc>
              <w:tc>
                <w:tcPr>
                  <w:tcW w:w="638" w:type="dxa"/>
                </w:tcPr>
                <w:p w14:paraId="07E4900C" w14:textId="77777777" w:rsidR="005E30AF" w:rsidRDefault="005E30AF" w:rsidP="00EB37BA">
                  <w:pPr>
                    <w:pStyle w:val="Compact"/>
                    <w:jc w:val="center"/>
                  </w:pPr>
                  <w:r>
                    <w:t>0.013 ***</w:t>
                  </w:r>
                </w:p>
              </w:tc>
              <w:tc>
                <w:tcPr>
                  <w:tcW w:w="638" w:type="dxa"/>
                </w:tcPr>
                <w:p w14:paraId="6676CCC3" w14:textId="77777777" w:rsidR="005E30AF" w:rsidRDefault="005E30AF" w:rsidP="00EB37BA">
                  <w:pPr>
                    <w:pStyle w:val="Compact"/>
                    <w:jc w:val="center"/>
                  </w:pPr>
                  <w:r>
                    <w:t>12.83</w:t>
                  </w:r>
                </w:p>
              </w:tc>
              <w:tc>
                <w:tcPr>
                  <w:tcW w:w="637" w:type="dxa"/>
                </w:tcPr>
                <w:p w14:paraId="769A3BB7" w14:textId="77777777" w:rsidR="005E30AF" w:rsidRDefault="005E30AF" w:rsidP="00EB37BA">
                  <w:pPr>
                    <w:pStyle w:val="Compact"/>
                    <w:jc w:val="center"/>
                  </w:pPr>
                  <w:r>
                    <w:t>0.007 ***</w:t>
                  </w:r>
                </w:p>
              </w:tc>
              <w:tc>
                <w:tcPr>
                  <w:tcW w:w="638" w:type="dxa"/>
                </w:tcPr>
                <w:p w14:paraId="15F1C462" w14:textId="77777777" w:rsidR="005E30AF" w:rsidRDefault="005E30AF" w:rsidP="00EB37BA">
                  <w:pPr>
                    <w:pStyle w:val="Compact"/>
                    <w:jc w:val="center"/>
                  </w:pPr>
                  <w:r>
                    <w:t>6.09</w:t>
                  </w:r>
                </w:p>
              </w:tc>
            </w:tr>
            <w:tr w:rsidR="005E30AF" w14:paraId="53A6A837" w14:textId="77777777" w:rsidTr="005E30AF">
              <w:tc>
                <w:tcPr>
                  <w:tcW w:w="2265" w:type="dxa"/>
                </w:tcPr>
                <w:p w14:paraId="7AF09847" w14:textId="77777777" w:rsidR="005E30AF" w:rsidRPr="002713D7" w:rsidRDefault="005E30AF" w:rsidP="00EB37BA">
                  <w:pPr>
                    <w:pStyle w:val="Compact"/>
                    <w:jc w:val="center"/>
                    <w:rPr>
                      <w:b/>
                      <w:bCs/>
                    </w:rPr>
                  </w:pPr>
                  <w:r w:rsidRPr="002713D7">
                    <w:rPr>
                      <w:b/>
                      <w:bCs/>
                    </w:rPr>
                    <w:t>Mean KS2 Prior Attainment</w:t>
                  </w:r>
                </w:p>
              </w:tc>
              <w:tc>
                <w:tcPr>
                  <w:tcW w:w="780" w:type="dxa"/>
                </w:tcPr>
                <w:p w14:paraId="7B0ECF1B" w14:textId="77777777" w:rsidR="005E30AF" w:rsidRDefault="005E30AF" w:rsidP="00EB37BA">
                  <w:pPr>
                    <w:pStyle w:val="Compact"/>
                  </w:pPr>
                </w:p>
              </w:tc>
              <w:tc>
                <w:tcPr>
                  <w:tcW w:w="636" w:type="dxa"/>
                </w:tcPr>
                <w:p w14:paraId="022C2DA2" w14:textId="77777777" w:rsidR="005E30AF" w:rsidRDefault="005E30AF" w:rsidP="00EB37BA">
                  <w:pPr>
                    <w:pStyle w:val="Compact"/>
                  </w:pPr>
                </w:p>
              </w:tc>
              <w:tc>
                <w:tcPr>
                  <w:tcW w:w="639" w:type="dxa"/>
                </w:tcPr>
                <w:p w14:paraId="73DF45D6" w14:textId="77777777" w:rsidR="005E30AF" w:rsidRDefault="005E30AF" w:rsidP="00EB37BA">
                  <w:pPr>
                    <w:pStyle w:val="Compact"/>
                  </w:pPr>
                </w:p>
              </w:tc>
              <w:tc>
                <w:tcPr>
                  <w:tcW w:w="637" w:type="dxa"/>
                </w:tcPr>
                <w:p w14:paraId="57872678" w14:textId="77777777" w:rsidR="005E30AF" w:rsidRDefault="005E30AF" w:rsidP="00EB37BA">
                  <w:pPr>
                    <w:pStyle w:val="Compact"/>
                  </w:pPr>
                </w:p>
              </w:tc>
              <w:tc>
                <w:tcPr>
                  <w:tcW w:w="638" w:type="dxa"/>
                </w:tcPr>
                <w:p w14:paraId="76DBA095" w14:textId="77777777" w:rsidR="005E30AF" w:rsidRDefault="005E30AF" w:rsidP="00EB37BA">
                  <w:pPr>
                    <w:pStyle w:val="Compact"/>
                    <w:jc w:val="center"/>
                  </w:pPr>
                  <w:r>
                    <w:t>0.031 ***</w:t>
                  </w:r>
                </w:p>
              </w:tc>
              <w:tc>
                <w:tcPr>
                  <w:tcW w:w="637" w:type="dxa"/>
                </w:tcPr>
                <w:p w14:paraId="62AC6FE9" w14:textId="77777777" w:rsidR="005E30AF" w:rsidRDefault="005E30AF" w:rsidP="00EB37BA">
                  <w:pPr>
                    <w:pStyle w:val="Compact"/>
                    <w:jc w:val="center"/>
                  </w:pPr>
                  <w:r>
                    <w:t>58.18</w:t>
                  </w:r>
                </w:p>
              </w:tc>
              <w:tc>
                <w:tcPr>
                  <w:tcW w:w="638" w:type="dxa"/>
                </w:tcPr>
                <w:p w14:paraId="0C4E1A2F" w14:textId="77777777" w:rsidR="005E30AF" w:rsidRDefault="005E30AF" w:rsidP="00EB37BA">
                  <w:pPr>
                    <w:pStyle w:val="Compact"/>
                    <w:jc w:val="center"/>
                  </w:pPr>
                  <w:r>
                    <w:t>0.030 ***</w:t>
                  </w:r>
                </w:p>
              </w:tc>
              <w:tc>
                <w:tcPr>
                  <w:tcW w:w="638" w:type="dxa"/>
                </w:tcPr>
                <w:p w14:paraId="2B4F3D11" w14:textId="77777777" w:rsidR="005E30AF" w:rsidRDefault="005E30AF" w:rsidP="00EB37BA">
                  <w:pPr>
                    <w:pStyle w:val="Compact"/>
                    <w:jc w:val="center"/>
                  </w:pPr>
                  <w:r>
                    <w:t>46.70</w:t>
                  </w:r>
                </w:p>
              </w:tc>
              <w:tc>
                <w:tcPr>
                  <w:tcW w:w="637" w:type="dxa"/>
                </w:tcPr>
                <w:p w14:paraId="19E66D4D" w14:textId="77777777" w:rsidR="005E30AF" w:rsidRDefault="005E30AF" w:rsidP="00EB37BA">
                  <w:pPr>
                    <w:pStyle w:val="Compact"/>
                    <w:jc w:val="center"/>
                  </w:pPr>
                  <w:r>
                    <w:t>0.032 ***</w:t>
                  </w:r>
                </w:p>
              </w:tc>
              <w:tc>
                <w:tcPr>
                  <w:tcW w:w="638" w:type="dxa"/>
                </w:tcPr>
                <w:p w14:paraId="37FBD853" w14:textId="77777777" w:rsidR="005E30AF" w:rsidRDefault="005E30AF" w:rsidP="00EB37BA">
                  <w:pPr>
                    <w:pStyle w:val="Compact"/>
                    <w:jc w:val="center"/>
                  </w:pPr>
                  <w:r>
                    <w:t>48.46</w:t>
                  </w:r>
                </w:p>
              </w:tc>
            </w:tr>
            <w:tr w:rsidR="005E30AF" w14:paraId="55262F15" w14:textId="77777777" w:rsidTr="005E30AF">
              <w:tc>
                <w:tcPr>
                  <w:tcW w:w="2265" w:type="dxa"/>
                </w:tcPr>
                <w:p w14:paraId="3B902B6F" w14:textId="77777777" w:rsidR="005E30AF" w:rsidRPr="002713D7" w:rsidRDefault="005E30AF" w:rsidP="00EB37BA">
                  <w:pPr>
                    <w:pStyle w:val="Compact"/>
                    <w:jc w:val="center"/>
                    <w:rPr>
                      <w:b/>
                      <w:bCs/>
                    </w:rPr>
                  </w:pPr>
                  <w:r w:rsidRPr="002713D7">
                    <w:rPr>
                      <w:b/>
                      <w:bCs/>
                    </w:rPr>
                    <w:t>Admissions: Other non-selective</w:t>
                  </w:r>
                </w:p>
              </w:tc>
              <w:tc>
                <w:tcPr>
                  <w:tcW w:w="780" w:type="dxa"/>
                </w:tcPr>
                <w:p w14:paraId="24DF18EB" w14:textId="77777777" w:rsidR="005E30AF" w:rsidRDefault="005E30AF" w:rsidP="00EB37BA">
                  <w:pPr>
                    <w:pStyle w:val="Compact"/>
                  </w:pPr>
                </w:p>
              </w:tc>
              <w:tc>
                <w:tcPr>
                  <w:tcW w:w="636" w:type="dxa"/>
                </w:tcPr>
                <w:p w14:paraId="1DCBAFD0" w14:textId="77777777" w:rsidR="005E30AF" w:rsidRDefault="005E30AF" w:rsidP="00EB37BA">
                  <w:pPr>
                    <w:pStyle w:val="Compact"/>
                  </w:pPr>
                </w:p>
              </w:tc>
              <w:tc>
                <w:tcPr>
                  <w:tcW w:w="639" w:type="dxa"/>
                </w:tcPr>
                <w:p w14:paraId="2A247A22" w14:textId="77777777" w:rsidR="005E30AF" w:rsidRDefault="005E30AF" w:rsidP="00EB37BA">
                  <w:pPr>
                    <w:pStyle w:val="Compact"/>
                  </w:pPr>
                </w:p>
              </w:tc>
              <w:tc>
                <w:tcPr>
                  <w:tcW w:w="637" w:type="dxa"/>
                </w:tcPr>
                <w:p w14:paraId="546E2D56" w14:textId="77777777" w:rsidR="005E30AF" w:rsidRDefault="005E30AF" w:rsidP="00EB37BA">
                  <w:pPr>
                    <w:pStyle w:val="Compact"/>
                  </w:pPr>
                </w:p>
              </w:tc>
              <w:tc>
                <w:tcPr>
                  <w:tcW w:w="638" w:type="dxa"/>
                </w:tcPr>
                <w:p w14:paraId="21CE24EB" w14:textId="77777777" w:rsidR="005E30AF" w:rsidRDefault="005E30AF" w:rsidP="00EB37BA">
                  <w:pPr>
                    <w:pStyle w:val="Compact"/>
                  </w:pPr>
                </w:p>
              </w:tc>
              <w:tc>
                <w:tcPr>
                  <w:tcW w:w="637" w:type="dxa"/>
                </w:tcPr>
                <w:p w14:paraId="7C6B1BB1" w14:textId="77777777" w:rsidR="005E30AF" w:rsidRDefault="005E30AF" w:rsidP="00EB37BA">
                  <w:pPr>
                    <w:pStyle w:val="Compact"/>
                  </w:pPr>
                </w:p>
              </w:tc>
              <w:tc>
                <w:tcPr>
                  <w:tcW w:w="638" w:type="dxa"/>
                </w:tcPr>
                <w:p w14:paraId="34124AB7" w14:textId="77777777" w:rsidR="005E30AF" w:rsidRDefault="005E30AF" w:rsidP="00EB37BA">
                  <w:pPr>
                    <w:pStyle w:val="Compact"/>
                    <w:jc w:val="center"/>
                  </w:pPr>
                  <w:r>
                    <w:t>0.039 ***</w:t>
                  </w:r>
                </w:p>
              </w:tc>
              <w:tc>
                <w:tcPr>
                  <w:tcW w:w="638" w:type="dxa"/>
                </w:tcPr>
                <w:p w14:paraId="3CC91A3C" w14:textId="77777777" w:rsidR="005E30AF" w:rsidRDefault="005E30AF" w:rsidP="00EB37BA">
                  <w:pPr>
                    <w:pStyle w:val="Compact"/>
                    <w:jc w:val="center"/>
                  </w:pPr>
                  <w:r>
                    <w:t>8.73</w:t>
                  </w:r>
                </w:p>
              </w:tc>
              <w:tc>
                <w:tcPr>
                  <w:tcW w:w="637" w:type="dxa"/>
                </w:tcPr>
                <w:p w14:paraId="0A003BC7" w14:textId="77777777" w:rsidR="005E30AF" w:rsidRDefault="005E30AF" w:rsidP="00EB37BA">
                  <w:pPr>
                    <w:pStyle w:val="Compact"/>
                    <w:jc w:val="center"/>
                  </w:pPr>
                  <w:r>
                    <w:t>0.028 ***</w:t>
                  </w:r>
                </w:p>
              </w:tc>
              <w:tc>
                <w:tcPr>
                  <w:tcW w:w="638" w:type="dxa"/>
                </w:tcPr>
                <w:p w14:paraId="4601FBD0" w14:textId="77777777" w:rsidR="005E30AF" w:rsidRDefault="005E30AF" w:rsidP="00EB37BA">
                  <w:pPr>
                    <w:pStyle w:val="Compact"/>
                    <w:jc w:val="center"/>
                  </w:pPr>
                  <w:r>
                    <w:t>4.06</w:t>
                  </w:r>
                </w:p>
              </w:tc>
            </w:tr>
            <w:tr w:rsidR="005E30AF" w14:paraId="215F500E" w14:textId="77777777" w:rsidTr="005E30AF">
              <w:tc>
                <w:tcPr>
                  <w:tcW w:w="2265" w:type="dxa"/>
                </w:tcPr>
                <w:p w14:paraId="34E90E46" w14:textId="77777777" w:rsidR="005E30AF" w:rsidRPr="002713D7" w:rsidRDefault="005E30AF" w:rsidP="00EB37BA">
                  <w:pPr>
                    <w:pStyle w:val="Compact"/>
                    <w:jc w:val="center"/>
                    <w:rPr>
                      <w:b/>
                      <w:bCs/>
                    </w:rPr>
                  </w:pPr>
                  <w:r w:rsidRPr="002713D7">
                    <w:rPr>
                      <w:b/>
                      <w:bCs/>
                    </w:rPr>
                    <w:t>Admissions: Selective</w:t>
                  </w:r>
                </w:p>
              </w:tc>
              <w:tc>
                <w:tcPr>
                  <w:tcW w:w="780" w:type="dxa"/>
                </w:tcPr>
                <w:p w14:paraId="6BD55E81" w14:textId="77777777" w:rsidR="005E30AF" w:rsidRDefault="005E30AF" w:rsidP="00EB37BA">
                  <w:pPr>
                    <w:pStyle w:val="Compact"/>
                  </w:pPr>
                </w:p>
              </w:tc>
              <w:tc>
                <w:tcPr>
                  <w:tcW w:w="636" w:type="dxa"/>
                </w:tcPr>
                <w:p w14:paraId="73977B36" w14:textId="77777777" w:rsidR="005E30AF" w:rsidRDefault="005E30AF" w:rsidP="00EB37BA">
                  <w:pPr>
                    <w:pStyle w:val="Compact"/>
                  </w:pPr>
                </w:p>
              </w:tc>
              <w:tc>
                <w:tcPr>
                  <w:tcW w:w="639" w:type="dxa"/>
                </w:tcPr>
                <w:p w14:paraId="155ECCAB" w14:textId="77777777" w:rsidR="005E30AF" w:rsidRDefault="005E30AF" w:rsidP="00EB37BA">
                  <w:pPr>
                    <w:pStyle w:val="Compact"/>
                  </w:pPr>
                </w:p>
              </w:tc>
              <w:tc>
                <w:tcPr>
                  <w:tcW w:w="637" w:type="dxa"/>
                </w:tcPr>
                <w:p w14:paraId="70DE6DF2" w14:textId="77777777" w:rsidR="005E30AF" w:rsidRDefault="005E30AF" w:rsidP="00EB37BA">
                  <w:pPr>
                    <w:pStyle w:val="Compact"/>
                  </w:pPr>
                </w:p>
              </w:tc>
              <w:tc>
                <w:tcPr>
                  <w:tcW w:w="638" w:type="dxa"/>
                </w:tcPr>
                <w:p w14:paraId="202CD51A" w14:textId="77777777" w:rsidR="005E30AF" w:rsidRDefault="005E30AF" w:rsidP="00EB37BA">
                  <w:pPr>
                    <w:pStyle w:val="Compact"/>
                  </w:pPr>
                </w:p>
              </w:tc>
              <w:tc>
                <w:tcPr>
                  <w:tcW w:w="637" w:type="dxa"/>
                </w:tcPr>
                <w:p w14:paraId="72F80768" w14:textId="77777777" w:rsidR="005E30AF" w:rsidRDefault="005E30AF" w:rsidP="00EB37BA">
                  <w:pPr>
                    <w:pStyle w:val="Compact"/>
                  </w:pPr>
                </w:p>
              </w:tc>
              <w:tc>
                <w:tcPr>
                  <w:tcW w:w="638" w:type="dxa"/>
                </w:tcPr>
                <w:p w14:paraId="30410D21" w14:textId="77777777" w:rsidR="005E30AF" w:rsidRDefault="005E30AF" w:rsidP="00EB37BA">
                  <w:pPr>
                    <w:pStyle w:val="Compact"/>
                    <w:jc w:val="center"/>
                  </w:pPr>
                  <w:r>
                    <w:t>0.019 *</w:t>
                  </w:r>
                </w:p>
              </w:tc>
              <w:tc>
                <w:tcPr>
                  <w:tcW w:w="638" w:type="dxa"/>
                </w:tcPr>
                <w:p w14:paraId="4AA177A4" w14:textId="77777777" w:rsidR="005E30AF" w:rsidRDefault="005E30AF" w:rsidP="00EB37BA">
                  <w:pPr>
                    <w:pStyle w:val="Compact"/>
                    <w:jc w:val="center"/>
                  </w:pPr>
                  <w:r>
                    <w:t>2.44</w:t>
                  </w:r>
                </w:p>
              </w:tc>
              <w:tc>
                <w:tcPr>
                  <w:tcW w:w="637" w:type="dxa"/>
                </w:tcPr>
                <w:p w14:paraId="2F77A173" w14:textId="77777777" w:rsidR="005E30AF" w:rsidRDefault="005E30AF" w:rsidP="00EB37BA">
                  <w:pPr>
                    <w:pStyle w:val="Compact"/>
                    <w:jc w:val="center"/>
                  </w:pPr>
                  <w:r>
                    <w:t>-0.004</w:t>
                  </w:r>
                </w:p>
              </w:tc>
              <w:tc>
                <w:tcPr>
                  <w:tcW w:w="638" w:type="dxa"/>
                </w:tcPr>
                <w:p w14:paraId="1B798E93" w14:textId="77777777" w:rsidR="005E30AF" w:rsidRDefault="005E30AF" w:rsidP="00EB37BA">
                  <w:pPr>
                    <w:pStyle w:val="Compact"/>
                    <w:jc w:val="center"/>
                  </w:pPr>
                  <w:r>
                    <w:t>-0.55</w:t>
                  </w:r>
                </w:p>
              </w:tc>
            </w:tr>
            <w:tr w:rsidR="005E30AF" w14:paraId="6A7FB856" w14:textId="77777777" w:rsidTr="005E30AF">
              <w:tc>
                <w:tcPr>
                  <w:tcW w:w="2265" w:type="dxa"/>
                </w:tcPr>
                <w:p w14:paraId="608EFAD5" w14:textId="77777777" w:rsidR="005E30AF" w:rsidRPr="002713D7" w:rsidRDefault="005E30AF" w:rsidP="00EB37BA">
                  <w:pPr>
                    <w:pStyle w:val="Compact"/>
                    <w:jc w:val="center"/>
                    <w:rPr>
                      <w:b/>
                      <w:bCs/>
                    </w:rPr>
                  </w:pPr>
                  <w:r w:rsidRPr="002713D7">
                    <w:rPr>
                      <w:b/>
                      <w:bCs/>
                    </w:rPr>
                    <w:t>Gorard Segregation</w:t>
                  </w:r>
                </w:p>
              </w:tc>
              <w:tc>
                <w:tcPr>
                  <w:tcW w:w="780" w:type="dxa"/>
                </w:tcPr>
                <w:p w14:paraId="68399DBC" w14:textId="77777777" w:rsidR="005E30AF" w:rsidRDefault="005E30AF" w:rsidP="00EB37BA">
                  <w:pPr>
                    <w:pStyle w:val="Compact"/>
                  </w:pPr>
                </w:p>
              </w:tc>
              <w:tc>
                <w:tcPr>
                  <w:tcW w:w="636" w:type="dxa"/>
                </w:tcPr>
                <w:p w14:paraId="056525C5" w14:textId="77777777" w:rsidR="005E30AF" w:rsidRDefault="005E30AF" w:rsidP="00EB37BA">
                  <w:pPr>
                    <w:pStyle w:val="Compact"/>
                  </w:pPr>
                </w:p>
              </w:tc>
              <w:tc>
                <w:tcPr>
                  <w:tcW w:w="639" w:type="dxa"/>
                </w:tcPr>
                <w:p w14:paraId="14669C55" w14:textId="77777777" w:rsidR="005E30AF" w:rsidRDefault="005E30AF" w:rsidP="00EB37BA">
                  <w:pPr>
                    <w:pStyle w:val="Compact"/>
                  </w:pPr>
                </w:p>
              </w:tc>
              <w:tc>
                <w:tcPr>
                  <w:tcW w:w="637" w:type="dxa"/>
                </w:tcPr>
                <w:p w14:paraId="3F883156" w14:textId="77777777" w:rsidR="005E30AF" w:rsidRDefault="005E30AF" w:rsidP="00EB37BA">
                  <w:pPr>
                    <w:pStyle w:val="Compact"/>
                  </w:pPr>
                </w:p>
              </w:tc>
              <w:tc>
                <w:tcPr>
                  <w:tcW w:w="638" w:type="dxa"/>
                </w:tcPr>
                <w:p w14:paraId="66D97C84" w14:textId="77777777" w:rsidR="005E30AF" w:rsidRDefault="005E30AF" w:rsidP="00EB37BA">
                  <w:pPr>
                    <w:pStyle w:val="Compact"/>
                  </w:pPr>
                </w:p>
              </w:tc>
              <w:tc>
                <w:tcPr>
                  <w:tcW w:w="637" w:type="dxa"/>
                </w:tcPr>
                <w:p w14:paraId="408AD0B6" w14:textId="77777777" w:rsidR="005E30AF" w:rsidRDefault="005E30AF" w:rsidP="00EB37BA">
                  <w:pPr>
                    <w:pStyle w:val="Compact"/>
                  </w:pPr>
                </w:p>
              </w:tc>
              <w:tc>
                <w:tcPr>
                  <w:tcW w:w="638" w:type="dxa"/>
                </w:tcPr>
                <w:p w14:paraId="28759A27" w14:textId="77777777" w:rsidR="005E30AF" w:rsidRDefault="005E30AF" w:rsidP="00EB37BA">
                  <w:pPr>
                    <w:pStyle w:val="Compact"/>
                    <w:jc w:val="center"/>
                  </w:pPr>
                  <w:r>
                    <w:t>0.075 **</w:t>
                  </w:r>
                </w:p>
              </w:tc>
              <w:tc>
                <w:tcPr>
                  <w:tcW w:w="638" w:type="dxa"/>
                </w:tcPr>
                <w:p w14:paraId="42A7A14F" w14:textId="77777777" w:rsidR="005E30AF" w:rsidRDefault="005E30AF" w:rsidP="00EB37BA">
                  <w:pPr>
                    <w:pStyle w:val="Compact"/>
                    <w:jc w:val="center"/>
                  </w:pPr>
                  <w:r>
                    <w:t>2.84</w:t>
                  </w:r>
                </w:p>
              </w:tc>
              <w:tc>
                <w:tcPr>
                  <w:tcW w:w="637" w:type="dxa"/>
                </w:tcPr>
                <w:p w14:paraId="33E4370E" w14:textId="77777777" w:rsidR="005E30AF" w:rsidRDefault="005E30AF" w:rsidP="00EB37BA">
                  <w:pPr>
                    <w:pStyle w:val="Compact"/>
                    <w:jc w:val="center"/>
                  </w:pPr>
                  <w:r>
                    <w:t>0.026</w:t>
                  </w:r>
                </w:p>
              </w:tc>
              <w:tc>
                <w:tcPr>
                  <w:tcW w:w="638" w:type="dxa"/>
                </w:tcPr>
                <w:p w14:paraId="5520E861" w14:textId="77777777" w:rsidR="005E30AF" w:rsidRDefault="005E30AF" w:rsidP="00EB37BA">
                  <w:pPr>
                    <w:pStyle w:val="Compact"/>
                    <w:jc w:val="center"/>
                  </w:pPr>
                  <w:r>
                    <w:t>0.58</w:t>
                  </w:r>
                </w:p>
              </w:tc>
            </w:tr>
            <w:tr w:rsidR="005E30AF" w14:paraId="0AA1FC7A" w14:textId="77777777" w:rsidTr="005E30AF">
              <w:tc>
                <w:tcPr>
                  <w:tcW w:w="2265" w:type="dxa"/>
                </w:tcPr>
                <w:p w14:paraId="40CFB90C" w14:textId="77777777" w:rsidR="005E30AF" w:rsidRPr="002713D7" w:rsidRDefault="005E30AF" w:rsidP="00EB37BA">
                  <w:pPr>
                    <w:pStyle w:val="Compact"/>
                    <w:jc w:val="center"/>
                    <w:rPr>
                      <w:b/>
                      <w:bCs/>
                    </w:rPr>
                  </w:pPr>
                  <w:r w:rsidRPr="002713D7">
                    <w:rPr>
                      <w:b/>
                      <w:bCs/>
                    </w:rPr>
                    <w:t>Teacher Retention</w:t>
                  </w:r>
                </w:p>
              </w:tc>
              <w:tc>
                <w:tcPr>
                  <w:tcW w:w="780" w:type="dxa"/>
                </w:tcPr>
                <w:p w14:paraId="7BFADA39" w14:textId="77777777" w:rsidR="005E30AF" w:rsidRDefault="005E30AF" w:rsidP="00EB37BA">
                  <w:pPr>
                    <w:pStyle w:val="Compact"/>
                  </w:pPr>
                </w:p>
              </w:tc>
              <w:tc>
                <w:tcPr>
                  <w:tcW w:w="636" w:type="dxa"/>
                </w:tcPr>
                <w:p w14:paraId="6192A6E1" w14:textId="77777777" w:rsidR="005E30AF" w:rsidRDefault="005E30AF" w:rsidP="00EB37BA">
                  <w:pPr>
                    <w:pStyle w:val="Compact"/>
                  </w:pPr>
                </w:p>
              </w:tc>
              <w:tc>
                <w:tcPr>
                  <w:tcW w:w="639" w:type="dxa"/>
                </w:tcPr>
                <w:p w14:paraId="5218EE6A" w14:textId="77777777" w:rsidR="005E30AF" w:rsidRDefault="005E30AF" w:rsidP="00EB37BA">
                  <w:pPr>
                    <w:pStyle w:val="Compact"/>
                  </w:pPr>
                </w:p>
              </w:tc>
              <w:tc>
                <w:tcPr>
                  <w:tcW w:w="637" w:type="dxa"/>
                </w:tcPr>
                <w:p w14:paraId="217F28D5" w14:textId="77777777" w:rsidR="005E30AF" w:rsidRDefault="005E30AF" w:rsidP="00EB37BA">
                  <w:pPr>
                    <w:pStyle w:val="Compact"/>
                  </w:pPr>
                </w:p>
              </w:tc>
              <w:tc>
                <w:tcPr>
                  <w:tcW w:w="638" w:type="dxa"/>
                </w:tcPr>
                <w:p w14:paraId="264E426E" w14:textId="77777777" w:rsidR="005E30AF" w:rsidRDefault="005E30AF" w:rsidP="00EB37BA">
                  <w:pPr>
                    <w:pStyle w:val="Compact"/>
                  </w:pPr>
                </w:p>
              </w:tc>
              <w:tc>
                <w:tcPr>
                  <w:tcW w:w="637" w:type="dxa"/>
                </w:tcPr>
                <w:p w14:paraId="235741A4" w14:textId="77777777" w:rsidR="005E30AF" w:rsidRDefault="005E30AF" w:rsidP="00EB37BA">
                  <w:pPr>
                    <w:pStyle w:val="Compact"/>
                  </w:pPr>
                </w:p>
              </w:tc>
              <w:tc>
                <w:tcPr>
                  <w:tcW w:w="638" w:type="dxa"/>
                </w:tcPr>
                <w:p w14:paraId="657DF596" w14:textId="77777777" w:rsidR="005E30AF" w:rsidRDefault="005E30AF" w:rsidP="00EB37BA">
                  <w:pPr>
                    <w:pStyle w:val="Compact"/>
                    <w:jc w:val="center"/>
                  </w:pPr>
                  <w:r>
                    <w:t>0.001 ***</w:t>
                  </w:r>
                </w:p>
              </w:tc>
              <w:tc>
                <w:tcPr>
                  <w:tcW w:w="638" w:type="dxa"/>
                </w:tcPr>
                <w:p w14:paraId="2C43607F" w14:textId="77777777" w:rsidR="005E30AF" w:rsidRDefault="005E30AF" w:rsidP="00EB37BA">
                  <w:pPr>
                    <w:pStyle w:val="Compact"/>
                    <w:jc w:val="center"/>
                  </w:pPr>
                  <w:r>
                    <w:t>11.66</w:t>
                  </w:r>
                </w:p>
              </w:tc>
              <w:tc>
                <w:tcPr>
                  <w:tcW w:w="637" w:type="dxa"/>
                </w:tcPr>
                <w:p w14:paraId="2FD9BC48" w14:textId="77777777" w:rsidR="005E30AF" w:rsidRDefault="005E30AF" w:rsidP="00EB37BA">
                  <w:pPr>
                    <w:pStyle w:val="Compact"/>
                    <w:jc w:val="center"/>
                  </w:pPr>
                  <w:r>
                    <w:t>0.000 ***</w:t>
                  </w:r>
                </w:p>
              </w:tc>
              <w:tc>
                <w:tcPr>
                  <w:tcW w:w="638" w:type="dxa"/>
                </w:tcPr>
                <w:p w14:paraId="4F18EF52" w14:textId="77777777" w:rsidR="005E30AF" w:rsidRDefault="005E30AF" w:rsidP="00EB37BA">
                  <w:pPr>
                    <w:pStyle w:val="Compact"/>
                    <w:jc w:val="center"/>
                  </w:pPr>
                  <w:r>
                    <w:t>8.99</w:t>
                  </w:r>
                </w:p>
              </w:tc>
            </w:tr>
            <w:tr w:rsidR="005E30AF" w14:paraId="7A9D28ED" w14:textId="77777777" w:rsidTr="005E30AF">
              <w:tc>
                <w:tcPr>
                  <w:tcW w:w="2265" w:type="dxa"/>
                </w:tcPr>
                <w:p w14:paraId="035F8614" w14:textId="77777777" w:rsidR="005E30AF" w:rsidRPr="002713D7" w:rsidRDefault="005E30AF" w:rsidP="00EB37BA">
                  <w:pPr>
                    <w:pStyle w:val="Compact"/>
                    <w:jc w:val="center"/>
                    <w:rPr>
                      <w:b/>
                      <w:bCs/>
                    </w:rPr>
                  </w:pPr>
                  <w:r w:rsidRPr="002713D7">
                    <w:rPr>
                      <w:b/>
                      <w:bCs/>
                    </w:rPr>
                    <w:t>Leadership Pay %</w:t>
                  </w:r>
                </w:p>
              </w:tc>
              <w:tc>
                <w:tcPr>
                  <w:tcW w:w="780" w:type="dxa"/>
                </w:tcPr>
                <w:p w14:paraId="02A751C3" w14:textId="77777777" w:rsidR="005E30AF" w:rsidRDefault="005E30AF" w:rsidP="00EB37BA">
                  <w:pPr>
                    <w:pStyle w:val="Compact"/>
                  </w:pPr>
                </w:p>
              </w:tc>
              <w:tc>
                <w:tcPr>
                  <w:tcW w:w="636" w:type="dxa"/>
                </w:tcPr>
                <w:p w14:paraId="67F8448F" w14:textId="77777777" w:rsidR="005E30AF" w:rsidRDefault="005E30AF" w:rsidP="00EB37BA">
                  <w:pPr>
                    <w:pStyle w:val="Compact"/>
                  </w:pPr>
                </w:p>
              </w:tc>
              <w:tc>
                <w:tcPr>
                  <w:tcW w:w="639" w:type="dxa"/>
                </w:tcPr>
                <w:p w14:paraId="3A6B0DED" w14:textId="77777777" w:rsidR="005E30AF" w:rsidRDefault="005E30AF" w:rsidP="00EB37BA">
                  <w:pPr>
                    <w:pStyle w:val="Compact"/>
                  </w:pPr>
                </w:p>
              </w:tc>
              <w:tc>
                <w:tcPr>
                  <w:tcW w:w="637" w:type="dxa"/>
                </w:tcPr>
                <w:p w14:paraId="3801FDC3" w14:textId="77777777" w:rsidR="005E30AF" w:rsidRDefault="005E30AF" w:rsidP="00EB37BA">
                  <w:pPr>
                    <w:pStyle w:val="Compact"/>
                  </w:pPr>
                </w:p>
              </w:tc>
              <w:tc>
                <w:tcPr>
                  <w:tcW w:w="638" w:type="dxa"/>
                </w:tcPr>
                <w:p w14:paraId="3F70F250" w14:textId="77777777" w:rsidR="005E30AF" w:rsidRDefault="005E30AF" w:rsidP="00EB37BA">
                  <w:pPr>
                    <w:pStyle w:val="Compact"/>
                  </w:pPr>
                </w:p>
              </w:tc>
              <w:tc>
                <w:tcPr>
                  <w:tcW w:w="637" w:type="dxa"/>
                </w:tcPr>
                <w:p w14:paraId="6B0CC40C" w14:textId="77777777" w:rsidR="005E30AF" w:rsidRDefault="005E30AF" w:rsidP="00EB37BA">
                  <w:pPr>
                    <w:pStyle w:val="Compact"/>
                  </w:pPr>
                </w:p>
              </w:tc>
              <w:tc>
                <w:tcPr>
                  <w:tcW w:w="638" w:type="dxa"/>
                </w:tcPr>
                <w:p w14:paraId="63C9EA28" w14:textId="77777777" w:rsidR="005E30AF" w:rsidRDefault="005E30AF" w:rsidP="00EB37BA">
                  <w:pPr>
                    <w:pStyle w:val="Compact"/>
                    <w:jc w:val="center"/>
                  </w:pPr>
                  <w:r>
                    <w:t>-0.001 ***</w:t>
                  </w:r>
                </w:p>
              </w:tc>
              <w:tc>
                <w:tcPr>
                  <w:tcW w:w="638" w:type="dxa"/>
                </w:tcPr>
                <w:p w14:paraId="5428ECA7" w14:textId="77777777" w:rsidR="005E30AF" w:rsidRDefault="005E30AF" w:rsidP="00EB37BA">
                  <w:pPr>
                    <w:pStyle w:val="Compact"/>
                    <w:jc w:val="center"/>
                  </w:pPr>
                  <w:r>
                    <w:t>-5.45</w:t>
                  </w:r>
                </w:p>
              </w:tc>
              <w:tc>
                <w:tcPr>
                  <w:tcW w:w="637" w:type="dxa"/>
                </w:tcPr>
                <w:p w14:paraId="410BA0A1" w14:textId="77777777" w:rsidR="005E30AF" w:rsidRDefault="005E30AF" w:rsidP="00EB37BA">
                  <w:pPr>
                    <w:pStyle w:val="Compact"/>
                    <w:jc w:val="center"/>
                  </w:pPr>
                  <w:r>
                    <w:t>-0.001 ***</w:t>
                  </w:r>
                </w:p>
              </w:tc>
              <w:tc>
                <w:tcPr>
                  <w:tcW w:w="638" w:type="dxa"/>
                </w:tcPr>
                <w:p w14:paraId="761E11C8" w14:textId="77777777" w:rsidR="005E30AF" w:rsidRDefault="005E30AF" w:rsidP="00EB37BA">
                  <w:pPr>
                    <w:pStyle w:val="Compact"/>
                    <w:jc w:val="center"/>
                  </w:pPr>
                  <w:r>
                    <w:t>-4.52</w:t>
                  </w:r>
                </w:p>
              </w:tc>
            </w:tr>
            <w:tr w:rsidR="005E30AF" w14:paraId="602EC508" w14:textId="77777777" w:rsidTr="005E30AF">
              <w:tc>
                <w:tcPr>
                  <w:tcW w:w="2265" w:type="dxa"/>
                </w:tcPr>
                <w:p w14:paraId="7A38154A" w14:textId="77777777" w:rsidR="005E30AF" w:rsidRPr="002713D7" w:rsidRDefault="005E30AF" w:rsidP="00EB37BA">
                  <w:pPr>
                    <w:pStyle w:val="Compact"/>
                    <w:jc w:val="center"/>
                    <w:rPr>
                      <w:b/>
                      <w:bCs/>
                    </w:rPr>
                  </w:pPr>
                  <w:r w:rsidRPr="002713D7">
                    <w:rPr>
                      <w:b/>
                      <w:bCs/>
                    </w:rPr>
                    <w:t>log(Teacher Sickness)</w:t>
                  </w:r>
                </w:p>
              </w:tc>
              <w:tc>
                <w:tcPr>
                  <w:tcW w:w="780" w:type="dxa"/>
                </w:tcPr>
                <w:p w14:paraId="5495A833" w14:textId="77777777" w:rsidR="005E30AF" w:rsidRDefault="005E30AF" w:rsidP="00EB37BA">
                  <w:pPr>
                    <w:pStyle w:val="Compact"/>
                  </w:pPr>
                </w:p>
              </w:tc>
              <w:tc>
                <w:tcPr>
                  <w:tcW w:w="636" w:type="dxa"/>
                </w:tcPr>
                <w:p w14:paraId="0C629129" w14:textId="77777777" w:rsidR="005E30AF" w:rsidRDefault="005E30AF" w:rsidP="00EB37BA">
                  <w:pPr>
                    <w:pStyle w:val="Compact"/>
                  </w:pPr>
                </w:p>
              </w:tc>
              <w:tc>
                <w:tcPr>
                  <w:tcW w:w="639" w:type="dxa"/>
                </w:tcPr>
                <w:p w14:paraId="3C678333" w14:textId="77777777" w:rsidR="005E30AF" w:rsidRDefault="005E30AF" w:rsidP="00EB37BA">
                  <w:pPr>
                    <w:pStyle w:val="Compact"/>
                  </w:pPr>
                </w:p>
              </w:tc>
              <w:tc>
                <w:tcPr>
                  <w:tcW w:w="637" w:type="dxa"/>
                </w:tcPr>
                <w:p w14:paraId="6A2102EF" w14:textId="77777777" w:rsidR="005E30AF" w:rsidRDefault="005E30AF" w:rsidP="00EB37BA">
                  <w:pPr>
                    <w:pStyle w:val="Compact"/>
                  </w:pPr>
                </w:p>
              </w:tc>
              <w:tc>
                <w:tcPr>
                  <w:tcW w:w="638" w:type="dxa"/>
                </w:tcPr>
                <w:p w14:paraId="0F7A68A3" w14:textId="77777777" w:rsidR="005E30AF" w:rsidRDefault="005E30AF" w:rsidP="00EB37BA">
                  <w:pPr>
                    <w:pStyle w:val="Compact"/>
                  </w:pPr>
                </w:p>
              </w:tc>
              <w:tc>
                <w:tcPr>
                  <w:tcW w:w="637" w:type="dxa"/>
                </w:tcPr>
                <w:p w14:paraId="660CF893" w14:textId="77777777" w:rsidR="005E30AF" w:rsidRDefault="005E30AF" w:rsidP="00EB37BA">
                  <w:pPr>
                    <w:pStyle w:val="Compact"/>
                  </w:pPr>
                </w:p>
              </w:tc>
              <w:tc>
                <w:tcPr>
                  <w:tcW w:w="638" w:type="dxa"/>
                </w:tcPr>
                <w:p w14:paraId="1AA9048F" w14:textId="77777777" w:rsidR="005E30AF" w:rsidRDefault="005E30AF" w:rsidP="00EB37BA">
                  <w:pPr>
                    <w:pStyle w:val="Compact"/>
                    <w:jc w:val="center"/>
                  </w:pPr>
                  <w:r>
                    <w:t>-0.013 ***</w:t>
                  </w:r>
                </w:p>
              </w:tc>
              <w:tc>
                <w:tcPr>
                  <w:tcW w:w="638" w:type="dxa"/>
                </w:tcPr>
                <w:p w14:paraId="61209DAA" w14:textId="77777777" w:rsidR="005E30AF" w:rsidRDefault="005E30AF" w:rsidP="00EB37BA">
                  <w:pPr>
                    <w:pStyle w:val="Compact"/>
                    <w:jc w:val="center"/>
                  </w:pPr>
                  <w:r>
                    <w:t>-5.20</w:t>
                  </w:r>
                </w:p>
              </w:tc>
              <w:tc>
                <w:tcPr>
                  <w:tcW w:w="637" w:type="dxa"/>
                </w:tcPr>
                <w:p w14:paraId="3B4D7A0B" w14:textId="77777777" w:rsidR="005E30AF" w:rsidRDefault="005E30AF" w:rsidP="00EB37BA">
                  <w:pPr>
                    <w:pStyle w:val="Compact"/>
                    <w:jc w:val="center"/>
                  </w:pPr>
                  <w:r>
                    <w:t>-0.013 ***</w:t>
                  </w:r>
                </w:p>
              </w:tc>
              <w:tc>
                <w:tcPr>
                  <w:tcW w:w="638" w:type="dxa"/>
                </w:tcPr>
                <w:p w14:paraId="264FD86E" w14:textId="77777777" w:rsidR="005E30AF" w:rsidRDefault="005E30AF" w:rsidP="00EB37BA">
                  <w:pPr>
                    <w:pStyle w:val="Compact"/>
                    <w:jc w:val="center"/>
                  </w:pPr>
                  <w:r>
                    <w:t>-5.69</w:t>
                  </w:r>
                </w:p>
              </w:tc>
            </w:tr>
            <w:tr w:rsidR="005E30AF" w14:paraId="3FCDD54F" w14:textId="77777777" w:rsidTr="005E30AF">
              <w:tc>
                <w:tcPr>
                  <w:tcW w:w="2265" w:type="dxa"/>
                </w:tcPr>
                <w:p w14:paraId="7D49B246" w14:textId="77777777" w:rsidR="005E30AF" w:rsidRPr="002713D7" w:rsidRDefault="005E30AF" w:rsidP="00EB37BA">
                  <w:pPr>
                    <w:pStyle w:val="Compact"/>
                    <w:jc w:val="center"/>
                    <w:rPr>
                      <w:b/>
                      <w:bCs/>
                    </w:rPr>
                  </w:pPr>
                  <w:r w:rsidRPr="002713D7">
                    <w:rPr>
                      <w:b/>
                      <w:bCs/>
                    </w:rPr>
                    <w:t>Random effects</w:t>
                  </w:r>
                </w:p>
              </w:tc>
              <w:tc>
                <w:tcPr>
                  <w:tcW w:w="780" w:type="dxa"/>
                </w:tcPr>
                <w:p w14:paraId="0F4916A0" w14:textId="77777777" w:rsidR="005E30AF" w:rsidRDefault="005E30AF" w:rsidP="00EB37BA">
                  <w:pPr>
                    <w:pStyle w:val="Compact"/>
                  </w:pPr>
                </w:p>
              </w:tc>
              <w:tc>
                <w:tcPr>
                  <w:tcW w:w="636" w:type="dxa"/>
                </w:tcPr>
                <w:p w14:paraId="01F5C0E2" w14:textId="77777777" w:rsidR="005E30AF" w:rsidRDefault="005E30AF" w:rsidP="00EB37BA">
                  <w:pPr>
                    <w:pStyle w:val="Compact"/>
                  </w:pPr>
                </w:p>
              </w:tc>
              <w:tc>
                <w:tcPr>
                  <w:tcW w:w="639" w:type="dxa"/>
                </w:tcPr>
                <w:p w14:paraId="4BF55FE3" w14:textId="77777777" w:rsidR="005E30AF" w:rsidRDefault="005E30AF" w:rsidP="00EB37BA">
                  <w:pPr>
                    <w:pStyle w:val="Compact"/>
                  </w:pPr>
                </w:p>
              </w:tc>
              <w:tc>
                <w:tcPr>
                  <w:tcW w:w="637" w:type="dxa"/>
                </w:tcPr>
                <w:p w14:paraId="1F6C73BE" w14:textId="77777777" w:rsidR="005E30AF" w:rsidRDefault="005E30AF" w:rsidP="00EB37BA">
                  <w:pPr>
                    <w:pStyle w:val="Compact"/>
                  </w:pPr>
                </w:p>
              </w:tc>
              <w:tc>
                <w:tcPr>
                  <w:tcW w:w="638" w:type="dxa"/>
                </w:tcPr>
                <w:p w14:paraId="1EA0F633" w14:textId="77777777" w:rsidR="005E30AF" w:rsidRDefault="005E30AF" w:rsidP="00EB37BA">
                  <w:pPr>
                    <w:pStyle w:val="Compact"/>
                  </w:pPr>
                </w:p>
              </w:tc>
              <w:tc>
                <w:tcPr>
                  <w:tcW w:w="637" w:type="dxa"/>
                </w:tcPr>
                <w:p w14:paraId="2011C285" w14:textId="77777777" w:rsidR="005E30AF" w:rsidRDefault="005E30AF" w:rsidP="00EB37BA">
                  <w:pPr>
                    <w:pStyle w:val="Compact"/>
                  </w:pPr>
                </w:p>
              </w:tc>
              <w:tc>
                <w:tcPr>
                  <w:tcW w:w="638" w:type="dxa"/>
                </w:tcPr>
                <w:p w14:paraId="64602070" w14:textId="77777777" w:rsidR="005E30AF" w:rsidRDefault="005E30AF" w:rsidP="00EB37BA">
                  <w:pPr>
                    <w:pStyle w:val="Compact"/>
                  </w:pPr>
                </w:p>
              </w:tc>
              <w:tc>
                <w:tcPr>
                  <w:tcW w:w="638" w:type="dxa"/>
                </w:tcPr>
                <w:p w14:paraId="56C94466" w14:textId="77777777" w:rsidR="005E30AF" w:rsidRDefault="005E30AF" w:rsidP="00EB37BA">
                  <w:pPr>
                    <w:pStyle w:val="Compact"/>
                  </w:pPr>
                </w:p>
              </w:tc>
              <w:tc>
                <w:tcPr>
                  <w:tcW w:w="637" w:type="dxa"/>
                </w:tcPr>
                <w:p w14:paraId="0251E37C" w14:textId="77777777" w:rsidR="005E30AF" w:rsidRDefault="005E30AF" w:rsidP="00EB37BA">
                  <w:pPr>
                    <w:pStyle w:val="Compact"/>
                  </w:pPr>
                </w:p>
              </w:tc>
              <w:tc>
                <w:tcPr>
                  <w:tcW w:w="638" w:type="dxa"/>
                </w:tcPr>
                <w:p w14:paraId="1A90CB24" w14:textId="77777777" w:rsidR="005E30AF" w:rsidRDefault="005E30AF" w:rsidP="00EB37BA">
                  <w:pPr>
                    <w:pStyle w:val="Compact"/>
                  </w:pPr>
                </w:p>
              </w:tc>
            </w:tr>
            <w:tr w:rsidR="005E30AF" w14:paraId="0904D026" w14:textId="77777777" w:rsidTr="005E30AF">
              <w:tc>
                <w:tcPr>
                  <w:tcW w:w="2265" w:type="dxa"/>
                </w:tcPr>
                <w:p w14:paraId="567D0F24" w14:textId="77777777" w:rsidR="005E30AF" w:rsidRPr="002713D7" w:rsidRDefault="005E30AF" w:rsidP="00EB37BA">
                  <w:pPr>
                    <w:pStyle w:val="Compact"/>
                    <w:jc w:val="center"/>
                    <w:rPr>
                      <w:b/>
                      <w:bCs/>
                    </w:rPr>
                  </w:pPr>
                  <w:r w:rsidRPr="002713D7">
                    <w:rPr>
                      <w:b/>
                      <w:bCs/>
                    </w:rPr>
                    <w:t>Year</w:t>
                  </w:r>
                </w:p>
              </w:tc>
              <w:tc>
                <w:tcPr>
                  <w:tcW w:w="780" w:type="dxa"/>
                </w:tcPr>
                <w:p w14:paraId="16BAB0F2" w14:textId="77777777" w:rsidR="005E30AF" w:rsidRDefault="005E30AF" w:rsidP="00EB37BA">
                  <w:pPr>
                    <w:pStyle w:val="Compact"/>
                  </w:pPr>
                </w:p>
              </w:tc>
              <w:tc>
                <w:tcPr>
                  <w:tcW w:w="636" w:type="dxa"/>
                </w:tcPr>
                <w:p w14:paraId="1322F7BA" w14:textId="77777777" w:rsidR="005E30AF" w:rsidRDefault="005E30AF" w:rsidP="00EB37BA">
                  <w:pPr>
                    <w:pStyle w:val="Compact"/>
                  </w:pPr>
                </w:p>
              </w:tc>
              <w:tc>
                <w:tcPr>
                  <w:tcW w:w="639" w:type="dxa"/>
                </w:tcPr>
                <w:p w14:paraId="3F865CCF" w14:textId="77777777" w:rsidR="005E30AF" w:rsidRDefault="005E30AF" w:rsidP="00EB37BA">
                  <w:pPr>
                    <w:pStyle w:val="Compact"/>
                  </w:pPr>
                </w:p>
              </w:tc>
              <w:tc>
                <w:tcPr>
                  <w:tcW w:w="637" w:type="dxa"/>
                </w:tcPr>
                <w:p w14:paraId="20A33A8E" w14:textId="77777777" w:rsidR="005E30AF" w:rsidRDefault="005E30AF" w:rsidP="00EB37BA">
                  <w:pPr>
                    <w:pStyle w:val="Compact"/>
                  </w:pPr>
                </w:p>
              </w:tc>
              <w:tc>
                <w:tcPr>
                  <w:tcW w:w="638" w:type="dxa"/>
                </w:tcPr>
                <w:p w14:paraId="310A2CC2" w14:textId="77777777" w:rsidR="005E30AF" w:rsidRDefault="005E30AF" w:rsidP="00EB37BA">
                  <w:pPr>
                    <w:pStyle w:val="Compact"/>
                  </w:pPr>
                </w:p>
              </w:tc>
              <w:tc>
                <w:tcPr>
                  <w:tcW w:w="637" w:type="dxa"/>
                </w:tcPr>
                <w:p w14:paraId="6E63D9C7" w14:textId="77777777" w:rsidR="005E30AF" w:rsidRDefault="005E30AF" w:rsidP="00EB37BA">
                  <w:pPr>
                    <w:pStyle w:val="Compact"/>
                  </w:pPr>
                </w:p>
              </w:tc>
              <w:tc>
                <w:tcPr>
                  <w:tcW w:w="638" w:type="dxa"/>
                </w:tcPr>
                <w:p w14:paraId="07A69631" w14:textId="77777777" w:rsidR="005E30AF" w:rsidRDefault="005E30AF" w:rsidP="00EB37BA">
                  <w:pPr>
                    <w:pStyle w:val="Compact"/>
                  </w:pPr>
                </w:p>
              </w:tc>
              <w:tc>
                <w:tcPr>
                  <w:tcW w:w="638" w:type="dxa"/>
                </w:tcPr>
                <w:p w14:paraId="1CDC82AF" w14:textId="77777777" w:rsidR="005E30AF" w:rsidRDefault="005E30AF" w:rsidP="00EB37BA">
                  <w:pPr>
                    <w:pStyle w:val="Compact"/>
                  </w:pPr>
                </w:p>
              </w:tc>
              <w:tc>
                <w:tcPr>
                  <w:tcW w:w="637" w:type="dxa"/>
                </w:tcPr>
                <w:p w14:paraId="528E45D8" w14:textId="77777777" w:rsidR="005E30AF" w:rsidRDefault="005E30AF" w:rsidP="00EB37BA">
                  <w:pPr>
                    <w:pStyle w:val="Compact"/>
                    <w:jc w:val="center"/>
                  </w:pPr>
                  <w:r>
                    <w:t>0.026</w:t>
                  </w:r>
                </w:p>
              </w:tc>
              <w:tc>
                <w:tcPr>
                  <w:tcW w:w="638" w:type="dxa"/>
                </w:tcPr>
                <w:p w14:paraId="371A5A3E" w14:textId="77777777" w:rsidR="005E30AF" w:rsidRDefault="005E30AF" w:rsidP="00EB37BA">
                  <w:pPr>
                    <w:pStyle w:val="Compact"/>
                    <w:jc w:val="center"/>
                  </w:pPr>
                  <w:r>
                    <w:t>(SD)</w:t>
                  </w:r>
                </w:p>
              </w:tc>
            </w:tr>
            <w:tr w:rsidR="005E30AF" w14:paraId="58A9B056" w14:textId="77777777" w:rsidTr="005E30AF">
              <w:tc>
                <w:tcPr>
                  <w:tcW w:w="2265" w:type="dxa"/>
                </w:tcPr>
                <w:p w14:paraId="18B1EA32" w14:textId="77777777" w:rsidR="005E30AF" w:rsidRPr="002713D7" w:rsidRDefault="005E30AF" w:rsidP="00EB37BA">
                  <w:pPr>
                    <w:pStyle w:val="Compact"/>
                    <w:jc w:val="center"/>
                    <w:rPr>
                      <w:b/>
                      <w:bCs/>
                    </w:rPr>
                  </w:pPr>
                  <w:r w:rsidRPr="002713D7">
                    <w:rPr>
                      <w:b/>
                      <w:bCs/>
                    </w:rPr>
                    <w:t>Ofsted rating</w:t>
                  </w:r>
                </w:p>
              </w:tc>
              <w:tc>
                <w:tcPr>
                  <w:tcW w:w="780" w:type="dxa"/>
                </w:tcPr>
                <w:p w14:paraId="7C722FF7" w14:textId="77777777" w:rsidR="005E30AF" w:rsidRDefault="005E30AF" w:rsidP="00EB37BA">
                  <w:pPr>
                    <w:pStyle w:val="Compact"/>
                  </w:pPr>
                </w:p>
              </w:tc>
              <w:tc>
                <w:tcPr>
                  <w:tcW w:w="636" w:type="dxa"/>
                </w:tcPr>
                <w:p w14:paraId="43A71296" w14:textId="77777777" w:rsidR="005E30AF" w:rsidRDefault="005E30AF" w:rsidP="00EB37BA">
                  <w:pPr>
                    <w:pStyle w:val="Compact"/>
                  </w:pPr>
                </w:p>
              </w:tc>
              <w:tc>
                <w:tcPr>
                  <w:tcW w:w="639" w:type="dxa"/>
                </w:tcPr>
                <w:p w14:paraId="7B80E812" w14:textId="77777777" w:rsidR="005E30AF" w:rsidRDefault="005E30AF" w:rsidP="00EB37BA">
                  <w:pPr>
                    <w:pStyle w:val="Compact"/>
                  </w:pPr>
                </w:p>
              </w:tc>
              <w:tc>
                <w:tcPr>
                  <w:tcW w:w="637" w:type="dxa"/>
                </w:tcPr>
                <w:p w14:paraId="1B53E3BE" w14:textId="77777777" w:rsidR="005E30AF" w:rsidRDefault="005E30AF" w:rsidP="00EB37BA">
                  <w:pPr>
                    <w:pStyle w:val="Compact"/>
                  </w:pPr>
                </w:p>
              </w:tc>
              <w:tc>
                <w:tcPr>
                  <w:tcW w:w="638" w:type="dxa"/>
                </w:tcPr>
                <w:p w14:paraId="7C54A465" w14:textId="77777777" w:rsidR="005E30AF" w:rsidRDefault="005E30AF" w:rsidP="00EB37BA">
                  <w:pPr>
                    <w:pStyle w:val="Compact"/>
                  </w:pPr>
                </w:p>
              </w:tc>
              <w:tc>
                <w:tcPr>
                  <w:tcW w:w="637" w:type="dxa"/>
                </w:tcPr>
                <w:p w14:paraId="5633B59E" w14:textId="77777777" w:rsidR="005E30AF" w:rsidRDefault="005E30AF" w:rsidP="00EB37BA">
                  <w:pPr>
                    <w:pStyle w:val="Compact"/>
                  </w:pPr>
                </w:p>
              </w:tc>
              <w:tc>
                <w:tcPr>
                  <w:tcW w:w="638" w:type="dxa"/>
                </w:tcPr>
                <w:p w14:paraId="18CB6337" w14:textId="77777777" w:rsidR="005E30AF" w:rsidRDefault="005E30AF" w:rsidP="00EB37BA">
                  <w:pPr>
                    <w:pStyle w:val="Compact"/>
                  </w:pPr>
                </w:p>
              </w:tc>
              <w:tc>
                <w:tcPr>
                  <w:tcW w:w="638" w:type="dxa"/>
                </w:tcPr>
                <w:p w14:paraId="4DA9EF46" w14:textId="77777777" w:rsidR="005E30AF" w:rsidRDefault="005E30AF" w:rsidP="00EB37BA">
                  <w:pPr>
                    <w:pStyle w:val="Compact"/>
                  </w:pPr>
                </w:p>
              </w:tc>
              <w:tc>
                <w:tcPr>
                  <w:tcW w:w="637" w:type="dxa"/>
                </w:tcPr>
                <w:p w14:paraId="0B4D3669" w14:textId="77777777" w:rsidR="005E30AF" w:rsidRDefault="005E30AF" w:rsidP="00EB37BA">
                  <w:pPr>
                    <w:pStyle w:val="Compact"/>
                    <w:jc w:val="center"/>
                  </w:pPr>
                  <w:r>
                    <w:t>0.014</w:t>
                  </w:r>
                </w:p>
              </w:tc>
              <w:tc>
                <w:tcPr>
                  <w:tcW w:w="638" w:type="dxa"/>
                </w:tcPr>
                <w:p w14:paraId="2C2D15CA" w14:textId="77777777" w:rsidR="005E30AF" w:rsidRDefault="005E30AF" w:rsidP="00EB37BA">
                  <w:pPr>
                    <w:pStyle w:val="Compact"/>
                    <w:jc w:val="center"/>
                  </w:pPr>
                  <w:r>
                    <w:t>(SD)</w:t>
                  </w:r>
                </w:p>
              </w:tc>
            </w:tr>
            <w:tr w:rsidR="005E30AF" w14:paraId="63C00223" w14:textId="77777777" w:rsidTr="005E30AF">
              <w:tc>
                <w:tcPr>
                  <w:tcW w:w="2265" w:type="dxa"/>
                </w:tcPr>
                <w:p w14:paraId="00DEB7CD" w14:textId="77777777" w:rsidR="005E30AF" w:rsidRPr="002713D7" w:rsidRDefault="005E30AF" w:rsidP="00EB37BA">
                  <w:pPr>
                    <w:pStyle w:val="Compact"/>
                    <w:jc w:val="center"/>
                    <w:rPr>
                      <w:b/>
                      <w:bCs/>
                    </w:rPr>
                  </w:pPr>
                  <w:r w:rsidRPr="002713D7">
                    <w:rPr>
                      <w:b/>
                      <w:bCs/>
                    </w:rPr>
                    <w:t>Region</w:t>
                  </w:r>
                </w:p>
              </w:tc>
              <w:tc>
                <w:tcPr>
                  <w:tcW w:w="780" w:type="dxa"/>
                </w:tcPr>
                <w:p w14:paraId="7B3DDDCE" w14:textId="77777777" w:rsidR="005E30AF" w:rsidRDefault="005E30AF" w:rsidP="00EB37BA">
                  <w:pPr>
                    <w:pStyle w:val="Compact"/>
                  </w:pPr>
                </w:p>
              </w:tc>
              <w:tc>
                <w:tcPr>
                  <w:tcW w:w="636" w:type="dxa"/>
                </w:tcPr>
                <w:p w14:paraId="0F7319BB" w14:textId="77777777" w:rsidR="005E30AF" w:rsidRDefault="005E30AF" w:rsidP="00EB37BA">
                  <w:pPr>
                    <w:pStyle w:val="Compact"/>
                  </w:pPr>
                </w:p>
              </w:tc>
              <w:tc>
                <w:tcPr>
                  <w:tcW w:w="639" w:type="dxa"/>
                </w:tcPr>
                <w:p w14:paraId="4DAEDD8B" w14:textId="77777777" w:rsidR="005E30AF" w:rsidRDefault="005E30AF" w:rsidP="00EB37BA">
                  <w:pPr>
                    <w:pStyle w:val="Compact"/>
                  </w:pPr>
                </w:p>
              </w:tc>
              <w:tc>
                <w:tcPr>
                  <w:tcW w:w="637" w:type="dxa"/>
                </w:tcPr>
                <w:p w14:paraId="487609B1" w14:textId="77777777" w:rsidR="005E30AF" w:rsidRDefault="005E30AF" w:rsidP="00EB37BA">
                  <w:pPr>
                    <w:pStyle w:val="Compact"/>
                  </w:pPr>
                </w:p>
              </w:tc>
              <w:tc>
                <w:tcPr>
                  <w:tcW w:w="638" w:type="dxa"/>
                </w:tcPr>
                <w:p w14:paraId="735EB03A" w14:textId="77777777" w:rsidR="005E30AF" w:rsidRDefault="005E30AF" w:rsidP="00EB37BA">
                  <w:pPr>
                    <w:pStyle w:val="Compact"/>
                  </w:pPr>
                </w:p>
              </w:tc>
              <w:tc>
                <w:tcPr>
                  <w:tcW w:w="637" w:type="dxa"/>
                </w:tcPr>
                <w:p w14:paraId="129B949D" w14:textId="77777777" w:rsidR="005E30AF" w:rsidRDefault="005E30AF" w:rsidP="00EB37BA">
                  <w:pPr>
                    <w:pStyle w:val="Compact"/>
                  </w:pPr>
                </w:p>
              </w:tc>
              <w:tc>
                <w:tcPr>
                  <w:tcW w:w="638" w:type="dxa"/>
                </w:tcPr>
                <w:p w14:paraId="75A1021B" w14:textId="77777777" w:rsidR="005E30AF" w:rsidRDefault="005E30AF" w:rsidP="00EB37BA">
                  <w:pPr>
                    <w:pStyle w:val="Compact"/>
                  </w:pPr>
                </w:p>
              </w:tc>
              <w:tc>
                <w:tcPr>
                  <w:tcW w:w="638" w:type="dxa"/>
                </w:tcPr>
                <w:p w14:paraId="3CDAB30E" w14:textId="77777777" w:rsidR="005E30AF" w:rsidRDefault="005E30AF" w:rsidP="00EB37BA">
                  <w:pPr>
                    <w:pStyle w:val="Compact"/>
                  </w:pPr>
                </w:p>
              </w:tc>
              <w:tc>
                <w:tcPr>
                  <w:tcW w:w="637" w:type="dxa"/>
                </w:tcPr>
                <w:p w14:paraId="2D13F3A2" w14:textId="77777777" w:rsidR="005E30AF" w:rsidRDefault="005E30AF" w:rsidP="00EB37BA">
                  <w:pPr>
                    <w:pStyle w:val="Compact"/>
                    <w:jc w:val="center"/>
                  </w:pPr>
                  <w:r>
                    <w:t>0.045</w:t>
                  </w:r>
                </w:p>
              </w:tc>
              <w:tc>
                <w:tcPr>
                  <w:tcW w:w="638" w:type="dxa"/>
                </w:tcPr>
                <w:p w14:paraId="717655A1" w14:textId="77777777" w:rsidR="005E30AF" w:rsidRDefault="005E30AF" w:rsidP="00EB37BA">
                  <w:pPr>
                    <w:pStyle w:val="Compact"/>
                    <w:jc w:val="center"/>
                  </w:pPr>
                  <w:r>
                    <w:t>(SD)</w:t>
                  </w:r>
                </w:p>
              </w:tc>
            </w:tr>
            <w:tr w:rsidR="005E30AF" w14:paraId="5B3FE4BD" w14:textId="77777777" w:rsidTr="005E30AF">
              <w:tc>
                <w:tcPr>
                  <w:tcW w:w="2265" w:type="dxa"/>
                </w:tcPr>
                <w:p w14:paraId="581EF445" w14:textId="77777777" w:rsidR="005E30AF" w:rsidRPr="002713D7" w:rsidRDefault="005E30AF" w:rsidP="00EB37BA">
                  <w:pPr>
                    <w:pStyle w:val="Compact"/>
                    <w:jc w:val="center"/>
                    <w:rPr>
                      <w:b/>
                      <w:bCs/>
                    </w:rPr>
                  </w:pPr>
                  <w:r w:rsidRPr="002713D7">
                    <w:rPr>
                      <w:b/>
                      <w:bCs/>
                    </w:rPr>
                    <w:t>LA (nested in region)</w:t>
                  </w:r>
                </w:p>
              </w:tc>
              <w:tc>
                <w:tcPr>
                  <w:tcW w:w="780" w:type="dxa"/>
                </w:tcPr>
                <w:p w14:paraId="368DE910" w14:textId="77777777" w:rsidR="005E30AF" w:rsidRDefault="005E30AF" w:rsidP="00EB37BA">
                  <w:pPr>
                    <w:pStyle w:val="Compact"/>
                  </w:pPr>
                </w:p>
              </w:tc>
              <w:tc>
                <w:tcPr>
                  <w:tcW w:w="636" w:type="dxa"/>
                </w:tcPr>
                <w:p w14:paraId="7D32D729" w14:textId="77777777" w:rsidR="005E30AF" w:rsidRDefault="005E30AF" w:rsidP="00EB37BA">
                  <w:pPr>
                    <w:pStyle w:val="Compact"/>
                  </w:pPr>
                </w:p>
              </w:tc>
              <w:tc>
                <w:tcPr>
                  <w:tcW w:w="639" w:type="dxa"/>
                </w:tcPr>
                <w:p w14:paraId="2275439F" w14:textId="77777777" w:rsidR="005E30AF" w:rsidRDefault="005E30AF" w:rsidP="00EB37BA">
                  <w:pPr>
                    <w:pStyle w:val="Compact"/>
                  </w:pPr>
                </w:p>
              </w:tc>
              <w:tc>
                <w:tcPr>
                  <w:tcW w:w="637" w:type="dxa"/>
                </w:tcPr>
                <w:p w14:paraId="07AFEAD4" w14:textId="77777777" w:rsidR="005E30AF" w:rsidRDefault="005E30AF" w:rsidP="00EB37BA">
                  <w:pPr>
                    <w:pStyle w:val="Compact"/>
                  </w:pPr>
                </w:p>
              </w:tc>
              <w:tc>
                <w:tcPr>
                  <w:tcW w:w="638" w:type="dxa"/>
                </w:tcPr>
                <w:p w14:paraId="02D0861C" w14:textId="77777777" w:rsidR="005E30AF" w:rsidRDefault="005E30AF" w:rsidP="00EB37BA">
                  <w:pPr>
                    <w:pStyle w:val="Compact"/>
                  </w:pPr>
                </w:p>
              </w:tc>
              <w:tc>
                <w:tcPr>
                  <w:tcW w:w="637" w:type="dxa"/>
                </w:tcPr>
                <w:p w14:paraId="14B59167" w14:textId="77777777" w:rsidR="005E30AF" w:rsidRDefault="005E30AF" w:rsidP="00EB37BA">
                  <w:pPr>
                    <w:pStyle w:val="Compact"/>
                  </w:pPr>
                </w:p>
              </w:tc>
              <w:tc>
                <w:tcPr>
                  <w:tcW w:w="638" w:type="dxa"/>
                </w:tcPr>
                <w:p w14:paraId="1497DCDD" w14:textId="77777777" w:rsidR="005E30AF" w:rsidRDefault="005E30AF" w:rsidP="00EB37BA">
                  <w:pPr>
                    <w:pStyle w:val="Compact"/>
                  </w:pPr>
                </w:p>
              </w:tc>
              <w:tc>
                <w:tcPr>
                  <w:tcW w:w="638" w:type="dxa"/>
                </w:tcPr>
                <w:p w14:paraId="2100B67F" w14:textId="77777777" w:rsidR="005E30AF" w:rsidRDefault="005E30AF" w:rsidP="00EB37BA">
                  <w:pPr>
                    <w:pStyle w:val="Compact"/>
                  </w:pPr>
                </w:p>
              </w:tc>
              <w:tc>
                <w:tcPr>
                  <w:tcW w:w="637" w:type="dxa"/>
                </w:tcPr>
                <w:p w14:paraId="3365E00F" w14:textId="77777777" w:rsidR="005E30AF" w:rsidRDefault="005E30AF" w:rsidP="00EB37BA">
                  <w:pPr>
                    <w:pStyle w:val="Compact"/>
                    <w:jc w:val="center"/>
                  </w:pPr>
                  <w:r>
                    <w:t>0.045</w:t>
                  </w:r>
                </w:p>
              </w:tc>
              <w:tc>
                <w:tcPr>
                  <w:tcW w:w="638" w:type="dxa"/>
                </w:tcPr>
                <w:p w14:paraId="66516295" w14:textId="77777777" w:rsidR="005E30AF" w:rsidRDefault="005E30AF" w:rsidP="00EB37BA">
                  <w:pPr>
                    <w:pStyle w:val="Compact"/>
                    <w:jc w:val="center"/>
                  </w:pPr>
                  <w:r>
                    <w:t>(SD)</w:t>
                  </w:r>
                </w:p>
              </w:tc>
            </w:tr>
            <w:tr w:rsidR="005E30AF" w14:paraId="0E9C0069" w14:textId="77777777" w:rsidTr="005E30AF">
              <w:tc>
                <w:tcPr>
                  <w:tcW w:w="2265" w:type="dxa"/>
                </w:tcPr>
                <w:p w14:paraId="3D37151B" w14:textId="77777777" w:rsidR="005E30AF" w:rsidRPr="002713D7" w:rsidRDefault="005E30AF" w:rsidP="00EB37BA">
                  <w:pPr>
                    <w:pStyle w:val="Compact"/>
                    <w:jc w:val="center"/>
                    <w:rPr>
                      <w:b/>
                      <w:bCs/>
                    </w:rPr>
                  </w:pPr>
                  <w:r w:rsidRPr="002713D7">
                    <w:rPr>
                      <w:b/>
                      <w:bCs/>
                    </w:rPr>
                    <w:t>Residual</w:t>
                  </w:r>
                </w:p>
              </w:tc>
              <w:tc>
                <w:tcPr>
                  <w:tcW w:w="780" w:type="dxa"/>
                </w:tcPr>
                <w:p w14:paraId="05317C9C" w14:textId="77777777" w:rsidR="005E30AF" w:rsidRDefault="005E30AF" w:rsidP="00EB37BA">
                  <w:pPr>
                    <w:pStyle w:val="Compact"/>
                  </w:pPr>
                </w:p>
              </w:tc>
              <w:tc>
                <w:tcPr>
                  <w:tcW w:w="636" w:type="dxa"/>
                </w:tcPr>
                <w:p w14:paraId="5686314E" w14:textId="77777777" w:rsidR="005E30AF" w:rsidRDefault="005E30AF" w:rsidP="00EB37BA">
                  <w:pPr>
                    <w:pStyle w:val="Compact"/>
                  </w:pPr>
                </w:p>
              </w:tc>
              <w:tc>
                <w:tcPr>
                  <w:tcW w:w="639" w:type="dxa"/>
                </w:tcPr>
                <w:p w14:paraId="751E65DC" w14:textId="77777777" w:rsidR="005E30AF" w:rsidRDefault="005E30AF" w:rsidP="00EB37BA">
                  <w:pPr>
                    <w:pStyle w:val="Compact"/>
                  </w:pPr>
                </w:p>
              </w:tc>
              <w:tc>
                <w:tcPr>
                  <w:tcW w:w="637" w:type="dxa"/>
                </w:tcPr>
                <w:p w14:paraId="2A3691AC" w14:textId="77777777" w:rsidR="005E30AF" w:rsidRDefault="005E30AF" w:rsidP="00EB37BA">
                  <w:pPr>
                    <w:pStyle w:val="Compact"/>
                  </w:pPr>
                </w:p>
              </w:tc>
              <w:tc>
                <w:tcPr>
                  <w:tcW w:w="638" w:type="dxa"/>
                </w:tcPr>
                <w:p w14:paraId="0A7F4AEE" w14:textId="77777777" w:rsidR="005E30AF" w:rsidRDefault="005E30AF" w:rsidP="00EB37BA">
                  <w:pPr>
                    <w:pStyle w:val="Compact"/>
                  </w:pPr>
                </w:p>
              </w:tc>
              <w:tc>
                <w:tcPr>
                  <w:tcW w:w="637" w:type="dxa"/>
                </w:tcPr>
                <w:p w14:paraId="506A3EF6" w14:textId="77777777" w:rsidR="005E30AF" w:rsidRDefault="005E30AF" w:rsidP="00EB37BA">
                  <w:pPr>
                    <w:pStyle w:val="Compact"/>
                  </w:pPr>
                </w:p>
              </w:tc>
              <w:tc>
                <w:tcPr>
                  <w:tcW w:w="638" w:type="dxa"/>
                </w:tcPr>
                <w:p w14:paraId="16FE4D8B" w14:textId="77777777" w:rsidR="005E30AF" w:rsidRDefault="005E30AF" w:rsidP="00EB37BA">
                  <w:pPr>
                    <w:pStyle w:val="Compact"/>
                  </w:pPr>
                </w:p>
              </w:tc>
              <w:tc>
                <w:tcPr>
                  <w:tcW w:w="638" w:type="dxa"/>
                </w:tcPr>
                <w:p w14:paraId="34F18FBC" w14:textId="77777777" w:rsidR="005E30AF" w:rsidRDefault="005E30AF" w:rsidP="00EB37BA">
                  <w:pPr>
                    <w:pStyle w:val="Compact"/>
                  </w:pPr>
                </w:p>
              </w:tc>
              <w:tc>
                <w:tcPr>
                  <w:tcW w:w="637" w:type="dxa"/>
                </w:tcPr>
                <w:p w14:paraId="3223E8A7" w14:textId="77777777" w:rsidR="005E30AF" w:rsidRDefault="005E30AF" w:rsidP="00EB37BA">
                  <w:pPr>
                    <w:pStyle w:val="Compact"/>
                    <w:jc w:val="center"/>
                  </w:pPr>
                  <w:r>
                    <w:t>0.092</w:t>
                  </w:r>
                </w:p>
              </w:tc>
              <w:tc>
                <w:tcPr>
                  <w:tcW w:w="638" w:type="dxa"/>
                </w:tcPr>
                <w:p w14:paraId="26A121D7" w14:textId="77777777" w:rsidR="005E30AF" w:rsidRDefault="005E30AF" w:rsidP="00EB37BA">
                  <w:pPr>
                    <w:pStyle w:val="Compact"/>
                    <w:jc w:val="center"/>
                  </w:pPr>
                  <w:r>
                    <w:t>(SD)</w:t>
                  </w:r>
                </w:p>
              </w:tc>
            </w:tr>
            <w:tr w:rsidR="005E30AF" w14:paraId="5084547C" w14:textId="77777777" w:rsidTr="005E30AF">
              <w:tc>
                <w:tcPr>
                  <w:tcW w:w="2265" w:type="dxa"/>
                </w:tcPr>
                <w:p w14:paraId="11C884AE" w14:textId="77777777" w:rsidR="005E30AF" w:rsidRPr="002713D7" w:rsidRDefault="005E30AF" w:rsidP="00EB37BA">
                  <w:pPr>
                    <w:pStyle w:val="Compact"/>
                    <w:rPr>
                      <w:b/>
                      <w:bCs/>
                    </w:rPr>
                  </w:pPr>
                </w:p>
              </w:tc>
              <w:tc>
                <w:tcPr>
                  <w:tcW w:w="780" w:type="dxa"/>
                </w:tcPr>
                <w:p w14:paraId="5496B418" w14:textId="77777777" w:rsidR="005E30AF" w:rsidRDefault="005E30AF" w:rsidP="00EB37BA">
                  <w:pPr>
                    <w:pStyle w:val="Compact"/>
                  </w:pPr>
                </w:p>
              </w:tc>
              <w:tc>
                <w:tcPr>
                  <w:tcW w:w="636" w:type="dxa"/>
                </w:tcPr>
                <w:p w14:paraId="3487CEFE" w14:textId="77777777" w:rsidR="005E30AF" w:rsidRDefault="005E30AF" w:rsidP="00EB37BA">
                  <w:pPr>
                    <w:pStyle w:val="Compact"/>
                  </w:pPr>
                </w:p>
              </w:tc>
              <w:tc>
                <w:tcPr>
                  <w:tcW w:w="639" w:type="dxa"/>
                </w:tcPr>
                <w:p w14:paraId="591CAAAF" w14:textId="77777777" w:rsidR="005E30AF" w:rsidRDefault="005E30AF" w:rsidP="00EB37BA">
                  <w:pPr>
                    <w:pStyle w:val="Compact"/>
                  </w:pPr>
                </w:p>
              </w:tc>
              <w:tc>
                <w:tcPr>
                  <w:tcW w:w="637" w:type="dxa"/>
                </w:tcPr>
                <w:p w14:paraId="3BCCCF32" w14:textId="77777777" w:rsidR="005E30AF" w:rsidRDefault="005E30AF" w:rsidP="00EB37BA">
                  <w:pPr>
                    <w:pStyle w:val="Compact"/>
                  </w:pPr>
                </w:p>
              </w:tc>
              <w:tc>
                <w:tcPr>
                  <w:tcW w:w="638" w:type="dxa"/>
                </w:tcPr>
                <w:p w14:paraId="3B357FEA" w14:textId="77777777" w:rsidR="005E30AF" w:rsidRDefault="005E30AF" w:rsidP="00EB37BA">
                  <w:pPr>
                    <w:pStyle w:val="Compact"/>
                  </w:pPr>
                </w:p>
              </w:tc>
              <w:tc>
                <w:tcPr>
                  <w:tcW w:w="637" w:type="dxa"/>
                </w:tcPr>
                <w:p w14:paraId="0E790A2E" w14:textId="77777777" w:rsidR="005E30AF" w:rsidRDefault="005E30AF" w:rsidP="00EB37BA">
                  <w:pPr>
                    <w:pStyle w:val="Compact"/>
                  </w:pPr>
                </w:p>
              </w:tc>
              <w:tc>
                <w:tcPr>
                  <w:tcW w:w="638" w:type="dxa"/>
                </w:tcPr>
                <w:p w14:paraId="548835D7" w14:textId="77777777" w:rsidR="005E30AF" w:rsidRDefault="005E30AF" w:rsidP="00EB37BA">
                  <w:pPr>
                    <w:pStyle w:val="Compact"/>
                  </w:pPr>
                </w:p>
              </w:tc>
              <w:tc>
                <w:tcPr>
                  <w:tcW w:w="638" w:type="dxa"/>
                </w:tcPr>
                <w:p w14:paraId="08865C9D" w14:textId="77777777" w:rsidR="005E30AF" w:rsidRDefault="005E30AF" w:rsidP="00EB37BA">
                  <w:pPr>
                    <w:pStyle w:val="Compact"/>
                  </w:pPr>
                </w:p>
              </w:tc>
              <w:tc>
                <w:tcPr>
                  <w:tcW w:w="637" w:type="dxa"/>
                </w:tcPr>
                <w:p w14:paraId="259BAEE8" w14:textId="77777777" w:rsidR="005E30AF" w:rsidRDefault="005E30AF" w:rsidP="00EB37BA">
                  <w:pPr>
                    <w:pStyle w:val="Compact"/>
                  </w:pPr>
                </w:p>
              </w:tc>
              <w:tc>
                <w:tcPr>
                  <w:tcW w:w="638" w:type="dxa"/>
                </w:tcPr>
                <w:p w14:paraId="6091B2C7" w14:textId="77777777" w:rsidR="005E30AF" w:rsidRDefault="005E30AF" w:rsidP="00EB37BA">
                  <w:pPr>
                    <w:pStyle w:val="Compact"/>
                  </w:pPr>
                </w:p>
              </w:tc>
            </w:tr>
            <w:tr w:rsidR="005E30AF" w14:paraId="06401095" w14:textId="77777777" w:rsidTr="005E30AF">
              <w:tc>
                <w:tcPr>
                  <w:tcW w:w="2265" w:type="dxa"/>
                </w:tcPr>
                <w:p w14:paraId="7FA9EADD" w14:textId="77777777" w:rsidR="005E30AF" w:rsidRPr="002713D7" w:rsidRDefault="005E30AF" w:rsidP="00EB37BA">
                  <w:pPr>
                    <w:pStyle w:val="Compact"/>
                    <w:jc w:val="center"/>
                    <w:rPr>
                      <w:b/>
                      <w:bCs/>
                    </w:rPr>
                  </w:pPr>
                  <w:r w:rsidRPr="002713D7">
                    <w:rPr>
                      <w:b/>
                      <w:bCs/>
                    </w:rPr>
                    <w:t>R²</w:t>
                  </w:r>
                </w:p>
              </w:tc>
              <w:tc>
                <w:tcPr>
                  <w:tcW w:w="780" w:type="dxa"/>
                </w:tcPr>
                <w:p w14:paraId="34A42DFA" w14:textId="77777777" w:rsidR="005E30AF" w:rsidRDefault="005E30AF" w:rsidP="00EB37BA">
                  <w:pPr>
                    <w:pStyle w:val="Compact"/>
                    <w:jc w:val="center"/>
                  </w:pPr>
                  <w:r>
                    <w:t>0.393</w:t>
                  </w:r>
                </w:p>
              </w:tc>
              <w:tc>
                <w:tcPr>
                  <w:tcW w:w="636" w:type="dxa"/>
                </w:tcPr>
                <w:p w14:paraId="198495E2" w14:textId="77777777" w:rsidR="005E30AF" w:rsidRDefault="005E30AF" w:rsidP="00EB37BA">
                  <w:pPr>
                    <w:pStyle w:val="Compact"/>
                  </w:pPr>
                </w:p>
              </w:tc>
              <w:tc>
                <w:tcPr>
                  <w:tcW w:w="639" w:type="dxa"/>
                </w:tcPr>
                <w:p w14:paraId="0E76AC36" w14:textId="77777777" w:rsidR="005E30AF" w:rsidRDefault="005E30AF" w:rsidP="00EB37BA">
                  <w:pPr>
                    <w:pStyle w:val="Compact"/>
                    <w:jc w:val="center"/>
                  </w:pPr>
                  <w:r>
                    <w:t>0.612</w:t>
                  </w:r>
                </w:p>
              </w:tc>
              <w:tc>
                <w:tcPr>
                  <w:tcW w:w="637" w:type="dxa"/>
                </w:tcPr>
                <w:p w14:paraId="79B9546D" w14:textId="77777777" w:rsidR="005E30AF" w:rsidRDefault="005E30AF" w:rsidP="00EB37BA">
                  <w:pPr>
                    <w:pStyle w:val="Compact"/>
                  </w:pPr>
                </w:p>
              </w:tc>
              <w:tc>
                <w:tcPr>
                  <w:tcW w:w="638" w:type="dxa"/>
                </w:tcPr>
                <w:p w14:paraId="55E8DE5F" w14:textId="77777777" w:rsidR="005E30AF" w:rsidRDefault="005E30AF" w:rsidP="00EB37BA">
                  <w:pPr>
                    <w:pStyle w:val="Compact"/>
                    <w:jc w:val="center"/>
                  </w:pPr>
                  <w:r>
                    <w:t>0.696</w:t>
                  </w:r>
                </w:p>
              </w:tc>
              <w:tc>
                <w:tcPr>
                  <w:tcW w:w="637" w:type="dxa"/>
                </w:tcPr>
                <w:p w14:paraId="61A7B741" w14:textId="77777777" w:rsidR="005E30AF" w:rsidRDefault="005E30AF" w:rsidP="00EB37BA">
                  <w:pPr>
                    <w:pStyle w:val="Compact"/>
                  </w:pPr>
                </w:p>
              </w:tc>
              <w:tc>
                <w:tcPr>
                  <w:tcW w:w="638" w:type="dxa"/>
                </w:tcPr>
                <w:p w14:paraId="7A2E2328" w14:textId="77777777" w:rsidR="005E30AF" w:rsidRDefault="005E30AF" w:rsidP="00EB37BA">
                  <w:pPr>
                    <w:pStyle w:val="Compact"/>
                    <w:jc w:val="center"/>
                  </w:pPr>
                  <w:r>
                    <w:t>0.709</w:t>
                  </w:r>
                </w:p>
              </w:tc>
              <w:tc>
                <w:tcPr>
                  <w:tcW w:w="638" w:type="dxa"/>
                </w:tcPr>
                <w:p w14:paraId="5707C0F9" w14:textId="77777777" w:rsidR="005E30AF" w:rsidRDefault="005E30AF" w:rsidP="00EB37BA">
                  <w:pPr>
                    <w:pStyle w:val="Compact"/>
                  </w:pPr>
                </w:p>
              </w:tc>
              <w:tc>
                <w:tcPr>
                  <w:tcW w:w="637" w:type="dxa"/>
                </w:tcPr>
                <w:p w14:paraId="5F82EBA5" w14:textId="77777777" w:rsidR="005E30AF" w:rsidRDefault="005E30AF" w:rsidP="00EB37BA">
                  <w:pPr>
                    <w:pStyle w:val="Compact"/>
                    <w:jc w:val="center"/>
                  </w:pPr>
                  <w:r>
                    <w:t>0.651</w:t>
                  </w:r>
                </w:p>
              </w:tc>
              <w:tc>
                <w:tcPr>
                  <w:tcW w:w="638" w:type="dxa"/>
                </w:tcPr>
                <w:p w14:paraId="3C96F4F4" w14:textId="77777777" w:rsidR="005E30AF" w:rsidRDefault="005E30AF" w:rsidP="00EB37BA">
                  <w:pPr>
                    <w:pStyle w:val="Compact"/>
                    <w:jc w:val="center"/>
                  </w:pPr>
                  <w:r>
                    <w:t>(marginal)</w:t>
                  </w:r>
                </w:p>
              </w:tc>
            </w:tr>
            <w:tr w:rsidR="005E30AF" w14:paraId="3A462448" w14:textId="77777777" w:rsidTr="005E30AF">
              <w:tc>
                <w:tcPr>
                  <w:tcW w:w="2265" w:type="dxa"/>
                </w:tcPr>
                <w:p w14:paraId="62C8D2BC" w14:textId="77777777" w:rsidR="005E30AF" w:rsidRPr="002713D7" w:rsidRDefault="005E30AF" w:rsidP="00EB37BA">
                  <w:pPr>
                    <w:pStyle w:val="Compact"/>
                    <w:jc w:val="center"/>
                    <w:rPr>
                      <w:b/>
                      <w:bCs/>
                    </w:rPr>
                  </w:pPr>
                  <w:r w:rsidRPr="002713D7">
                    <w:rPr>
                      <w:b/>
                      <w:bCs/>
                    </w:rPr>
                    <w:t>R² (conditional)</w:t>
                  </w:r>
                </w:p>
              </w:tc>
              <w:tc>
                <w:tcPr>
                  <w:tcW w:w="780" w:type="dxa"/>
                </w:tcPr>
                <w:p w14:paraId="4D494F63" w14:textId="77777777" w:rsidR="005E30AF" w:rsidRDefault="005E30AF" w:rsidP="00EB37BA">
                  <w:pPr>
                    <w:pStyle w:val="Compact"/>
                  </w:pPr>
                </w:p>
              </w:tc>
              <w:tc>
                <w:tcPr>
                  <w:tcW w:w="636" w:type="dxa"/>
                </w:tcPr>
                <w:p w14:paraId="107761AF" w14:textId="77777777" w:rsidR="005E30AF" w:rsidRDefault="005E30AF" w:rsidP="00EB37BA">
                  <w:pPr>
                    <w:pStyle w:val="Compact"/>
                  </w:pPr>
                </w:p>
              </w:tc>
              <w:tc>
                <w:tcPr>
                  <w:tcW w:w="639" w:type="dxa"/>
                </w:tcPr>
                <w:p w14:paraId="4EEB2C72" w14:textId="77777777" w:rsidR="005E30AF" w:rsidRDefault="005E30AF" w:rsidP="00EB37BA">
                  <w:pPr>
                    <w:pStyle w:val="Compact"/>
                  </w:pPr>
                </w:p>
              </w:tc>
              <w:tc>
                <w:tcPr>
                  <w:tcW w:w="637" w:type="dxa"/>
                </w:tcPr>
                <w:p w14:paraId="2F150242" w14:textId="77777777" w:rsidR="005E30AF" w:rsidRDefault="005E30AF" w:rsidP="00EB37BA">
                  <w:pPr>
                    <w:pStyle w:val="Compact"/>
                  </w:pPr>
                </w:p>
              </w:tc>
              <w:tc>
                <w:tcPr>
                  <w:tcW w:w="638" w:type="dxa"/>
                </w:tcPr>
                <w:p w14:paraId="54046695" w14:textId="77777777" w:rsidR="005E30AF" w:rsidRDefault="005E30AF" w:rsidP="00EB37BA">
                  <w:pPr>
                    <w:pStyle w:val="Compact"/>
                  </w:pPr>
                </w:p>
              </w:tc>
              <w:tc>
                <w:tcPr>
                  <w:tcW w:w="637" w:type="dxa"/>
                </w:tcPr>
                <w:p w14:paraId="47E03C58" w14:textId="77777777" w:rsidR="005E30AF" w:rsidRDefault="005E30AF" w:rsidP="00EB37BA">
                  <w:pPr>
                    <w:pStyle w:val="Compact"/>
                  </w:pPr>
                </w:p>
              </w:tc>
              <w:tc>
                <w:tcPr>
                  <w:tcW w:w="638" w:type="dxa"/>
                </w:tcPr>
                <w:p w14:paraId="0077CA20" w14:textId="77777777" w:rsidR="005E30AF" w:rsidRDefault="005E30AF" w:rsidP="00EB37BA">
                  <w:pPr>
                    <w:pStyle w:val="Compact"/>
                  </w:pPr>
                </w:p>
              </w:tc>
              <w:tc>
                <w:tcPr>
                  <w:tcW w:w="638" w:type="dxa"/>
                </w:tcPr>
                <w:p w14:paraId="0E91CC0D" w14:textId="77777777" w:rsidR="005E30AF" w:rsidRDefault="005E30AF" w:rsidP="00EB37BA">
                  <w:pPr>
                    <w:pStyle w:val="Compact"/>
                  </w:pPr>
                </w:p>
              </w:tc>
              <w:tc>
                <w:tcPr>
                  <w:tcW w:w="637" w:type="dxa"/>
                </w:tcPr>
                <w:p w14:paraId="0A4DB876" w14:textId="77777777" w:rsidR="005E30AF" w:rsidRDefault="005E30AF" w:rsidP="00EB37BA">
                  <w:pPr>
                    <w:pStyle w:val="Compact"/>
                    <w:jc w:val="center"/>
                  </w:pPr>
                  <w:r>
                    <w:t>0.779</w:t>
                  </w:r>
                </w:p>
              </w:tc>
              <w:tc>
                <w:tcPr>
                  <w:tcW w:w="638" w:type="dxa"/>
                </w:tcPr>
                <w:p w14:paraId="62AA4C83" w14:textId="77777777" w:rsidR="005E30AF" w:rsidRDefault="005E30AF" w:rsidP="00EB37BA">
                  <w:pPr>
                    <w:pStyle w:val="Compact"/>
                    <w:jc w:val="center"/>
                  </w:pPr>
                  <w:r>
                    <w:t>(fixed + random)</w:t>
                  </w:r>
                </w:p>
              </w:tc>
            </w:tr>
            <w:tr w:rsidR="005E30AF" w14:paraId="19777E4D" w14:textId="77777777" w:rsidTr="005E30AF">
              <w:tc>
                <w:tcPr>
                  <w:tcW w:w="2265" w:type="dxa"/>
                </w:tcPr>
                <w:p w14:paraId="2FEAA27E" w14:textId="77777777" w:rsidR="005E30AF" w:rsidRPr="002713D7" w:rsidRDefault="005E30AF" w:rsidP="00EB37BA">
                  <w:pPr>
                    <w:pStyle w:val="Compact"/>
                    <w:jc w:val="center"/>
                    <w:rPr>
                      <w:b/>
                      <w:bCs/>
                    </w:rPr>
                  </w:pPr>
                  <w:r w:rsidRPr="002713D7">
                    <w:rPr>
                      <w:b/>
                      <w:bCs/>
                    </w:rPr>
                    <w:t>N</w:t>
                  </w:r>
                </w:p>
              </w:tc>
              <w:tc>
                <w:tcPr>
                  <w:tcW w:w="780" w:type="dxa"/>
                </w:tcPr>
                <w:p w14:paraId="5768886D" w14:textId="77777777" w:rsidR="005E30AF" w:rsidRDefault="005E30AF" w:rsidP="00EB37BA">
                  <w:pPr>
                    <w:pStyle w:val="Compact"/>
                    <w:jc w:val="center"/>
                  </w:pPr>
                  <w:r>
                    <w:t>12,210</w:t>
                  </w:r>
                </w:p>
              </w:tc>
              <w:tc>
                <w:tcPr>
                  <w:tcW w:w="636" w:type="dxa"/>
                </w:tcPr>
                <w:p w14:paraId="60469077" w14:textId="77777777" w:rsidR="005E30AF" w:rsidRDefault="005E30AF" w:rsidP="00EB37BA">
                  <w:pPr>
                    <w:pStyle w:val="Compact"/>
                  </w:pPr>
                </w:p>
              </w:tc>
              <w:tc>
                <w:tcPr>
                  <w:tcW w:w="639" w:type="dxa"/>
                </w:tcPr>
                <w:p w14:paraId="0E212164" w14:textId="77777777" w:rsidR="005E30AF" w:rsidRDefault="005E30AF" w:rsidP="00EB37BA">
                  <w:pPr>
                    <w:pStyle w:val="Compact"/>
                    <w:jc w:val="center"/>
                  </w:pPr>
                  <w:r>
                    <w:t>12,210</w:t>
                  </w:r>
                </w:p>
              </w:tc>
              <w:tc>
                <w:tcPr>
                  <w:tcW w:w="637" w:type="dxa"/>
                </w:tcPr>
                <w:p w14:paraId="280AABFB" w14:textId="77777777" w:rsidR="005E30AF" w:rsidRDefault="005E30AF" w:rsidP="00EB37BA">
                  <w:pPr>
                    <w:pStyle w:val="Compact"/>
                  </w:pPr>
                </w:p>
              </w:tc>
              <w:tc>
                <w:tcPr>
                  <w:tcW w:w="638" w:type="dxa"/>
                </w:tcPr>
                <w:p w14:paraId="3C748DEE" w14:textId="77777777" w:rsidR="005E30AF" w:rsidRDefault="005E30AF" w:rsidP="00EB37BA">
                  <w:pPr>
                    <w:pStyle w:val="Compact"/>
                    <w:jc w:val="center"/>
                  </w:pPr>
                  <w:r>
                    <w:t>12,210</w:t>
                  </w:r>
                </w:p>
              </w:tc>
              <w:tc>
                <w:tcPr>
                  <w:tcW w:w="637" w:type="dxa"/>
                </w:tcPr>
                <w:p w14:paraId="5E75C3D1" w14:textId="77777777" w:rsidR="005E30AF" w:rsidRDefault="005E30AF" w:rsidP="00EB37BA">
                  <w:pPr>
                    <w:pStyle w:val="Compact"/>
                  </w:pPr>
                </w:p>
              </w:tc>
              <w:tc>
                <w:tcPr>
                  <w:tcW w:w="638" w:type="dxa"/>
                </w:tcPr>
                <w:p w14:paraId="66E61964" w14:textId="77777777" w:rsidR="005E30AF" w:rsidRDefault="005E30AF" w:rsidP="00EB37BA">
                  <w:pPr>
                    <w:pStyle w:val="Compact"/>
                    <w:jc w:val="center"/>
                  </w:pPr>
                  <w:r>
                    <w:t>12,210</w:t>
                  </w:r>
                </w:p>
              </w:tc>
              <w:tc>
                <w:tcPr>
                  <w:tcW w:w="638" w:type="dxa"/>
                </w:tcPr>
                <w:p w14:paraId="246903D2" w14:textId="77777777" w:rsidR="005E30AF" w:rsidRDefault="005E30AF" w:rsidP="00EB37BA">
                  <w:pPr>
                    <w:pStyle w:val="Compact"/>
                  </w:pPr>
                </w:p>
              </w:tc>
              <w:tc>
                <w:tcPr>
                  <w:tcW w:w="637" w:type="dxa"/>
                </w:tcPr>
                <w:p w14:paraId="6BC457BE" w14:textId="77777777" w:rsidR="005E30AF" w:rsidRDefault="005E30AF" w:rsidP="00EB37BA">
                  <w:pPr>
                    <w:pStyle w:val="Compact"/>
                    <w:jc w:val="center"/>
                  </w:pPr>
                  <w:r>
                    <w:t>12,210</w:t>
                  </w:r>
                </w:p>
              </w:tc>
              <w:tc>
                <w:tcPr>
                  <w:tcW w:w="638" w:type="dxa"/>
                </w:tcPr>
                <w:p w14:paraId="666706A9" w14:textId="77777777" w:rsidR="005E30AF" w:rsidRDefault="005E30AF" w:rsidP="00EB37BA">
                  <w:pPr>
                    <w:pStyle w:val="Compact"/>
                  </w:pPr>
                </w:p>
              </w:tc>
            </w:tr>
            <w:bookmarkEnd w:id="1033"/>
          </w:tbl>
          <w:p w14:paraId="183521F2" w14:textId="77777777" w:rsidR="005E30AF" w:rsidRDefault="005E30AF" w:rsidP="00EB37BA"/>
        </w:tc>
      </w:tr>
    </w:tbl>
    <w:p w14:paraId="1EBF82AB" w14:textId="77777777" w:rsidR="005E30AF" w:rsidRDefault="005E30AF" w:rsidP="005E30AF">
      <w:pPr>
        <w:pStyle w:val="BodyText"/>
      </w:pPr>
      <w:r>
        <w:t xml:space="preserve"> </w:t>
      </w:r>
    </w:p>
    <w:tbl>
      <w:tblPr>
        <w:tblStyle w:val="Table"/>
        <w:tblW w:w="5000" w:type="pct"/>
        <w:tblLayout w:type="fixed"/>
        <w:tblLook w:val="0000" w:firstRow="0" w:lastRow="0" w:firstColumn="0" w:lastColumn="0" w:noHBand="0" w:noVBand="0"/>
      </w:tblPr>
      <w:tblGrid>
        <w:gridCol w:w="9360"/>
      </w:tblGrid>
      <w:tr w:rsidR="005E30AF" w14:paraId="5AB6F964" w14:textId="77777777" w:rsidTr="00EB37BA">
        <w:tc>
          <w:tcPr>
            <w:tcW w:w="7920" w:type="dxa"/>
          </w:tcPr>
          <w:p w14:paraId="3404A760" w14:textId="77777777" w:rsidR="005E30AF" w:rsidRDefault="005E30AF" w:rsidP="00EB37BA">
            <w:pPr>
              <w:pStyle w:val="Compact"/>
              <w:jc w:val="center"/>
            </w:pPr>
            <w:bookmarkStart w:id="1034" w:name="fig-standardised-coefficients"/>
            <w:r>
              <w:rPr>
                <w:noProof/>
              </w:rPr>
              <w:lastRenderedPageBreak/>
              <w:drawing>
                <wp:inline distT="0" distB="0" distL="0" distR="0" wp14:anchorId="5E510E34" wp14:editId="669AC957">
                  <wp:extent cx="5943600" cy="4245428"/>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RPE_Paper_files/figure-docx/fig-standardised-coefficients-1.png"/>
                          <pic:cNvPicPr>
                            <a:picLocks noChangeAspect="1" noChangeArrowheads="1"/>
                          </pic:cNvPicPr>
                        </pic:nvPicPr>
                        <pic:blipFill>
                          <a:blip r:embed="rId60"/>
                          <a:stretch>
                            <a:fillRect/>
                          </a:stretch>
                        </pic:blipFill>
                        <pic:spPr bwMode="auto">
                          <a:xfrm>
                            <a:off x="0" y="0"/>
                            <a:ext cx="5943600" cy="4245428"/>
                          </a:xfrm>
                          <a:prstGeom prst="rect">
                            <a:avLst/>
                          </a:prstGeom>
                          <a:noFill/>
                          <a:ln w="9525">
                            <a:noFill/>
                            <a:headEnd/>
                            <a:tailEnd/>
                          </a:ln>
                        </pic:spPr>
                      </pic:pic>
                    </a:graphicData>
                  </a:graphic>
                </wp:inline>
              </w:drawing>
            </w:r>
          </w:p>
          <w:p w14:paraId="3195CBC4" w14:textId="77777777" w:rsidR="005E30AF" w:rsidRDefault="005E30AF" w:rsidP="00EB37BA">
            <w:pPr>
              <w:pStyle w:val="ImageCaption"/>
              <w:spacing w:before="200"/>
            </w:pPr>
            <w:r>
              <w:t>Figure 1: Standardised coefficients showing relative variable importance across pupil groups. Bars show the change in log(ATT8) associated with a one-SD shift in each predictor.</w:t>
            </w:r>
          </w:p>
        </w:tc>
        <w:bookmarkEnd w:id="1034"/>
      </w:tr>
    </w:tbl>
    <w:p w14:paraId="388A4D57" w14:textId="77777777" w:rsidR="005E30AF" w:rsidRDefault="005E30AF" w:rsidP="005E30AF">
      <w:pPr>
        <w:pStyle w:val="BodyText"/>
      </w:pPr>
      <w:r>
        <w:t xml:space="preserve"> </w:t>
      </w:r>
    </w:p>
    <w:p w14:paraId="3A9F6C7C" w14:textId="77777777" w:rsidR="002713D7" w:rsidRDefault="002713D7">
      <w:bookmarkStart w:id="1035" w:name="fig-catchments"/>
      <w:r>
        <w:br w:type="page"/>
      </w:r>
    </w:p>
    <w:tbl>
      <w:tblPr>
        <w:tblStyle w:val="Table"/>
        <w:tblW w:w="5000" w:type="pct"/>
        <w:tblLayout w:type="fixed"/>
        <w:tblLook w:val="0000" w:firstRow="0" w:lastRow="0" w:firstColumn="0" w:lastColumn="0" w:noHBand="0" w:noVBand="0"/>
      </w:tblPr>
      <w:tblGrid>
        <w:gridCol w:w="9360"/>
      </w:tblGrid>
      <w:tr w:rsidR="005E30AF" w14:paraId="53B06152" w14:textId="77777777" w:rsidTr="00EB37BA">
        <w:tc>
          <w:tcPr>
            <w:tcW w:w="7920" w:type="dxa"/>
          </w:tcPr>
          <w:p w14:paraId="2CC5DE8B" w14:textId="68204FB9" w:rsidR="005E30AF" w:rsidRDefault="005E30AF" w:rsidP="00EB37BA">
            <w:pPr>
              <w:pStyle w:val="Compact"/>
              <w:jc w:val="center"/>
            </w:pPr>
            <w:r>
              <w:rPr>
                <w:noProof/>
              </w:rPr>
              <w:lastRenderedPageBreak/>
              <w:drawing>
                <wp:inline distT="0" distB="0" distL="0" distR="0" wp14:anchorId="5B2AF063" wp14:editId="1954E161">
                  <wp:extent cx="5943600" cy="5094514"/>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RPE_Paper_files/figure-docx/fig-catchments-1.png"/>
                          <pic:cNvPicPr>
                            <a:picLocks noChangeAspect="1" noChangeArrowheads="1"/>
                          </pic:cNvPicPr>
                        </pic:nvPicPr>
                        <pic:blipFill>
                          <a:blip r:embed="rId61"/>
                          <a:stretch>
                            <a:fillRect/>
                          </a:stretch>
                        </pic:blipFill>
                        <pic:spPr bwMode="auto">
                          <a:xfrm>
                            <a:off x="0" y="0"/>
                            <a:ext cx="5943600" cy="5094514"/>
                          </a:xfrm>
                          <a:prstGeom prst="rect">
                            <a:avLst/>
                          </a:prstGeom>
                          <a:noFill/>
                          <a:ln w="9525">
                            <a:noFill/>
                            <a:headEnd/>
                            <a:tailEnd/>
                          </a:ln>
                        </pic:spPr>
                      </pic:pic>
                    </a:graphicData>
                  </a:graphic>
                </wp:inline>
              </w:drawing>
            </w:r>
          </w:p>
          <w:p w14:paraId="3DF74F77" w14:textId="77777777" w:rsidR="005E30AF" w:rsidRDefault="005E30AF" w:rsidP="00EB37BA">
            <w:pPr>
              <w:pStyle w:val="ImageCaption"/>
              <w:spacing w:before="200"/>
            </w:pPr>
            <w:r>
              <w:t>Figure 2: Brighton and Hove secondary schools with 2025/26 catchment boundaries.</w:t>
            </w:r>
          </w:p>
        </w:tc>
        <w:bookmarkEnd w:id="1035"/>
      </w:tr>
    </w:tbl>
    <w:p w14:paraId="30925F81" w14:textId="51D3B1DA" w:rsidR="002713D7" w:rsidRDefault="005E30AF" w:rsidP="005E30AF">
      <w:pPr>
        <w:pStyle w:val="BodyText"/>
      </w:pPr>
      <w:r>
        <w:t xml:space="preserve"> </w:t>
      </w:r>
    </w:p>
    <w:p w14:paraId="415AE6DD" w14:textId="77777777" w:rsidR="002713D7" w:rsidRDefault="002713D7">
      <w:pPr>
        <w:spacing w:after="200" w:line="240" w:lineRule="auto"/>
      </w:pPr>
      <w:r>
        <w:br w:type="page"/>
      </w:r>
    </w:p>
    <w:p w14:paraId="6DA79A34" w14:textId="77777777" w:rsidR="005E30AF" w:rsidRDefault="005E30AF" w:rsidP="005E30AF">
      <w:pPr>
        <w:pStyle w:val="BodyText"/>
      </w:pPr>
    </w:p>
    <w:tbl>
      <w:tblPr>
        <w:tblStyle w:val="Table"/>
        <w:tblW w:w="5000" w:type="pct"/>
        <w:tblLayout w:type="fixed"/>
        <w:tblLook w:val="0000" w:firstRow="0" w:lastRow="0" w:firstColumn="0" w:lastColumn="0" w:noHBand="0" w:noVBand="0"/>
      </w:tblPr>
      <w:tblGrid>
        <w:gridCol w:w="9360"/>
      </w:tblGrid>
      <w:tr w:rsidR="005E30AF" w14:paraId="23C133DB" w14:textId="77777777" w:rsidTr="00EB37BA">
        <w:tc>
          <w:tcPr>
            <w:tcW w:w="7920" w:type="dxa"/>
          </w:tcPr>
          <w:p w14:paraId="7A66B419" w14:textId="77777777" w:rsidR="005E30AF" w:rsidRDefault="005E30AF" w:rsidP="00EB37BA">
            <w:pPr>
              <w:pStyle w:val="Compact"/>
              <w:jc w:val="center"/>
            </w:pPr>
            <w:bookmarkStart w:id="1036" w:name="fig-caterpillar"/>
            <w:r>
              <w:rPr>
                <w:noProof/>
              </w:rPr>
              <w:drawing>
                <wp:inline distT="0" distB="0" distL="0" distR="0" wp14:anchorId="685710CA" wp14:editId="6F2C0B51">
                  <wp:extent cx="5943600" cy="5094514"/>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RPE_Paper_files/figure-docx/fig-caterpillar-1.png"/>
                          <pic:cNvPicPr>
                            <a:picLocks noChangeAspect="1" noChangeArrowheads="1"/>
                          </pic:cNvPicPr>
                        </pic:nvPicPr>
                        <pic:blipFill>
                          <a:blip r:embed="rId62"/>
                          <a:stretch>
                            <a:fillRect/>
                          </a:stretch>
                        </pic:blipFill>
                        <pic:spPr bwMode="auto">
                          <a:xfrm>
                            <a:off x="0" y="0"/>
                            <a:ext cx="5943600" cy="5094514"/>
                          </a:xfrm>
                          <a:prstGeom prst="rect">
                            <a:avLst/>
                          </a:prstGeom>
                          <a:noFill/>
                          <a:ln w="9525">
                            <a:noFill/>
                            <a:headEnd/>
                            <a:tailEnd/>
                          </a:ln>
                        </pic:spPr>
                      </pic:pic>
                    </a:graphicData>
                  </a:graphic>
                </wp:inline>
              </w:drawing>
            </w:r>
          </w:p>
          <w:p w14:paraId="511813EC" w14:textId="77777777" w:rsidR="005E30AF" w:rsidRDefault="005E30AF" w:rsidP="00EB37BA">
            <w:pPr>
              <w:pStyle w:val="ImageCaption"/>
              <w:spacing w:before="200"/>
            </w:pPr>
            <w:r>
              <w:t>Figure 3: LA random intercepts for disadvantaged-pupil attainment (imputed full panel model). Top and bottom 10 LAs labelled; Brighton and Hove highlighted.</w:t>
            </w:r>
          </w:p>
        </w:tc>
        <w:bookmarkEnd w:id="1036"/>
      </w:tr>
    </w:tbl>
    <w:p w14:paraId="45EF1A58" w14:textId="7339BAB3" w:rsidR="002713D7" w:rsidRDefault="005E30AF" w:rsidP="005E30AF">
      <w:pPr>
        <w:pStyle w:val="BodyText"/>
      </w:pPr>
      <w:r>
        <w:t xml:space="preserve"> </w:t>
      </w:r>
    </w:p>
    <w:p w14:paraId="08BC6229" w14:textId="77777777" w:rsidR="002713D7" w:rsidRDefault="002713D7">
      <w:pPr>
        <w:spacing w:after="200" w:line="240" w:lineRule="auto"/>
      </w:pPr>
      <w:r>
        <w:br w:type="page"/>
      </w:r>
    </w:p>
    <w:tbl>
      <w:tblPr>
        <w:tblStyle w:val="Table"/>
        <w:tblW w:w="5000" w:type="pct"/>
        <w:tblLayout w:type="fixed"/>
        <w:tblLook w:val="0000" w:firstRow="0" w:lastRow="0" w:firstColumn="0" w:lastColumn="0" w:noHBand="0" w:noVBand="0"/>
      </w:tblPr>
      <w:tblGrid>
        <w:gridCol w:w="9360"/>
      </w:tblGrid>
      <w:tr w:rsidR="005E30AF" w14:paraId="02557C4E" w14:textId="77777777" w:rsidTr="002713D7">
        <w:tc>
          <w:tcPr>
            <w:tcW w:w="9446" w:type="dxa"/>
          </w:tcPr>
          <w:p w14:paraId="00D28E3F" w14:textId="77777777" w:rsidR="005E30AF" w:rsidRDefault="005E30AF" w:rsidP="00EB37BA">
            <w:pPr>
              <w:pStyle w:val="ImageCaption"/>
              <w:spacing w:before="200"/>
            </w:pPr>
            <w:bookmarkStart w:id="1037" w:name="tbl-la-absence"/>
            <w:r>
              <w:lastRenderedPageBreak/>
              <w:t>Table 2: Brighton and Hove’s local-authority effect for disadvantaged-pupil attainment, with and without a control for school absence. The intake-predicted specification controls only for the part of absence that intake predicts, leaving the city’s excess absence in the residual.</w:t>
            </w:r>
          </w:p>
          <w:tbl>
            <w:tblPr>
              <w:tblStyle w:val="TableGridLight"/>
              <w:tblW w:w="5000" w:type="pct"/>
              <w:tblLayout w:type="fixed"/>
              <w:tblLook w:val="0020" w:firstRow="1" w:lastRow="0" w:firstColumn="0" w:lastColumn="0" w:noHBand="0" w:noVBand="0"/>
            </w:tblPr>
            <w:tblGrid>
              <w:gridCol w:w="3749"/>
              <w:gridCol w:w="1145"/>
              <w:gridCol w:w="1665"/>
              <w:gridCol w:w="1769"/>
              <w:gridCol w:w="936"/>
            </w:tblGrid>
            <w:tr w:rsidR="005E30AF" w:rsidRPr="002713D7" w14:paraId="5493D7A3" w14:textId="77777777" w:rsidTr="002713D7">
              <w:tc>
                <w:tcPr>
                  <w:tcW w:w="3203" w:type="dxa"/>
                </w:tcPr>
                <w:p w14:paraId="28A7A60F" w14:textId="77777777" w:rsidR="005E30AF" w:rsidRPr="002713D7" w:rsidRDefault="005E30AF" w:rsidP="00EB37BA">
                  <w:pPr>
                    <w:pStyle w:val="Compact"/>
                    <w:jc w:val="center"/>
                    <w:rPr>
                      <w:b/>
                      <w:bCs/>
                    </w:rPr>
                  </w:pPr>
                  <w:r w:rsidRPr="002713D7">
                    <w:rPr>
                      <w:b/>
                      <w:bCs/>
                    </w:rPr>
                    <w:t>Specification</w:t>
                  </w:r>
                </w:p>
              </w:tc>
              <w:tc>
                <w:tcPr>
                  <w:tcW w:w="978" w:type="dxa"/>
                </w:tcPr>
                <w:p w14:paraId="429A5681" w14:textId="77777777" w:rsidR="005E30AF" w:rsidRPr="002713D7" w:rsidRDefault="005E30AF" w:rsidP="00EB37BA">
                  <w:pPr>
                    <w:pStyle w:val="Compact"/>
                    <w:jc w:val="center"/>
                    <w:rPr>
                      <w:b/>
                      <w:bCs/>
                    </w:rPr>
                  </w:pPr>
                  <w:r w:rsidRPr="002713D7">
                    <w:rPr>
                      <w:b/>
                      <w:bCs/>
                    </w:rPr>
                    <w:t>B&amp;H effect</w:t>
                  </w:r>
                </w:p>
              </w:tc>
              <w:tc>
                <w:tcPr>
                  <w:tcW w:w="1423" w:type="dxa"/>
                </w:tcPr>
                <w:p w14:paraId="35F57C07" w14:textId="77777777" w:rsidR="005E30AF" w:rsidRPr="002713D7" w:rsidRDefault="005E30AF" w:rsidP="00EB37BA">
                  <w:pPr>
                    <w:pStyle w:val="Compact"/>
                    <w:jc w:val="center"/>
                    <w:rPr>
                      <w:b/>
                      <w:bCs/>
                    </w:rPr>
                  </w:pPr>
                  <w:r w:rsidRPr="002713D7">
                    <w:rPr>
                      <w:b/>
                      <w:bCs/>
                    </w:rPr>
                    <w:t>95% CI</w:t>
                  </w:r>
                </w:p>
              </w:tc>
              <w:tc>
                <w:tcPr>
                  <w:tcW w:w="1512" w:type="dxa"/>
                </w:tcPr>
                <w:p w14:paraId="25A3DC94" w14:textId="77777777" w:rsidR="005E30AF" w:rsidRPr="002713D7" w:rsidRDefault="005E30AF" w:rsidP="00EB37BA">
                  <w:pPr>
                    <w:pStyle w:val="Compact"/>
                    <w:jc w:val="center"/>
                    <w:rPr>
                      <w:b/>
                      <w:bCs/>
                    </w:rPr>
                  </w:pPr>
                  <w:r w:rsidRPr="002713D7">
                    <w:rPr>
                      <w:b/>
                      <w:bCs/>
                    </w:rPr>
                    <w:t>Rank</w:t>
                  </w:r>
                </w:p>
              </w:tc>
              <w:tc>
                <w:tcPr>
                  <w:tcW w:w="800" w:type="dxa"/>
                </w:tcPr>
                <w:p w14:paraId="1A51F0E9" w14:textId="77777777" w:rsidR="005E30AF" w:rsidRPr="002713D7" w:rsidRDefault="005E30AF" w:rsidP="00EB37BA">
                  <w:pPr>
                    <w:pStyle w:val="Compact"/>
                    <w:jc w:val="center"/>
                    <w:rPr>
                      <w:b/>
                      <w:bCs/>
                    </w:rPr>
                  </w:pPr>
                  <w:r w:rsidRPr="002713D7">
                    <w:rPr>
                      <w:b/>
                      <w:bCs/>
                    </w:rPr>
                    <w:t>ATT8 pts</w:t>
                  </w:r>
                </w:p>
              </w:tc>
            </w:tr>
            <w:tr w:rsidR="005E30AF" w14:paraId="4D6AF6A6" w14:textId="77777777" w:rsidTr="002713D7">
              <w:tc>
                <w:tcPr>
                  <w:tcW w:w="3203" w:type="dxa"/>
                </w:tcPr>
                <w:p w14:paraId="46C45C82" w14:textId="77777777" w:rsidR="005E30AF" w:rsidRPr="002713D7" w:rsidRDefault="005E30AF" w:rsidP="00EB37BA">
                  <w:pPr>
                    <w:pStyle w:val="Compact"/>
                    <w:jc w:val="center"/>
                    <w:rPr>
                      <w:b/>
                      <w:bCs/>
                    </w:rPr>
                  </w:pPr>
                  <w:r w:rsidRPr="002713D7">
                    <w:rPr>
                      <w:b/>
                      <w:bCs/>
                    </w:rPr>
                    <w:t>No absence control</w:t>
                  </w:r>
                </w:p>
              </w:tc>
              <w:tc>
                <w:tcPr>
                  <w:tcW w:w="978" w:type="dxa"/>
                </w:tcPr>
                <w:p w14:paraId="761DCE53" w14:textId="77777777" w:rsidR="005E30AF" w:rsidRDefault="005E30AF" w:rsidP="00EB37BA">
                  <w:pPr>
                    <w:pStyle w:val="Compact"/>
                    <w:jc w:val="center"/>
                  </w:pPr>
                  <w:r>
                    <w:t>+0.006</w:t>
                  </w:r>
                </w:p>
              </w:tc>
              <w:tc>
                <w:tcPr>
                  <w:tcW w:w="1423" w:type="dxa"/>
                </w:tcPr>
                <w:p w14:paraId="708143F4" w14:textId="77777777" w:rsidR="005E30AF" w:rsidRDefault="005E30AF" w:rsidP="00EB37BA">
                  <w:pPr>
                    <w:pStyle w:val="Compact"/>
                    <w:jc w:val="center"/>
                  </w:pPr>
                  <w:r>
                    <w:t>-0.034 to 0.046</w:t>
                  </w:r>
                </w:p>
              </w:tc>
              <w:tc>
                <w:tcPr>
                  <w:tcW w:w="1512" w:type="dxa"/>
                </w:tcPr>
                <w:p w14:paraId="2A18E6F2" w14:textId="77777777" w:rsidR="005E30AF" w:rsidRDefault="005E30AF" w:rsidP="00EB37BA">
                  <w:pPr>
                    <w:pStyle w:val="Compact"/>
                    <w:jc w:val="center"/>
                  </w:pPr>
                  <w:r>
                    <w:t>69 of 151 (n.s.)</w:t>
                  </w:r>
                </w:p>
              </w:tc>
              <w:tc>
                <w:tcPr>
                  <w:tcW w:w="800" w:type="dxa"/>
                </w:tcPr>
                <w:p w14:paraId="18609CC5" w14:textId="77777777" w:rsidR="005E30AF" w:rsidRDefault="005E30AF" w:rsidP="00EB37BA">
                  <w:pPr>
                    <w:pStyle w:val="Compact"/>
                    <w:jc w:val="center"/>
                  </w:pPr>
                  <w:r>
                    <w:t>+0.2</w:t>
                  </w:r>
                </w:p>
              </w:tc>
            </w:tr>
            <w:tr w:rsidR="005E30AF" w14:paraId="541FBA9E" w14:textId="77777777" w:rsidTr="002713D7">
              <w:tc>
                <w:tcPr>
                  <w:tcW w:w="3203" w:type="dxa"/>
                </w:tcPr>
                <w:p w14:paraId="1B852A47" w14:textId="77777777" w:rsidR="005E30AF" w:rsidRPr="002713D7" w:rsidRDefault="005E30AF" w:rsidP="00EB37BA">
                  <w:pPr>
                    <w:pStyle w:val="Compact"/>
                    <w:jc w:val="center"/>
                    <w:rPr>
                      <w:b/>
                      <w:bCs/>
                    </w:rPr>
                  </w:pPr>
                  <w:r w:rsidRPr="002713D7">
                    <w:rPr>
                      <w:b/>
                      <w:bCs/>
                    </w:rPr>
                    <w:t>Absence controlled (main model)</w:t>
                  </w:r>
                </w:p>
              </w:tc>
              <w:tc>
                <w:tcPr>
                  <w:tcW w:w="978" w:type="dxa"/>
                </w:tcPr>
                <w:p w14:paraId="5EB3B5D1" w14:textId="77777777" w:rsidR="005E30AF" w:rsidRDefault="005E30AF" w:rsidP="00EB37BA">
                  <w:pPr>
                    <w:pStyle w:val="Compact"/>
                    <w:jc w:val="center"/>
                  </w:pPr>
                  <w:r>
                    <w:t>+0.041</w:t>
                  </w:r>
                </w:p>
              </w:tc>
              <w:tc>
                <w:tcPr>
                  <w:tcW w:w="1423" w:type="dxa"/>
                </w:tcPr>
                <w:p w14:paraId="2F52EC77" w14:textId="77777777" w:rsidR="005E30AF" w:rsidRDefault="005E30AF" w:rsidP="00EB37BA">
                  <w:pPr>
                    <w:pStyle w:val="Compact"/>
                    <w:jc w:val="center"/>
                  </w:pPr>
                  <w:r>
                    <w:t>0.006 to 0.076</w:t>
                  </w:r>
                </w:p>
              </w:tc>
              <w:tc>
                <w:tcPr>
                  <w:tcW w:w="1512" w:type="dxa"/>
                </w:tcPr>
                <w:p w14:paraId="1B466D65" w14:textId="77777777" w:rsidR="005E30AF" w:rsidRDefault="005E30AF" w:rsidP="00EB37BA">
                  <w:pPr>
                    <w:pStyle w:val="Compact"/>
                    <w:jc w:val="center"/>
                  </w:pPr>
                  <w:r>
                    <w:t>15 of 151</w:t>
                  </w:r>
                </w:p>
              </w:tc>
              <w:tc>
                <w:tcPr>
                  <w:tcW w:w="800" w:type="dxa"/>
                </w:tcPr>
                <w:p w14:paraId="77DF7F33" w14:textId="77777777" w:rsidR="005E30AF" w:rsidRDefault="005E30AF" w:rsidP="00EB37BA">
                  <w:pPr>
                    <w:pStyle w:val="Compact"/>
                    <w:jc w:val="center"/>
                  </w:pPr>
                  <w:r>
                    <w:t>+1.6</w:t>
                  </w:r>
                </w:p>
              </w:tc>
            </w:tr>
            <w:tr w:rsidR="005E30AF" w14:paraId="5A2D1E8D" w14:textId="77777777" w:rsidTr="002713D7">
              <w:tc>
                <w:tcPr>
                  <w:tcW w:w="3203" w:type="dxa"/>
                </w:tcPr>
                <w:p w14:paraId="6047193C" w14:textId="77777777" w:rsidR="005E30AF" w:rsidRPr="002713D7" w:rsidRDefault="005E30AF" w:rsidP="00EB37BA">
                  <w:pPr>
                    <w:pStyle w:val="Compact"/>
                    <w:jc w:val="center"/>
                    <w:rPr>
                      <w:b/>
                      <w:bCs/>
                    </w:rPr>
                  </w:pPr>
                  <w:r w:rsidRPr="002713D7">
                    <w:rPr>
                      <w:b/>
                      <w:bCs/>
                    </w:rPr>
                    <w:t>Intake-predicted absence controlled</w:t>
                  </w:r>
                </w:p>
              </w:tc>
              <w:tc>
                <w:tcPr>
                  <w:tcW w:w="978" w:type="dxa"/>
                </w:tcPr>
                <w:p w14:paraId="22A00AD6" w14:textId="77777777" w:rsidR="005E30AF" w:rsidRDefault="005E30AF" w:rsidP="00EB37BA">
                  <w:pPr>
                    <w:pStyle w:val="Compact"/>
                    <w:jc w:val="center"/>
                  </w:pPr>
                  <w:r>
                    <w:t>+0.005</w:t>
                  </w:r>
                </w:p>
              </w:tc>
              <w:tc>
                <w:tcPr>
                  <w:tcW w:w="1423" w:type="dxa"/>
                </w:tcPr>
                <w:p w14:paraId="70CC66C4" w14:textId="77777777" w:rsidR="005E30AF" w:rsidRDefault="005E30AF" w:rsidP="00EB37BA">
                  <w:pPr>
                    <w:pStyle w:val="Compact"/>
                    <w:jc w:val="center"/>
                  </w:pPr>
                  <w:r>
                    <w:t>-0.035 to 0.044</w:t>
                  </w:r>
                </w:p>
              </w:tc>
              <w:tc>
                <w:tcPr>
                  <w:tcW w:w="1512" w:type="dxa"/>
                </w:tcPr>
                <w:p w14:paraId="6C8F61CA" w14:textId="77777777" w:rsidR="005E30AF" w:rsidRDefault="005E30AF" w:rsidP="00EB37BA">
                  <w:pPr>
                    <w:pStyle w:val="Compact"/>
                    <w:jc w:val="center"/>
                  </w:pPr>
                  <w:r>
                    <w:t>71 of 151 (n.s.)</w:t>
                  </w:r>
                </w:p>
              </w:tc>
              <w:tc>
                <w:tcPr>
                  <w:tcW w:w="800" w:type="dxa"/>
                </w:tcPr>
                <w:p w14:paraId="53A7747F" w14:textId="77777777" w:rsidR="005E30AF" w:rsidRDefault="005E30AF" w:rsidP="00EB37BA">
                  <w:pPr>
                    <w:pStyle w:val="Compact"/>
                    <w:jc w:val="center"/>
                  </w:pPr>
                  <w:r>
                    <w:t>+0.2</w:t>
                  </w:r>
                </w:p>
              </w:tc>
            </w:tr>
            <w:bookmarkEnd w:id="1037"/>
          </w:tbl>
          <w:p w14:paraId="0FF9EF14" w14:textId="77777777" w:rsidR="005E30AF" w:rsidRDefault="005E30AF" w:rsidP="00EB37BA"/>
        </w:tc>
      </w:tr>
    </w:tbl>
    <w:p w14:paraId="248E6BFE" w14:textId="77FF34EC" w:rsidR="002713D7" w:rsidRDefault="005E30AF" w:rsidP="005E30AF">
      <w:pPr>
        <w:pStyle w:val="BodyText"/>
      </w:pPr>
      <w:r>
        <w:t xml:space="preserve"> </w:t>
      </w:r>
    </w:p>
    <w:p w14:paraId="149E416A" w14:textId="77777777" w:rsidR="002713D7" w:rsidRDefault="002713D7">
      <w:pPr>
        <w:spacing w:after="200" w:line="240" w:lineRule="auto"/>
      </w:pPr>
      <w:r>
        <w:br w:type="page"/>
      </w:r>
    </w:p>
    <w:tbl>
      <w:tblPr>
        <w:tblStyle w:val="Table"/>
        <w:tblW w:w="5000" w:type="pct"/>
        <w:tblLayout w:type="fixed"/>
        <w:tblLook w:val="0000" w:firstRow="0" w:lastRow="0" w:firstColumn="0" w:lastColumn="0" w:noHBand="0" w:noVBand="0"/>
      </w:tblPr>
      <w:tblGrid>
        <w:gridCol w:w="9360"/>
      </w:tblGrid>
      <w:tr w:rsidR="005E30AF" w14:paraId="17FE689F" w14:textId="77777777" w:rsidTr="002713D7">
        <w:tc>
          <w:tcPr>
            <w:tcW w:w="9446" w:type="dxa"/>
          </w:tcPr>
          <w:p w14:paraId="06D1B6D6" w14:textId="77777777" w:rsidR="005E30AF" w:rsidRDefault="005E30AF" w:rsidP="00EB37BA">
            <w:pPr>
              <w:pStyle w:val="Compact"/>
              <w:jc w:val="center"/>
            </w:pPr>
            <w:bookmarkStart w:id="1038" w:name="fig-accelerating-returns"/>
            <w:r>
              <w:rPr>
                <w:noProof/>
              </w:rPr>
              <w:lastRenderedPageBreak/>
              <w:drawing>
                <wp:inline distT="0" distB="0" distL="0" distR="0" wp14:anchorId="07BB1EE3" wp14:editId="309C92B4">
                  <wp:extent cx="5943600" cy="3820885"/>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RPE_Paper_files/figure-docx/fig-accelerating-returns-1.png"/>
                          <pic:cNvPicPr>
                            <a:picLocks noChangeAspect="1" noChangeArrowheads="1"/>
                          </pic:cNvPicPr>
                        </pic:nvPicPr>
                        <pic:blipFill>
                          <a:blip r:embed="rId63"/>
                          <a:stretch>
                            <a:fillRect/>
                          </a:stretch>
                        </pic:blipFill>
                        <pic:spPr bwMode="auto">
                          <a:xfrm>
                            <a:off x="0" y="0"/>
                            <a:ext cx="5943600" cy="3820885"/>
                          </a:xfrm>
                          <a:prstGeom prst="rect">
                            <a:avLst/>
                          </a:prstGeom>
                          <a:noFill/>
                          <a:ln w="9525">
                            <a:noFill/>
                            <a:headEnd/>
                            <a:tailEnd/>
                          </a:ln>
                        </pic:spPr>
                      </pic:pic>
                    </a:graphicData>
                  </a:graphic>
                </wp:inline>
              </w:drawing>
            </w:r>
          </w:p>
          <w:p w14:paraId="365FE5C4" w14:textId="77777777" w:rsidR="005E30AF" w:rsidRDefault="005E30AF" w:rsidP="00EB37BA">
            <w:pPr>
              <w:pStyle w:val="ImageCaption"/>
              <w:spacing w:before="200"/>
            </w:pPr>
            <w:r>
              <w:t>Figure 4: Accelerating returns: each percentage-point reduction buys a progressively larger ATT8 gain (reading right to left). Absence delivers substantially larger gains than FSM at every level. Brighton and Hove schools marked on each curve.</w:t>
            </w:r>
          </w:p>
        </w:tc>
        <w:bookmarkEnd w:id="1038"/>
      </w:tr>
    </w:tbl>
    <w:p w14:paraId="16005C21" w14:textId="77777777" w:rsidR="005E30AF" w:rsidRDefault="005E30AF" w:rsidP="005E30AF">
      <w:pPr>
        <w:pStyle w:val="BodyText"/>
      </w:pPr>
      <w:r>
        <w:t xml:space="preserve"> </w:t>
      </w:r>
    </w:p>
    <w:tbl>
      <w:tblPr>
        <w:tblStyle w:val="Table"/>
        <w:tblW w:w="5000" w:type="pct"/>
        <w:tblLayout w:type="fixed"/>
        <w:tblLook w:val="0000" w:firstRow="0" w:lastRow="0" w:firstColumn="0" w:lastColumn="0" w:noHBand="0" w:noVBand="0"/>
      </w:tblPr>
      <w:tblGrid>
        <w:gridCol w:w="9360"/>
      </w:tblGrid>
      <w:tr w:rsidR="005E30AF" w14:paraId="64A352AA" w14:textId="77777777" w:rsidTr="00EB37BA">
        <w:tc>
          <w:tcPr>
            <w:tcW w:w="7920" w:type="dxa"/>
          </w:tcPr>
          <w:p w14:paraId="26DB1297" w14:textId="77777777" w:rsidR="005E30AF" w:rsidRDefault="005E30AF" w:rsidP="00EB37BA">
            <w:pPr>
              <w:pStyle w:val="Compact"/>
              <w:jc w:val="center"/>
            </w:pPr>
            <w:bookmarkStart w:id="1039" w:name="fig-obs-vs-pred"/>
            <w:r>
              <w:rPr>
                <w:noProof/>
              </w:rPr>
              <w:lastRenderedPageBreak/>
              <w:drawing>
                <wp:inline distT="0" distB="0" distL="0" distR="0" wp14:anchorId="01B4CBA0" wp14:editId="7B24F06B">
                  <wp:extent cx="5372100" cy="7115175"/>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RPE_Paper_files/figure-docx/fig-obs-vs-pred-1.png"/>
                          <pic:cNvPicPr>
                            <a:picLocks noChangeAspect="1" noChangeArrowheads="1"/>
                          </pic:cNvPicPr>
                        </pic:nvPicPr>
                        <pic:blipFill>
                          <a:blip r:embed="rId64"/>
                          <a:stretch>
                            <a:fillRect/>
                          </a:stretch>
                        </pic:blipFill>
                        <pic:spPr bwMode="auto">
                          <a:xfrm>
                            <a:off x="0" y="0"/>
                            <a:ext cx="5372234" cy="7115352"/>
                          </a:xfrm>
                          <a:prstGeom prst="rect">
                            <a:avLst/>
                          </a:prstGeom>
                          <a:noFill/>
                          <a:ln w="9525">
                            <a:noFill/>
                            <a:headEnd/>
                            <a:tailEnd/>
                          </a:ln>
                        </pic:spPr>
                      </pic:pic>
                    </a:graphicData>
                  </a:graphic>
                </wp:inline>
              </w:drawing>
            </w:r>
          </w:p>
          <w:p w14:paraId="3D64F1F7" w14:textId="77777777" w:rsidR="005E30AF" w:rsidRDefault="005E30AF" w:rsidP="00EB37BA">
            <w:pPr>
              <w:pStyle w:val="ImageCaption"/>
              <w:spacing w:before="200"/>
            </w:pPr>
            <w:r>
              <w:t>Figure 5: Observed versus predicted Attainment 8 for Brighton and Hove schools (highlighted) against all schools nationally, 2024–25.</w:t>
            </w:r>
          </w:p>
        </w:tc>
        <w:bookmarkEnd w:id="1039"/>
      </w:tr>
    </w:tbl>
    <w:p w14:paraId="68A73DF7" w14:textId="77777777" w:rsidR="005E30AF" w:rsidRDefault="005E30AF" w:rsidP="005E30AF">
      <w:pPr>
        <w:pStyle w:val="BodyText"/>
      </w:pPr>
      <w:r>
        <w:lastRenderedPageBreak/>
        <w:t xml:space="preserve"> </w:t>
      </w:r>
    </w:p>
    <w:tbl>
      <w:tblPr>
        <w:tblStyle w:val="Table"/>
        <w:tblW w:w="5000" w:type="pct"/>
        <w:tblLayout w:type="fixed"/>
        <w:tblLook w:val="0000" w:firstRow="0" w:lastRow="0" w:firstColumn="0" w:lastColumn="0" w:noHBand="0" w:noVBand="0"/>
      </w:tblPr>
      <w:tblGrid>
        <w:gridCol w:w="9360"/>
      </w:tblGrid>
      <w:tr w:rsidR="005E30AF" w14:paraId="1272AF43" w14:textId="77777777" w:rsidTr="00EB37BA">
        <w:tc>
          <w:tcPr>
            <w:tcW w:w="7920" w:type="dxa"/>
          </w:tcPr>
          <w:p w14:paraId="73011062" w14:textId="77777777" w:rsidR="005E30AF" w:rsidRDefault="005E30AF" w:rsidP="00EB37BA">
            <w:pPr>
              <w:pStyle w:val="Compact"/>
              <w:jc w:val="center"/>
            </w:pPr>
            <w:bookmarkStart w:id="1040" w:name="fig-quadrant"/>
            <w:r>
              <w:rPr>
                <w:noProof/>
              </w:rPr>
              <w:drawing>
                <wp:inline distT="0" distB="0" distL="0" distR="0" wp14:anchorId="2F8C9AE5" wp14:editId="401F1D1B">
                  <wp:extent cx="5943600" cy="4245428"/>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RPE_Paper_files/figure-docx/fig-quadrant-1.png"/>
                          <pic:cNvPicPr>
                            <a:picLocks noChangeAspect="1" noChangeArrowheads="1"/>
                          </pic:cNvPicPr>
                        </pic:nvPicPr>
                        <pic:blipFill>
                          <a:blip r:embed="rId65"/>
                          <a:stretch>
                            <a:fillRect/>
                          </a:stretch>
                        </pic:blipFill>
                        <pic:spPr bwMode="auto">
                          <a:xfrm>
                            <a:off x="0" y="0"/>
                            <a:ext cx="5943600" cy="4245428"/>
                          </a:xfrm>
                          <a:prstGeom prst="rect">
                            <a:avLst/>
                          </a:prstGeom>
                          <a:noFill/>
                          <a:ln w="9525">
                            <a:noFill/>
                            <a:headEnd/>
                            <a:tailEnd/>
                          </a:ln>
                        </pic:spPr>
                      </pic:pic>
                    </a:graphicData>
                  </a:graphic>
                </wp:inline>
              </w:drawing>
            </w:r>
          </w:p>
          <w:p w14:paraId="0ADE6FC6" w14:textId="77777777" w:rsidR="005E30AF" w:rsidRDefault="005E30AF" w:rsidP="00EB37BA">
            <w:pPr>
              <w:pStyle w:val="ImageCaption"/>
              <w:spacing w:before="200"/>
            </w:pPr>
            <w:r>
              <w:t>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w:t>
            </w:r>
          </w:p>
        </w:tc>
        <w:bookmarkEnd w:id="1040"/>
      </w:tr>
    </w:tbl>
    <w:p w14:paraId="54BA56E2" w14:textId="742E58A0" w:rsidR="002713D7" w:rsidRDefault="005E30AF" w:rsidP="005E30AF">
      <w:pPr>
        <w:pStyle w:val="BodyText"/>
      </w:pPr>
      <w:r>
        <w:t xml:space="preserve"> </w:t>
      </w:r>
    </w:p>
    <w:p w14:paraId="310AEA3C" w14:textId="77777777" w:rsidR="002713D7" w:rsidRDefault="002713D7">
      <w:pPr>
        <w:spacing w:after="200" w:line="240" w:lineRule="auto"/>
      </w:pPr>
      <w:r>
        <w:br w:type="page"/>
      </w:r>
    </w:p>
    <w:tbl>
      <w:tblPr>
        <w:tblStyle w:val="Table"/>
        <w:tblW w:w="5000" w:type="pct"/>
        <w:tblLayout w:type="fixed"/>
        <w:tblLook w:val="0000" w:firstRow="0" w:lastRow="0" w:firstColumn="0" w:lastColumn="0" w:noHBand="0" w:noVBand="0"/>
      </w:tblPr>
      <w:tblGrid>
        <w:gridCol w:w="9360"/>
      </w:tblGrid>
      <w:tr w:rsidR="005E30AF" w14:paraId="10B5F85B" w14:textId="77777777" w:rsidTr="002713D7">
        <w:tc>
          <w:tcPr>
            <w:tcW w:w="9446" w:type="dxa"/>
          </w:tcPr>
          <w:p w14:paraId="0BA40920" w14:textId="77777777" w:rsidR="005E30AF" w:rsidRDefault="005E30AF" w:rsidP="00EB37BA">
            <w:pPr>
              <w:pStyle w:val="ImageCaption"/>
              <w:spacing w:before="200"/>
            </w:pPr>
            <w:bookmarkStart w:id="1041" w:name="tbl-league"/>
            <w:r>
              <w:lastRenderedPageBreak/>
              <w:t>Table 3: Value-added rankings for Brighton and Hove schools (panel model residuals by year, in Attainment 8 points).</w:t>
            </w:r>
          </w:p>
          <w:tbl>
            <w:tblPr>
              <w:tblStyle w:val="Table"/>
              <w:tblW w:w="5000" w:type="pct"/>
              <w:tblLayout w:type="fixed"/>
              <w:tblLook w:val="0020" w:firstRow="1" w:lastRow="0" w:firstColumn="0" w:lastColumn="0" w:noHBand="0" w:noVBand="0"/>
            </w:tblPr>
            <w:tblGrid>
              <w:gridCol w:w="571"/>
              <w:gridCol w:w="4463"/>
              <w:gridCol w:w="917"/>
              <w:gridCol w:w="917"/>
              <w:gridCol w:w="917"/>
              <w:gridCol w:w="917"/>
              <w:gridCol w:w="572"/>
            </w:tblGrid>
            <w:tr w:rsidR="005E30AF" w14:paraId="20E30C72" w14:textId="77777777" w:rsidTr="002713D7">
              <w:trPr>
                <w:cnfStyle w:val="100000000000" w:firstRow="1" w:lastRow="0" w:firstColumn="0" w:lastColumn="0" w:oddVBand="0" w:evenVBand="0" w:oddHBand="0" w:evenHBand="0" w:firstRowFirstColumn="0" w:firstRowLastColumn="0" w:lastRowFirstColumn="0" w:lastRowLastColumn="0"/>
                <w:tblHeader/>
              </w:trPr>
              <w:tc>
                <w:tcPr>
                  <w:tcW w:w="576" w:type="dxa"/>
                </w:tcPr>
                <w:p w14:paraId="2EFECF1E" w14:textId="77777777" w:rsidR="005E30AF" w:rsidRPr="002713D7" w:rsidRDefault="005E30AF" w:rsidP="00EB37BA">
                  <w:pPr>
                    <w:pStyle w:val="Compact"/>
                    <w:jc w:val="center"/>
                    <w:rPr>
                      <w:b/>
                      <w:bCs/>
                    </w:rPr>
                  </w:pPr>
                  <w:r w:rsidRPr="002713D7">
                    <w:rPr>
                      <w:b/>
                      <w:bCs/>
                    </w:rPr>
                    <w:t>Rank</w:t>
                  </w:r>
                </w:p>
              </w:tc>
              <w:tc>
                <w:tcPr>
                  <w:tcW w:w="4507" w:type="dxa"/>
                </w:tcPr>
                <w:p w14:paraId="005C781C" w14:textId="77777777" w:rsidR="005E30AF" w:rsidRPr="002713D7" w:rsidRDefault="005E30AF" w:rsidP="00EB37BA">
                  <w:pPr>
                    <w:pStyle w:val="Compact"/>
                    <w:jc w:val="center"/>
                    <w:rPr>
                      <w:b/>
                      <w:bCs/>
                    </w:rPr>
                  </w:pPr>
                  <w:r w:rsidRPr="002713D7">
                    <w:rPr>
                      <w:b/>
                      <w:bCs/>
                    </w:rPr>
                    <w:t>School</w:t>
                  </w:r>
                </w:p>
              </w:tc>
              <w:tc>
                <w:tcPr>
                  <w:tcW w:w="925" w:type="dxa"/>
                </w:tcPr>
                <w:p w14:paraId="76788536" w14:textId="77777777" w:rsidR="005E30AF" w:rsidRPr="002713D7" w:rsidRDefault="005E30AF" w:rsidP="00EB37BA">
                  <w:pPr>
                    <w:pStyle w:val="Compact"/>
                    <w:jc w:val="center"/>
                    <w:rPr>
                      <w:b/>
                      <w:bCs/>
                    </w:rPr>
                  </w:pPr>
                  <w:r w:rsidRPr="002713D7">
                    <w:rPr>
                      <w:b/>
                      <w:bCs/>
                    </w:rPr>
                    <w:t>2021-22</w:t>
                  </w:r>
                </w:p>
              </w:tc>
              <w:tc>
                <w:tcPr>
                  <w:tcW w:w="925" w:type="dxa"/>
                </w:tcPr>
                <w:p w14:paraId="089B6DEB" w14:textId="77777777" w:rsidR="005E30AF" w:rsidRPr="002713D7" w:rsidRDefault="005E30AF" w:rsidP="00EB37BA">
                  <w:pPr>
                    <w:pStyle w:val="Compact"/>
                    <w:jc w:val="center"/>
                    <w:rPr>
                      <w:b/>
                      <w:bCs/>
                    </w:rPr>
                  </w:pPr>
                  <w:r w:rsidRPr="002713D7">
                    <w:rPr>
                      <w:b/>
                      <w:bCs/>
                    </w:rPr>
                    <w:t>2022-23</w:t>
                  </w:r>
                </w:p>
              </w:tc>
              <w:tc>
                <w:tcPr>
                  <w:tcW w:w="925" w:type="dxa"/>
                </w:tcPr>
                <w:p w14:paraId="4DD497A1" w14:textId="77777777" w:rsidR="005E30AF" w:rsidRPr="002713D7" w:rsidRDefault="005E30AF" w:rsidP="00EB37BA">
                  <w:pPr>
                    <w:pStyle w:val="Compact"/>
                    <w:jc w:val="center"/>
                    <w:rPr>
                      <w:b/>
                      <w:bCs/>
                    </w:rPr>
                  </w:pPr>
                  <w:r w:rsidRPr="002713D7">
                    <w:rPr>
                      <w:b/>
                      <w:bCs/>
                    </w:rPr>
                    <w:t>2023-24</w:t>
                  </w:r>
                </w:p>
              </w:tc>
              <w:tc>
                <w:tcPr>
                  <w:tcW w:w="925" w:type="dxa"/>
                </w:tcPr>
                <w:p w14:paraId="6FC9CB5C" w14:textId="77777777" w:rsidR="005E30AF" w:rsidRPr="002713D7" w:rsidRDefault="005E30AF" w:rsidP="00EB37BA">
                  <w:pPr>
                    <w:pStyle w:val="Compact"/>
                    <w:jc w:val="center"/>
                    <w:rPr>
                      <w:b/>
                      <w:bCs/>
                    </w:rPr>
                  </w:pPr>
                  <w:r w:rsidRPr="002713D7">
                    <w:rPr>
                      <w:b/>
                      <w:bCs/>
                    </w:rPr>
                    <w:t>2024-25</w:t>
                  </w:r>
                </w:p>
              </w:tc>
              <w:tc>
                <w:tcPr>
                  <w:tcW w:w="577" w:type="dxa"/>
                </w:tcPr>
                <w:p w14:paraId="2B8B7A64" w14:textId="77777777" w:rsidR="005E30AF" w:rsidRPr="002713D7" w:rsidRDefault="005E30AF" w:rsidP="00EB37BA">
                  <w:pPr>
                    <w:pStyle w:val="Compact"/>
                    <w:jc w:val="center"/>
                    <w:rPr>
                      <w:b/>
                      <w:bCs/>
                    </w:rPr>
                  </w:pPr>
                  <w:r w:rsidRPr="002713D7">
                    <w:rPr>
                      <w:b/>
                      <w:bCs/>
                    </w:rPr>
                    <w:t>Mean</w:t>
                  </w:r>
                </w:p>
              </w:tc>
            </w:tr>
            <w:tr w:rsidR="002713D7" w14:paraId="59B312D1" w14:textId="77777777" w:rsidTr="00136FAD">
              <w:tc>
                <w:tcPr>
                  <w:tcW w:w="9360" w:type="dxa"/>
                  <w:gridSpan w:val="7"/>
                </w:tcPr>
                <w:p w14:paraId="69E03736" w14:textId="47D3C46C" w:rsidR="002713D7" w:rsidRDefault="002713D7" w:rsidP="002713D7">
                  <w:pPr>
                    <w:pStyle w:val="Compact"/>
                  </w:pPr>
                  <w:r w:rsidRPr="00440721">
                    <w:rPr>
                      <w:b/>
                      <w:bCs/>
                      <w:i/>
                      <w:iCs/>
                    </w:rPr>
                    <w:t>All Pupils</w:t>
                  </w:r>
                </w:p>
              </w:tc>
            </w:tr>
            <w:tr w:rsidR="005E30AF" w14:paraId="3C7A2E45" w14:textId="77777777" w:rsidTr="002713D7">
              <w:tc>
                <w:tcPr>
                  <w:tcW w:w="576" w:type="dxa"/>
                </w:tcPr>
                <w:p w14:paraId="41613B25" w14:textId="77777777" w:rsidR="005E30AF" w:rsidRDefault="005E30AF" w:rsidP="00EB37BA">
                  <w:pPr>
                    <w:pStyle w:val="Compact"/>
                    <w:jc w:val="center"/>
                  </w:pPr>
                  <w:r>
                    <w:t>1</w:t>
                  </w:r>
                </w:p>
              </w:tc>
              <w:tc>
                <w:tcPr>
                  <w:tcW w:w="4507" w:type="dxa"/>
                </w:tcPr>
                <w:p w14:paraId="4A26CA17" w14:textId="77777777" w:rsidR="005E30AF" w:rsidRDefault="005E30AF" w:rsidP="00EB37BA">
                  <w:pPr>
                    <w:pStyle w:val="Compact"/>
                    <w:jc w:val="center"/>
                  </w:pPr>
                  <w:r>
                    <w:t>Dorothy Stringer School</w:t>
                  </w:r>
                </w:p>
              </w:tc>
              <w:tc>
                <w:tcPr>
                  <w:tcW w:w="925" w:type="dxa"/>
                </w:tcPr>
                <w:p w14:paraId="4D23B16A" w14:textId="77777777" w:rsidR="005E30AF" w:rsidRDefault="005E30AF" w:rsidP="00EB37BA">
                  <w:pPr>
                    <w:pStyle w:val="Compact"/>
                    <w:jc w:val="center"/>
                  </w:pPr>
                  <w:r>
                    <w:t>+2.5</w:t>
                  </w:r>
                </w:p>
              </w:tc>
              <w:tc>
                <w:tcPr>
                  <w:tcW w:w="925" w:type="dxa"/>
                </w:tcPr>
                <w:p w14:paraId="6D5A2046" w14:textId="77777777" w:rsidR="005E30AF" w:rsidRDefault="005E30AF" w:rsidP="00EB37BA">
                  <w:pPr>
                    <w:pStyle w:val="Compact"/>
                    <w:jc w:val="center"/>
                  </w:pPr>
                  <w:r>
                    <w:t>+3.1</w:t>
                  </w:r>
                </w:p>
              </w:tc>
              <w:tc>
                <w:tcPr>
                  <w:tcW w:w="925" w:type="dxa"/>
                </w:tcPr>
                <w:p w14:paraId="3595056E" w14:textId="77777777" w:rsidR="005E30AF" w:rsidRDefault="005E30AF" w:rsidP="00EB37BA">
                  <w:pPr>
                    <w:pStyle w:val="Compact"/>
                    <w:jc w:val="center"/>
                  </w:pPr>
                  <w:r>
                    <w:t>+2.2</w:t>
                  </w:r>
                </w:p>
              </w:tc>
              <w:tc>
                <w:tcPr>
                  <w:tcW w:w="925" w:type="dxa"/>
                </w:tcPr>
                <w:p w14:paraId="30FE2B4C" w14:textId="77777777" w:rsidR="005E30AF" w:rsidRDefault="005E30AF" w:rsidP="00EB37BA">
                  <w:pPr>
                    <w:pStyle w:val="Compact"/>
                    <w:jc w:val="center"/>
                  </w:pPr>
                  <w:r>
                    <w:t>+4.8</w:t>
                  </w:r>
                </w:p>
              </w:tc>
              <w:tc>
                <w:tcPr>
                  <w:tcW w:w="577" w:type="dxa"/>
                </w:tcPr>
                <w:p w14:paraId="21CFD063" w14:textId="77777777" w:rsidR="005E30AF" w:rsidRDefault="005E30AF" w:rsidP="00EB37BA">
                  <w:pPr>
                    <w:pStyle w:val="Compact"/>
                    <w:jc w:val="center"/>
                  </w:pPr>
                  <w:r>
                    <w:t>+3.1</w:t>
                  </w:r>
                </w:p>
              </w:tc>
            </w:tr>
            <w:tr w:rsidR="005E30AF" w14:paraId="7876A849" w14:textId="77777777" w:rsidTr="002713D7">
              <w:tc>
                <w:tcPr>
                  <w:tcW w:w="576" w:type="dxa"/>
                </w:tcPr>
                <w:p w14:paraId="364DF1C5" w14:textId="77777777" w:rsidR="005E30AF" w:rsidRDefault="005E30AF" w:rsidP="00EB37BA">
                  <w:pPr>
                    <w:pStyle w:val="Compact"/>
                    <w:jc w:val="center"/>
                  </w:pPr>
                  <w:r>
                    <w:t>2</w:t>
                  </w:r>
                </w:p>
              </w:tc>
              <w:tc>
                <w:tcPr>
                  <w:tcW w:w="4507" w:type="dxa"/>
                </w:tcPr>
                <w:p w14:paraId="6740F133" w14:textId="77777777" w:rsidR="005E30AF" w:rsidRDefault="005E30AF" w:rsidP="00EB37BA">
                  <w:pPr>
                    <w:pStyle w:val="Compact"/>
                    <w:jc w:val="center"/>
                  </w:pPr>
                  <w:r>
                    <w:t>Varndean School</w:t>
                  </w:r>
                </w:p>
              </w:tc>
              <w:tc>
                <w:tcPr>
                  <w:tcW w:w="925" w:type="dxa"/>
                </w:tcPr>
                <w:p w14:paraId="41721B2D" w14:textId="77777777" w:rsidR="005E30AF" w:rsidRDefault="005E30AF" w:rsidP="00EB37BA">
                  <w:pPr>
                    <w:pStyle w:val="Compact"/>
                    <w:jc w:val="center"/>
                  </w:pPr>
                  <w:r>
                    <w:t>+2.7</w:t>
                  </w:r>
                </w:p>
              </w:tc>
              <w:tc>
                <w:tcPr>
                  <w:tcW w:w="925" w:type="dxa"/>
                </w:tcPr>
                <w:p w14:paraId="51896B88" w14:textId="77777777" w:rsidR="005E30AF" w:rsidRDefault="005E30AF" w:rsidP="00EB37BA">
                  <w:pPr>
                    <w:pStyle w:val="Compact"/>
                    <w:jc w:val="center"/>
                  </w:pPr>
                  <w:r>
                    <w:t>+2.6</w:t>
                  </w:r>
                </w:p>
              </w:tc>
              <w:tc>
                <w:tcPr>
                  <w:tcW w:w="925" w:type="dxa"/>
                </w:tcPr>
                <w:p w14:paraId="1FEF269C" w14:textId="77777777" w:rsidR="005E30AF" w:rsidRDefault="005E30AF" w:rsidP="00EB37BA">
                  <w:pPr>
                    <w:pStyle w:val="Compact"/>
                    <w:jc w:val="center"/>
                  </w:pPr>
                  <w:r>
                    <w:t>+5.3</w:t>
                  </w:r>
                </w:p>
              </w:tc>
              <w:tc>
                <w:tcPr>
                  <w:tcW w:w="925" w:type="dxa"/>
                </w:tcPr>
                <w:p w14:paraId="34A8FF39" w14:textId="77777777" w:rsidR="005E30AF" w:rsidRDefault="005E30AF" w:rsidP="00EB37BA">
                  <w:pPr>
                    <w:pStyle w:val="Compact"/>
                    <w:jc w:val="center"/>
                  </w:pPr>
                  <w:r>
                    <w:t>+0.5</w:t>
                  </w:r>
                </w:p>
              </w:tc>
              <w:tc>
                <w:tcPr>
                  <w:tcW w:w="577" w:type="dxa"/>
                </w:tcPr>
                <w:p w14:paraId="5253EB4C" w14:textId="77777777" w:rsidR="005E30AF" w:rsidRDefault="005E30AF" w:rsidP="00EB37BA">
                  <w:pPr>
                    <w:pStyle w:val="Compact"/>
                    <w:jc w:val="center"/>
                  </w:pPr>
                  <w:r>
                    <w:t>+2.8</w:t>
                  </w:r>
                </w:p>
              </w:tc>
            </w:tr>
            <w:tr w:rsidR="005E30AF" w14:paraId="675B47B6" w14:textId="77777777" w:rsidTr="002713D7">
              <w:tc>
                <w:tcPr>
                  <w:tcW w:w="576" w:type="dxa"/>
                </w:tcPr>
                <w:p w14:paraId="7B22E503" w14:textId="77777777" w:rsidR="005E30AF" w:rsidRDefault="005E30AF" w:rsidP="00EB37BA">
                  <w:pPr>
                    <w:pStyle w:val="Compact"/>
                    <w:jc w:val="center"/>
                  </w:pPr>
                  <w:r>
                    <w:t>3</w:t>
                  </w:r>
                </w:p>
              </w:tc>
              <w:tc>
                <w:tcPr>
                  <w:tcW w:w="4507" w:type="dxa"/>
                </w:tcPr>
                <w:p w14:paraId="04B8A4E5" w14:textId="77777777" w:rsidR="005E30AF" w:rsidRDefault="005E30AF" w:rsidP="00EB37BA">
                  <w:pPr>
                    <w:pStyle w:val="Compact"/>
                    <w:jc w:val="center"/>
                  </w:pPr>
                  <w:r>
                    <w:t>King’s School</w:t>
                  </w:r>
                </w:p>
              </w:tc>
              <w:tc>
                <w:tcPr>
                  <w:tcW w:w="925" w:type="dxa"/>
                </w:tcPr>
                <w:p w14:paraId="3A9AA1F5" w14:textId="77777777" w:rsidR="005E30AF" w:rsidRDefault="005E30AF" w:rsidP="00EB37BA">
                  <w:pPr>
                    <w:pStyle w:val="Compact"/>
                    <w:jc w:val="center"/>
                  </w:pPr>
                  <w:r>
                    <w:t>+3.5</w:t>
                  </w:r>
                </w:p>
              </w:tc>
              <w:tc>
                <w:tcPr>
                  <w:tcW w:w="925" w:type="dxa"/>
                </w:tcPr>
                <w:p w14:paraId="594419C1" w14:textId="77777777" w:rsidR="005E30AF" w:rsidRDefault="005E30AF" w:rsidP="00EB37BA">
                  <w:pPr>
                    <w:pStyle w:val="Compact"/>
                    <w:jc w:val="center"/>
                  </w:pPr>
                  <w:r>
                    <w:t>+0.9</w:t>
                  </w:r>
                </w:p>
              </w:tc>
              <w:tc>
                <w:tcPr>
                  <w:tcW w:w="925" w:type="dxa"/>
                </w:tcPr>
                <w:p w14:paraId="249CF494" w14:textId="77777777" w:rsidR="005E30AF" w:rsidRDefault="005E30AF" w:rsidP="00EB37BA">
                  <w:pPr>
                    <w:pStyle w:val="Compact"/>
                    <w:jc w:val="center"/>
                  </w:pPr>
                  <w:r>
                    <w:t>+5.0</w:t>
                  </w:r>
                </w:p>
              </w:tc>
              <w:tc>
                <w:tcPr>
                  <w:tcW w:w="925" w:type="dxa"/>
                </w:tcPr>
                <w:p w14:paraId="345FA816" w14:textId="77777777" w:rsidR="005E30AF" w:rsidRDefault="005E30AF" w:rsidP="00EB37BA">
                  <w:pPr>
                    <w:pStyle w:val="Compact"/>
                    <w:jc w:val="center"/>
                  </w:pPr>
                  <w:r>
                    <w:t>-0.5</w:t>
                  </w:r>
                </w:p>
              </w:tc>
              <w:tc>
                <w:tcPr>
                  <w:tcW w:w="577" w:type="dxa"/>
                </w:tcPr>
                <w:p w14:paraId="54C0110F" w14:textId="77777777" w:rsidR="005E30AF" w:rsidRDefault="005E30AF" w:rsidP="00EB37BA">
                  <w:pPr>
                    <w:pStyle w:val="Compact"/>
                    <w:jc w:val="center"/>
                  </w:pPr>
                  <w:r>
                    <w:t>+2.2</w:t>
                  </w:r>
                </w:p>
              </w:tc>
            </w:tr>
            <w:tr w:rsidR="005E30AF" w14:paraId="2D004E7E" w14:textId="77777777" w:rsidTr="002713D7">
              <w:tc>
                <w:tcPr>
                  <w:tcW w:w="576" w:type="dxa"/>
                </w:tcPr>
                <w:p w14:paraId="33DAF419" w14:textId="77777777" w:rsidR="005E30AF" w:rsidRDefault="005E30AF" w:rsidP="00EB37BA">
                  <w:pPr>
                    <w:pStyle w:val="Compact"/>
                    <w:jc w:val="center"/>
                  </w:pPr>
                  <w:r>
                    <w:t>4</w:t>
                  </w:r>
                </w:p>
              </w:tc>
              <w:tc>
                <w:tcPr>
                  <w:tcW w:w="4507" w:type="dxa"/>
                </w:tcPr>
                <w:p w14:paraId="71D33AE5" w14:textId="77777777" w:rsidR="005E30AF" w:rsidRDefault="005E30AF" w:rsidP="00EB37BA">
                  <w:pPr>
                    <w:pStyle w:val="Compact"/>
                    <w:jc w:val="center"/>
                  </w:pPr>
                  <w:r>
                    <w:t>Brighton Aldridge Community Academy</w:t>
                  </w:r>
                </w:p>
              </w:tc>
              <w:tc>
                <w:tcPr>
                  <w:tcW w:w="925" w:type="dxa"/>
                </w:tcPr>
                <w:p w14:paraId="4F875EE6" w14:textId="77777777" w:rsidR="005E30AF" w:rsidRDefault="005E30AF" w:rsidP="00EB37BA">
                  <w:pPr>
                    <w:pStyle w:val="Compact"/>
                    <w:jc w:val="center"/>
                  </w:pPr>
                  <w:r>
                    <w:t>+2.0</w:t>
                  </w:r>
                </w:p>
              </w:tc>
              <w:tc>
                <w:tcPr>
                  <w:tcW w:w="925" w:type="dxa"/>
                </w:tcPr>
                <w:p w14:paraId="17507333" w14:textId="77777777" w:rsidR="005E30AF" w:rsidRDefault="005E30AF" w:rsidP="00EB37BA">
                  <w:pPr>
                    <w:pStyle w:val="Compact"/>
                    <w:jc w:val="center"/>
                  </w:pPr>
                  <w:r>
                    <w:t>+1.4</w:t>
                  </w:r>
                </w:p>
              </w:tc>
              <w:tc>
                <w:tcPr>
                  <w:tcW w:w="925" w:type="dxa"/>
                </w:tcPr>
                <w:p w14:paraId="0460369C" w14:textId="77777777" w:rsidR="005E30AF" w:rsidRDefault="005E30AF" w:rsidP="00EB37BA">
                  <w:pPr>
                    <w:pStyle w:val="Compact"/>
                    <w:jc w:val="center"/>
                  </w:pPr>
                  <w:r>
                    <w:t>+1.2</w:t>
                  </w:r>
                </w:p>
              </w:tc>
              <w:tc>
                <w:tcPr>
                  <w:tcW w:w="925" w:type="dxa"/>
                </w:tcPr>
                <w:p w14:paraId="7A1BB24B" w14:textId="77777777" w:rsidR="005E30AF" w:rsidRDefault="005E30AF" w:rsidP="00EB37BA">
                  <w:pPr>
                    <w:pStyle w:val="Compact"/>
                    <w:jc w:val="center"/>
                  </w:pPr>
                  <w:r>
                    <w:t>+0.8</w:t>
                  </w:r>
                </w:p>
              </w:tc>
              <w:tc>
                <w:tcPr>
                  <w:tcW w:w="577" w:type="dxa"/>
                </w:tcPr>
                <w:p w14:paraId="1393ED39" w14:textId="77777777" w:rsidR="005E30AF" w:rsidRDefault="005E30AF" w:rsidP="00EB37BA">
                  <w:pPr>
                    <w:pStyle w:val="Compact"/>
                    <w:jc w:val="center"/>
                  </w:pPr>
                  <w:r>
                    <w:t>+1.4</w:t>
                  </w:r>
                </w:p>
              </w:tc>
            </w:tr>
            <w:tr w:rsidR="005E30AF" w14:paraId="43766357" w14:textId="77777777" w:rsidTr="002713D7">
              <w:tc>
                <w:tcPr>
                  <w:tcW w:w="576" w:type="dxa"/>
                </w:tcPr>
                <w:p w14:paraId="7FD006BF" w14:textId="77777777" w:rsidR="005E30AF" w:rsidRDefault="005E30AF" w:rsidP="00EB37BA">
                  <w:pPr>
                    <w:pStyle w:val="Compact"/>
                    <w:jc w:val="center"/>
                  </w:pPr>
                  <w:r>
                    <w:t>5</w:t>
                  </w:r>
                </w:p>
              </w:tc>
              <w:tc>
                <w:tcPr>
                  <w:tcW w:w="4507" w:type="dxa"/>
                </w:tcPr>
                <w:p w14:paraId="6A9FB875" w14:textId="77777777" w:rsidR="005E30AF" w:rsidRDefault="005E30AF" w:rsidP="00EB37BA">
                  <w:pPr>
                    <w:pStyle w:val="Compact"/>
                    <w:jc w:val="center"/>
                  </w:pPr>
                  <w:r>
                    <w:t>Portslade Aldridge Community Academy</w:t>
                  </w:r>
                </w:p>
              </w:tc>
              <w:tc>
                <w:tcPr>
                  <w:tcW w:w="925" w:type="dxa"/>
                </w:tcPr>
                <w:p w14:paraId="0C745013" w14:textId="77777777" w:rsidR="005E30AF" w:rsidRDefault="005E30AF" w:rsidP="00EB37BA">
                  <w:pPr>
                    <w:pStyle w:val="Compact"/>
                    <w:jc w:val="center"/>
                  </w:pPr>
                  <w:r>
                    <w:t>+3.8</w:t>
                  </w:r>
                </w:p>
              </w:tc>
              <w:tc>
                <w:tcPr>
                  <w:tcW w:w="925" w:type="dxa"/>
                </w:tcPr>
                <w:p w14:paraId="6530AE22" w14:textId="77777777" w:rsidR="005E30AF" w:rsidRDefault="005E30AF" w:rsidP="00EB37BA">
                  <w:pPr>
                    <w:pStyle w:val="Compact"/>
                    <w:jc w:val="center"/>
                  </w:pPr>
                  <w:r>
                    <w:t>+0.6</w:t>
                  </w:r>
                </w:p>
              </w:tc>
              <w:tc>
                <w:tcPr>
                  <w:tcW w:w="925" w:type="dxa"/>
                </w:tcPr>
                <w:p w14:paraId="17954843" w14:textId="77777777" w:rsidR="005E30AF" w:rsidRDefault="005E30AF" w:rsidP="00EB37BA">
                  <w:pPr>
                    <w:pStyle w:val="Compact"/>
                    <w:jc w:val="center"/>
                  </w:pPr>
                  <w:r>
                    <w:t>+2.3</w:t>
                  </w:r>
                </w:p>
              </w:tc>
              <w:tc>
                <w:tcPr>
                  <w:tcW w:w="925" w:type="dxa"/>
                </w:tcPr>
                <w:p w14:paraId="5501FA1F" w14:textId="77777777" w:rsidR="005E30AF" w:rsidRDefault="005E30AF" w:rsidP="00EB37BA">
                  <w:pPr>
                    <w:pStyle w:val="Compact"/>
                    <w:jc w:val="center"/>
                  </w:pPr>
                  <w:r>
                    <w:t>-1.3</w:t>
                  </w:r>
                </w:p>
              </w:tc>
              <w:tc>
                <w:tcPr>
                  <w:tcW w:w="577" w:type="dxa"/>
                </w:tcPr>
                <w:p w14:paraId="47E5518D" w14:textId="77777777" w:rsidR="005E30AF" w:rsidRDefault="005E30AF" w:rsidP="00EB37BA">
                  <w:pPr>
                    <w:pStyle w:val="Compact"/>
                    <w:jc w:val="center"/>
                  </w:pPr>
                  <w:r>
                    <w:t>+1.4</w:t>
                  </w:r>
                </w:p>
              </w:tc>
            </w:tr>
            <w:tr w:rsidR="005E30AF" w14:paraId="6203294C" w14:textId="77777777" w:rsidTr="002713D7">
              <w:tc>
                <w:tcPr>
                  <w:tcW w:w="576" w:type="dxa"/>
                </w:tcPr>
                <w:p w14:paraId="2FCDE7A2" w14:textId="77777777" w:rsidR="005E30AF" w:rsidRDefault="005E30AF" w:rsidP="00EB37BA">
                  <w:pPr>
                    <w:pStyle w:val="Compact"/>
                    <w:jc w:val="center"/>
                  </w:pPr>
                  <w:r>
                    <w:t>6</w:t>
                  </w:r>
                </w:p>
              </w:tc>
              <w:tc>
                <w:tcPr>
                  <w:tcW w:w="4507" w:type="dxa"/>
                </w:tcPr>
                <w:p w14:paraId="093C0254" w14:textId="77777777" w:rsidR="005E30AF" w:rsidRDefault="005E30AF" w:rsidP="00EB37BA">
                  <w:pPr>
                    <w:pStyle w:val="Compact"/>
                    <w:jc w:val="center"/>
                  </w:pPr>
                  <w:r>
                    <w:t>Hove Park School and Sixth Form Centre</w:t>
                  </w:r>
                </w:p>
              </w:tc>
              <w:tc>
                <w:tcPr>
                  <w:tcW w:w="925" w:type="dxa"/>
                </w:tcPr>
                <w:p w14:paraId="5E320723" w14:textId="77777777" w:rsidR="005E30AF" w:rsidRDefault="005E30AF" w:rsidP="00EB37BA">
                  <w:pPr>
                    <w:pStyle w:val="Compact"/>
                    <w:jc w:val="center"/>
                  </w:pPr>
                  <w:r>
                    <w:t>+1.5</w:t>
                  </w:r>
                </w:p>
              </w:tc>
              <w:tc>
                <w:tcPr>
                  <w:tcW w:w="925" w:type="dxa"/>
                </w:tcPr>
                <w:p w14:paraId="4048B384" w14:textId="77777777" w:rsidR="005E30AF" w:rsidRDefault="005E30AF" w:rsidP="00EB37BA">
                  <w:pPr>
                    <w:pStyle w:val="Compact"/>
                    <w:jc w:val="center"/>
                  </w:pPr>
                  <w:r>
                    <w:t>+0.9</w:t>
                  </w:r>
                </w:p>
              </w:tc>
              <w:tc>
                <w:tcPr>
                  <w:tcW w:w="925" w:type="dxa"/>
                </w:tcPr>
                <w:p w14:paraId="401B94B6" w14:textId="77777777" w:rsidR="005E30AF" w:rsidRDefault="005E30AF" w:rsidP="00EB37BA">
                  <w:pPr>
                    <w:pStyle w:val="Compact"/>
                    <w:jc w:val="center"/>
                  </w:pPr>
                  <w:r>
                    <w:t>+1.4</w:t>
                  </w:r>
                </w:p>
              </w:tc>
              <w:tc>
                <w:tcPr>
                  <w:tcW w:w="925" w:type="dxa"/>
                </w:tcPr>
                <w:p w14:paraId="7D24E813" w14:textId="77777777" w:rsidR="005E30AF" w:rsidRDefault="005E30AF" w:rsidP="00EB37BA">
                  <w:pPr>
                    <w:pStyle w:val="Compact"/>
                    <w:jc w:val="center"/>
                  </w:pPr>
                  <w:r>
                    <w:t>+0.4</w:t>
                  </w:r>
                </w:p>
              </w:tc>
              <w:tc>
                <w:tcPr>
                  <w:tcW w:w="577" w:type="dxa"/>
                </w:tcPr>
                <w:p w14:paraId="0BE81891" w14:textId="77777777" w:rsidR="005E30AF" w:rsidRDefault="005E30AF" w:rsidP="00EB37BA">
                  <w:pPr>
                    <w:pStyle w:val="Compact"/>
                    <w:jc w:val="center"/>
                  </w:pPr>
                  <w:r>
                    <w:t>+1.0</w:t>
                  </w:r>
                </w:p>
              </w:tc>
            </w:tr>
            <w:tr w:rsidR="005E30AF" w14:paraId="45576560" w14:textId="77777777" w:rsidTr="002713D7">
              <w:tc>
                <w:tcPr>
                  <w:tcW w:w="576" w:type="dxa"/>
                </w:tcPr>
                <w:p w14:paraId="2E543269" w14:textId="77777777" w:rsidR="005E30AF" w:rsidRDefault="005E30AF" w:rsidP="00EB37BA">
                  <w:pPr>
                    <w:pStyle w:val="Compact"/>
                    <w:jc w:val="center"/>
                  </w:pPr>
                  <w:r>
                    <w:t>7</w:t>
                  </w:r>
                </w:p>
              </w:tc>
              <w:tc>
                <w:tcPr>
                  <w:tcW w:w="4507" w:type="dxa"/>
                </w:tcPr>
                <w:p w14:paraId="6F1EABE6" w14:textId="77777777" w:rsidR="005E30AF" w:rsidRDefault="005E30AF" w:rsidP="00EB37BA">
                  <w:pPr>
                    <w:pStyle w:val="Compact"/>
                    <w:jc w:val="center"/>
                  </w:pPr>
                  <w:r>
                    <w:t>Blatchington Mill School</w:t>
                  </w:r>
                </w:p>
              </w:tc>
              <w:tc>
                <w:tcPr>
                  <w:tcW w:w="925" w:type="dxa"/>
                </w:tcPr>
                <w:p w14:paraId="06B59AE2" w14:textId="77777777" w:rsidR="005E30AF" w:rsidRDefault="005E30AF" w:rsidP="00EB37BA">
                  <w:pPr>
                    <w:pStyle w:val="Compact"/>
                    <w:jc w:val="center"/>
                  </w:pPr>
                  <w:r>
                    <w:t>-1.5</w:t>
                  </w:r>
                </w:p>
              </w:tc>
              <w:tc>
                <w:tcPr>
                  <w:tcW w:w="925" w:type="dxa"/>
                </w:tcPr>
                <w:p w14:paraId="00037B31" w14:textId="77777777" w:rsidR="005E30AF" w:rsidRDefault="005E30AF" w:rsidP="00EB37BA">
                  <w:pPr>
                    <w:pStyle w:val="Compact"/>
                    <w:jc w:val="center"/>
                  </w:pPr>
                  <w:r>
                    <w:t>-1.0</w:t>
                  </w:r>
                </w:p>
              </w:tc>
              <w:tc>
                <w:tcPr>
                  <w:tcW w:w="925" w:type="dxa"/>
                </w:tcPr>
                <w:p w14:paraId="2099A4ED" w14:textId="77777777" w:rsidR="005E30AF" w:rsidRDefault="005E30AF" w:rsidP="00EB37BA">
                  <w:pPr>
                    <w:pStyle w:val="Compact"/>
                    <w:jc w:val="center"/>
                  </w:pPr>
                  <w:r>
                    <w:t>+2.0</w:t>
                  </w:r>
                </w:p>
              </w:tc>
              <w:tc>
                <w:tcPr>
                  <w:tcW w:w="925" w:type="dxa"/>
                </w:tcPr>
                <w:p w14:paraId="4158CC53" w14:textId="77777777" w:rsidR="005E30AF" w:rsidRDefault="005E30AF" w:rsidP="00EB37BA">
                  <w:pPr>
                    <w:pStyle w:val="Compact"/>
                    <w:jc w:val="center"/>
                  </w:pPr>
                  <w:r>
                    <w:t>+2.4</w:t>
                  </w:r>
                </w:p>
              </w:tc>
              <w:tc>
                <w:tcPr>
                  <w:tcW w:w="577" w:type="dxa"/>
                </w:tcPr>
                <w:p w14:paraId="06A3649C" w14:textId="77777777" w:rsidR="005E30AF" w:rsidRDefault="005E30AF" w:rsidP="00EB37BA">
                  <w:pPr>
                    <w:pStyle w:val="Compact"/>
                    <w:jc w:val="center"/>
                  </w:pPr>
                  <w:r>
                    <w:t>+0.5</w:t>
                  </w:r>
                </w:p>
              </w:tc>
            </w:tr>
            <w:tr w:rsidR="005E30AF" w14:paraId="13AC1DCE" w14:textId="77777777" w:rsidTr="002713D7">
              <w:tc>
                <w:tcPr>
                  <w:tcW w:w="576" w:type="dxa"/>
                </w:tcPr>
                <w:p w14:paraId="44D8F043" w14:textId="77777777" w:rsidR="005E30AF" w:rsidRDefault="005E30AF" w:rsidP="00EB37BA">
                  <w:pPr>
                    <w:pStyle w:val="Compact"/>
                    <w:jc w:val="center"/>
                  </w:pPr>
                  <w:r>
                    <w:t>8</w:t>
                  </w:r>
                </w:p>
              </w:tc>
              <w:tc>
                <w:tcPr>
                  <w:tcW w:w="4507" w:type="dxa"/>
                </w:tcPr>
                <w:p w14:paraId="518612C1" w14:textId="77777777" w:rsidR="005E30AF" w:rsidRDefault="005E30AF" w:rsidP="00EB37BA">
                  <w:pPr>
                    <w:pStyle w:val="Compact"/>
                    <w:jc w:val="center"/>
                  </w:pPr>
                  <w:r>
                    <w:t>Cardinal Newman Catholic School</w:t>
                  </w:r>
                </w:p>
              </w:tc>
              <w:tc>
                <w:tcPr>
                  <w:tcW w:w="925" w:type="dxa"/>
                </w:tcPr>
                <w:p w14:paraId="1F8A5CD8" w14:textId="77777777" w:rsidR="005E30AF" w:rsidRDefault="005E30AF" w:rsidP="00EB37BA">
                  <w:pPr>
                    <w:pStyle w:val="Compact"/>
                    <w:jc w:val="center"/>
                  </w:pPr>
                  <w:r>
                    <w:t>+1.3</w:t>
                  </w:r>
                </w:p>
              </w:tc>
              <w:tc>
                <w:tcPr>
                  <w:tcW w:w="925" w:type="dxa"/>
                </w:tcPr>
                <w:p w14:paraId="1A187F12" w14:textId="77777777" w:rsidR="005E30AF" w:rsidRDefault="005E30AF" w:rsidP="00EB37BA">
                  <w:pPr>
                    <w:pStyle w:val="Compact"/>
                    <w:jc w:val="center"/>
                  </w:pPr>
                  <w:r>
                    <w:t>-2.2</w:t>
                  </w:r>
                </w:p>
              </w:tc>
              <w:tc>
                <w:tcPr>
                  <w:tcW w:w="925" w:type="dxa"/>
                </w:tcPr>
                <w:p w14:paraId="38CF9CA6" w14:textId="77777777" w:rsidR="005E30AF" w:rsidRDefault="005E30AF" w:rsidP="00EB37BA">
                  <w:pPr>
                    <w:pStyle w:val="Compact"/>
                    <w:jc w:val="center"/>
                  </w:pPr>
                  <w:r>
                    <w:t>+1.3</w:t>
                  </w:r>
                </w:p>
              </w:tc>
              <w:tc>
                <w:tcPr>
                  <w:tcW w:w="925" w:type="dxa"/>
                </w:tcPr>
                <w:p w14:paraId="0FB94E3F" w14:textId="77777777" w:rsidR="005E30AF" w:rsidRDefault="005E30AF" w:rsidP="00EB37BA">
                  <w:pPr>
                    <w:pStyle w:val="Compact"/>
                    <w:jc w:val="center"/>
                  </w:pPr>
                  <w:r>
                    <w:t>-1.5</w:t>
                  </w:r>
                </w:p>
              </w:tc>
              <w:tc>
                <w:tcPr>
                  <w:tcW w:w="577" w:type="dxa"/>
                </w:tcPr>
                <w:p w14:paraId="52FB745E" w14:textId="77777777" w:rsidR="005E30AF" w:rsidRDefault="005E30AF" w:rsidP="00EB37BA">
                  <w:pPr>
                    <w:pStyle w:val="Compact"/>
                    <w:jc w:val="center"/>
                  </w:pPr>
                  <w:r>
                    <w:t>-0.3</w:t>
                  </w:r>
                </w:p>
              </w:tc>
            </w:tr>
            <w:tr w:rsidR="005E30AF" w14:paraId="0B9F660F" w14:textId="77777777" w:rsidTr="002713D7">
              <w:tc>
                <w:tcPr>
                  <w:tcW w:w="576" w:type="dxa"/>
                </w:tcPr>
                <w:p w14:paraId="4D0031A4" w14:textId="77777777" w:rsidR="005E30AF" w:rsidRDefault="005E30AF" w:rsidP="00EB37BA">
                  <w:pPr>
                    <w:pStyle w:val="Compact"/>
                    <w:jc w:val="center"/>
                  </w:pPr>
                  <w:r>
                    <w:t>9</w:t>
                  </w:r>
                </w:p>
              </w:tc>
              <w:tc>
                <w:tcPr>
                  <w:tcW w:w="4507" w:type="dxa"/>
                </w:tcPr>
                <w:p w14:paraId="1B7D3733" w14:textId="77777777" w:rsidR="005E30AF" w:rsidRDefault="005E30AF" w:rsidP="00EB37BA">
                  <w:pPr>
                    <w:pStyle w:val="Compact"/>
                    <w:jc w:val="center"/>
                  </w:pPr>
                  <w:r>
                    <w:t>Longhill High School</w:t>
                  </w:r>
                </w:p>
              </w:tc>
              <w:tc>
                <w:tcPr>
                  <w:tcW w:w="925" w:type="dxa"/>
                </w:tcPr>
                <w:p w14:paraId="2DBB521B" w14:textId="77777777" w:rsidR="005E30AF" w:rsidRDefault="005E30AF" w:rsidP="00EB37BA">
                  <w:pPr>
                    <w:pStyle w:val="Compact"/>
                    <w:jc w:val="center"/>
                  </w:pPr>
                  <w:r>
                    <w:t>-0.2</w:t>
                  </w:r>
                </w:p>
              </w:tc>
              <w:tc>
                <w:tcPr>
                  <w:tcW w:w="925" w:type="dxa"/>
                </w:tcPr>
                <w:p w14:paraId="0649A097" w14:textId="77777777" w:rsidR="005E30AF" w:rsidRDefault="005E30AF" w:rsidP="00EB37BA">
                  <w:pPr>
                    <w:pStyle w:val="Compact"/>
                    <w:jc w:val="center"/>
                  </w:pPr>
                  <w:r>
                    <w:t>-2.3</w:t>
                  </w:r>
                </w:p>
              </w:tc>
              <w:tc>
                <w:tcPr>
                  <w:tcW w:w="925" w:type="dxa"/>
                </w:tcPr>
                <w:p w14:paraId="51A27EF8" w14:textId="77777777" w:rsidR="005E30AF" w:rsidRDefault="005E30AF" w:rsidP="00EB37BA">
                  <w:pPr>
                    <w:pStyle w:val="Compact"/>
                    <w:jc w:val="center"/>
                  </w:pPr>
                  <w:r>
                    <w:t>-1.1</w:t>
                  </w:r>
                </w:p>
              </w:tc>
              <w:tc>
                <w:tcPr>
                  <w:tcW w:w="925" w:type="dxa"/>
                </w:tcPr>
                <w:p w14:paraId="61EDE02F" w14:textId="77777777" w:rsidR="005E30AF" w:rsidRDefault="005E30AF" w:rsidP="00EB37BA">
                  <w:pPr>
                    <w:pStyle w:val="Compact"/>
                    <w:jc w:val="center"/>
                  </w:pPr>
                  <w:r>
                    <w:t>-2.5</w:t>
                  </w:r>
                </w:p>
              </w:tc>
              <w:tc>
                <w:tcPr>
                  <w:tcW w:w="577" w:type="dxa"/>
                </w:tcPr>
                <w:p w14:paraId="7DBE6115" w14:textId="77777777" w:rsidR="005E30AF" w:rsidRDefault="005E30AF" w:rsidP="00EB37BA">
                  <w:pPr>
                    <w:pStyle w:val="Compact"/>
                    <w:jc w:val="center"/>
                  </w:pPr>
                  <w:r>
                    <w:t>-1.5</w:t>
                  </w:r>
                </w:p>
              </w:tc>
            </w:tr>
            <w:tr w:rsidR="005E30AF" w14:paraId="24D7C942" w14:textId="77777777" w:rsidTr="002713D7">
              <w:tc>
                <w:tcPr>
                  <w:tcW w:w="576" w:type="dxa"/>
                </w:tcPr>
                <w:p w14:paraId="7D1AF1A3" w14:textId="77777777" w:rsidR="005E30AF" w:rsidRDefault="005E30AF" w:rsidP="00EB37BA">
                  <w:pPr>
                    <w:pStyle w:val="Compact"/>
                    <w:jc w:val="center"/>
                  </w:pPr>
                  <w:r>
                    <w:t>10</w:t>
                  </w:r>
                </w:p>
              </w:tc>
              <w:tc>
                <w:tcPr>
                  <w:tcW w:w="4507" w:type="dxa"/>
                </w:tcPr>
                <w:p w14:paraId="0DB4F028" w14:textId="77777777" w:rsidR="005E30AF" w:rsidRDefault="005E30AF" w:rsidP="00EB37BA">
                  <w:pPr>
                    <w:pStyle w:val="Compact"/>
                    <w:jc w:val="center"/>
                  </w:pPr>
                  <w:r>
                    <w:t>Patcham High School</w:t>
                  </w:r>
                </w:p>
              </w:tc>
              <w:tc>
                <w:tcPr>
                  <w:tcW w:w="925" w:type="dxa"/>
                </w:tcPr>
                <w:p w14:paraId="716DDE68" w14:textId="77777777" w:rsidR="005E30AF" w:rsidRDefault="005E30AF" w:rsidP="00EB37BA">
                  <w:pPr>
                    <w:pStyle w:val="Compact"/>
                    <w:jc w:val="center"/>
                  </w:pPr>
                  <w:r>
                    <w:t>-2.7</w:t>
                  </w:r>
                </w:p>
              </w:tc>
              <w:tc>
                <w:tcPr>
                  <w:tcW w:w="925" w:type="dxa"/>
                </w:tcPr>
                <w:p w14:paraId="1EFA3E9C" w14:textId="77777777" w:rsidR="005E30AF" w:rsidRDefault="005E30AF" w:rsidP="00EB37BA">
                  <w:pPr>
                    <w:pStyle w:val="Compact"/>
                    <w:jc w:val="center"/>
                  </w:pPr>
                  <w:r>
                    <w:t>-2.8</w:t>
                  </w:r>
                </w:p>
              </w:tc>
              <w:tc>
                <w:tcPr>
                  <w:tcW w:w="925" w:type="dxa"/>
                </w:tcPr>
                <w:p w14:paraId="01409FD9" w14:textId="77777777" w:rsidR="005E30AF" w:rsidRDefault="005E30AF" w:rsidP="00EB37BA">
                  <w:pPr>
                    <w:pStyle w:val="Compact"/>
                    <w:jc w:val="center"/>
                  </w:pPr>
                  <w:r>
                    <w:t>-4.4</w:t>
                  </w:r>
                </w:p>
              </w:tc>
              <w:tc>
                <w:tcPr>
                  <w:tcW w:w="925" w:type="dxa"/>
                </w:tcPr>
                <w:p w14:paraId="2740EBA6" w14:textId="77777777" w:rsidR="005E30AF" w:rsidRDefault="005E30AF" w:rsidP="00EB37BA">
                  <w:pPr>
                    <w:pStyle w:val="Compact"/>
                    <w:jc w:val="center"/>
                  </w:pPr>
                  <w:r>
                    <w:t>-2.9</w:t>
                  </w:r>
                </w:p>
              </w:tc>
              <w:tc>
                <w:tcPr>
                  <w:tcW w:w="577" w:type="dxa"/>
                </w:tcPr>
                <w:p w14:paraId="009D1268" w14:textId="77777777" w:rsidR="005E30AF" w:rsidRDefault="005E30AF" w:rsidP="00EB37BA">
                  <w:pPr>
                    <w:pStyle w:val="Compact"/>
                    <w:jc w:val="center"/>
                  </w:pPr>
                  <w:r>
                    <w:t>-3.2</w:t>
                  </w:r>
                </w:p>
              </w:tc>
            </w:tr>
            <w:tr w:rsidR="002713D7" w14:paraId="44A7157B" w14:textId="77777777" w:rsidTr="00F1493B">
              <w:tc>
                <w:tcPr>
                  <w:tcW w:w="9360" w:type="dxa"/>
                  <w:gridSpan w:val="7"/>
                </w:tcPr>
                <w:p w14:paraId="16D00045" w14:textId="18061BB6" w:rsidR="002713D7" w:rsidRDefault="002713D7" w:rsidP="002713D7">
                  <w:pPr>
                    <w:pStyle w:val="Compact"/>
                  </w:pPr>
                  <w:r w:rsidRPr="00440721">
                    <w:rPr>
                      <w:b/>
                      <w:bCs/>
                      <w:i/>
                      <w:iCs/>
                    </w:rPr>
                    <w:t>Disadvantaged Pupils</w:t>
                  </w:r>
                </w:p>
              </w:tc>
            </w:tr>
            <w:tr w:rsidR="005E30AF" w14:paraId="29F2ABF4" w14:textId="77777777" w:rsidTr="002713D7">
              <w:tc>
                <w:tcPr>
                  <w:tcW w:w="576" w:type="dxa"/>
                </w:tcPr>
                <w:p w14:paraId="05509DEB" w14:textId="77777777" w:rsidR="005E30AF" w:rsidRDefault="005E30AF" w:rsidP="00EB37BA">
                  <w:pPr>
                    <w:pStyle w:val="Compact"/>
                    <w:jc w:val="center"/>
                  </w:pPr>
                  <w:r>
                    <w:t>1</w:t>
                  </w:r>
                </w:p>
              </w:tc>
              <w:tc>
                <w:tcPr>
                  <w:tcW w:w="4507" w:type="dxa"/>
                </w:tcPr>
                <w:p w14:paraId="00C6F8CC" w14:textId="77777777" w:rsidR="005E30AF" w:rsidRDefault="005E30AF" w:rsidP="00EB37BA">
                  <w:pPr>
                    <w:pStyle w:val="Compact"/>
                    <w:jc w:val="center"/>
                  </w:pPr>
                  <w:r>
                    <w:t>Brighton Aldridge Community Academy</w:t>
                  </w:r>
                </w:p>
              </w:tc>
              <w:tc>
                <w:tcPr>
                  <w:tcW w:w="925" w:type="dxa"/>
                </w:tcPr>
                <w:p w14:paraId="6C4354F7" w14:textId="77777777" w:rsidR="005E30AF" w:rsidRDefault="005E30AF" w:rsidP="00EB37BA">
                  <w:pPr>
                    <w:pStyle w:val="Compact"/>
                    <w:jc w:val="center"/>
                  </w:pPr>
                  <w:r>
                    <w:t>+3.1</w:t>
                  </w:r>
                </w:p>
              </w:tc>
              <w:tc>
                <w:tcPr>
                  <w:tcW w:w="925" w:type="dxa"/>
                </w:tcPr>
                <w:p w14:paraId="6E1F8409" w14:textId="77777777" w:rsidR="005E30AF" w:rsidRDefault="005E30AF" w:rsidP="00EB37BA">
                  <w:pPr>
                    <w:pStyle w:val="Compact"/>
                    <w:jc w:val="center"/>
                  </w:pPr>
                  <w:r>
                    <w:t>-1.3</w:t>
                  </w:r>
                </w:p>
              </w:tc>
              <w:tc>
                <w:tcPr>
                  <w:tcW w:w="925" w:type="dxa"/>
                </w:tcPr>
                <w:p w14:paraId="4A193FD6" w14:textId="77777777" w:rsidR="005E30AF" w:rsidRDefault="005E30AF" w:rsidP="00EB37BA">
                  <w:pPr>
                    <w:pStyle w:val="Compact"/>
                    <w:jc w:val="center"/>
                  </w:pPr>
                  <w:r>
                    <w:t>+4.6</w:t>
                  </w:r>
                </w:p>
              </w:tc>
              <w:tc>
                <w:tcPr>
                  <w:tcW w:w="925" w:type="dxa"/>
                </w:tcPr>
                <w:p w14:paraId="45B2C43E" w14:textId="77777777" w:rsidR="005E30AF" w:rsidRDefault="005E30AF" w:rsidP="00EB37BA">
                  <w:pPr>
                    <w:pStyle w:val="Compact"/>
                    <w:jc w:val="center"/>
                  </w:pPr>
                  <w:r>
                    <w:t>+5.7</w:t>
                  </w:r>
                </w:p>
              </w:tc>
              <w:tc>
                <w:tcPr>
                  <w:tcW w:w="577" w:type="dxa"/>
                </w:tcPr>
                <w:p w14:paraId="761F4DA5" w14:textId="77777777" w:rsidR="005E30AF" w:rsidRDefault="005E30AF" w:rsidP="00EB37BA">
                  <w:pPr>
                    <w:pStyle w:val="Compact"/>
                    <w:jc w:val="center"/>
                  </w:pPr>
                  <w:r>
                    <w:t>+3.1</w:t>
                  </w:r>
                </w:p>
              </w:tc>
            </w:tr>
            <w:tr w:rsidR="005E30AF" w14:paraId="088EDE45" w14:textId="77777777" w:rsidTr="002713D7">
              <w:tc>
                <w:tcPr>
                  <w:tcW w:w="576" w:type="dxa"/>
                </w:tcPr>
                <w:p w14:paraId="5DBB709A" w14:textId="77777777" w:rsidR="005E30AF" w:rsidRDefault="005E30AF" w:rsidP="00EB37BA">
                  <w:pPr>
                    <w:pStyle w:val="Compact"/>
                    <w:jc w:val="center"/>
                  </w:pPr>
                  <w:r>
                    <w:t>2</w:t>
                  </w:r>
                </w:p>
              </w:tc>
              <w:tc>
                <w:tcPr>
                  <w:tcW w:w="4507" w:type="dxa"/>
                </w:tcPr>
                <w:p w14:paraId="7ADBB04A" w14:textId="77777777" w:rsidR="005E30AF" w:rsidRDefault="005E30AF" w:rsidP="00EB37BA">
                  <w:pPr>
                    <w:pStyle w:val="Compact"/>
                    <w:jc w:val="center"/>
                  </w:pPr>
                  <w:r>
                    <w:t>Varndean School</w:t>
                  </w:r>
                </w:p>
              </w:tc>
              <w:tc>
                <w:tcPr>
                  <w:tcW w:w="925" w:type="dxa"/>
                </w:tcPr>
                <w:p w14:paraId="5906F9BF" w14:textId="77777777" w:rsidR="005E30AF" w:rsidRDefault="005E30AF" w:rsidP="00EB37BA">
                  <w:pPr>
                    <w:pStyle w:val="Compact"/>
                    <w:jc w:val="center"/>
                  </w:pPr>
                  <w:r>
                    <w:t>+2.2</w:t>
                  </w:r>
                </w:p>
              </w:tc>
              <w:tc>
                <w:tcPr>
                  <w:tcW w:w="925" w:type="dxa"/>
                </w:tcPr>
                <w:p w14:paraId="7BA7FFC1" w14:textId="77777777" w:rsidR="005E30AF" w:rsidRDefault="005E30AF" w:rsidP="00EB37BA">
                  <w:pPr>
                    <w:pStyle w:val="Compact"/>
                    <w:jc w:val="center"/>
                  </w:pPr>
                  <w:r>
                    <w:t>+3.2</w:t>
                  </w:r>
                </w:p>
              </w:tc>
              <w:tc>
                <w:tcPr>
                  <w:tcW w:w="925" w:type="dxa"/>
                </w:tcPr>
                <w:p w14:paraId="770B9A7A" w14:textId="77777777" w:rsidR="005E30AF" w:rsidRDefault="005E30AF" w:rsidP="00EB37BA">
                  <w:pPr>
                    <w:pStyle w:val="Compact"/>
                    <w:jc w:val="center"/>
                  </w:pPr>
                  <w:r>
                    <w:t>+3.9</w:t>
                  </w:r>
                </w:p>
              </w:tc>
              <w:tc>
                <w:tcPr>
                  <w:tcW w:w="925" w:type="dxa"/>
                </w:tcPr>
                <w:p w14:paraId="133234D5" w14:textId="77777777" w:rsidR="005E30AF" w:rsidRDefault="005E30AF" w:rsidP="00EB37BA">
                  <w:pPr>
                    <w:pStyle w:val="Compact"/>
                    <w:jc w:val="center"/>
                  </w:pPr>
                  <w:r>
                    <w:t>-2.4</w:t>
                  </w:r>
                </w:p>
              </w:tc>
              <w:tc>
                <w:tcPr>
                  <w:tcW w:w="577" w:type="dxa"/>
                </w:tcPr>
                <w:p w14:paraId="08218242" w14:textId="77777777" w:rsidR="005E30AF" w:rsidRDefault="005E30AF" w:rsidP="00EB37BA">
                  <w:pPr>
                    <w:pStyle w:val="Compact"/>
                    <w:jc w:val="center"/>
                  </w:pPr>
                  <w:r>
                    <w:t>+1.7</w:t>
                  </w:r>
                </w:p>
              </w:tc>
            </w:tr>
            <w:tr w:rsidR="005E30AF" w14:paraId="73F7DDCE" w14:textId="77777777" w:rsidTr="002713D7">
              <w:tc>
                <w:tcPr>
                  <w:tcW w:w="576" w:type="dxa"/>
                </w:tcPr>
                <w:p w14:paraId="6BF1AAB2" w14:textId="77777777" w:rsidR="005E30AF" w:rsidRDefault="005E30AF" w:rsidP="00EB37BA">
                  <w:pPr>
                    <w:pStyle w:val="Compact"/>
                    <w:jc w:val="center"/>
                  </w:pPr>
                  <w:r>
                    <w:t>3</w:t>
                  </w:r>
                </w:p>
              </w:tc>
              <w:tc>
                <w:tcPr>
                  <w:tcW w:w="4507" w:type="dxa"/>
                </w:tcPr>
                <w:p w14:paraId="312E6042" w14:textId="77777777" w:rsidR="005E30AF" w:rsidRDefault="005E30AF" w:rsidP="00EB37BA">
                  <w:pPr>
                    <w:pStyle w:val="Compact"/>
                    <w:jc w:val="center"/>
                  </w:pPr>
                  <w:r>
                    <w:t>Cardinal Newman Catholic School</w:t>
                  </w:r>
                </w:p>
              </w:tc>
              <w:tc>
                <w:tcPr>
                  <w:tcW w:w="925" w:type="dxa"/>
                </w:tcPr>
                <w:p w14:paraId="5B2F858A" w14:textId="77777777" w:rsidR="005E30AF" w:rsidRDefault="005E30AF" w:rsidP="00EB37BA">
                  <w:pPr>
                    <w:pStyle w:val="Compact"/>
                    <w:jc w:val="center"/>
                  </w:pPr>
                  <w:r>
                    <w:t>+2.9</w:t>
                  </w:r>
                </w:p>
              </w:tc>
              <w:tc>
                <w:tcPr>
                  <w:tcW w:w="925" w:type="dxa"/>
                </w:tcPr>
                <w:p w14:paraId="4922D680" w14:textId="77777777" w:rsidR="005E30AF" w:rsidRDefault="005E30AF" w:rsidP="00EB37BA">
                  <w:pPr>
                    <w:pStyle w:val="Compact"/>
                    <w:jc w:val="center"/>
                  </w:pPr>
                  <w:r>
                    <w:t>-5.4</w:t>
                  </w:r>
                </w:p>
              </w:tc>
              <w:tc>
                <w:tcPr>
                  <w:tcW w:w="925" w:type="dxa"/>
                </w:tcPr>
                <w:p w14:paraId="588BBE65" w14:textId="77777777" w:rsidR="005E30AF" w:rsidRDefault="005E30AF" w:rsidP="00EB37BA">
                  <w:pPr>
                    <w:pStyle w:val="Compact"/>
                    <w:jc w:val="center"/>
                  </w:pPr>
                  <w:r>
                    <w:t>+6.5</w:t>
                  </w:r>
                </w:p>
              </w:tc>
              <w:tc>
                <w:tcPr>
                  <w:tcW w:w="925" w:type="dxa"/>
                </w:tcPr>
                <w:p w14:paraId="041416FD" w14:textId="77777777" w:rsidR="005E30AF" w:rsidRDefault="005E30AF" w:rsidP="00EB37BA">
                  <w:pPr>
                    <w:pStyle w:val="Compact"/>
                    <w:jc w:val="center"/>
                  </w:pPr>
                  <w:r>
                    <w:t>+2.3</w:t>
                  </w:r>
                </w:p>
              </w:tc>
              <w:tc>
                <w:tcPr>
                  <w:tcW w:w="577" w:type="dxa"/>
                </w:tcPr>
                <w:p w14:paraId="11C2A9C6" w14:textId="77777777" w:rsidR="005E30AF" w:rsidRDefault="005E30AF" w:rsidP="00EB37BA">
                  <w:pPr>
                    <w:pStyle w:val="Compact"/>
                    <w:jc w:val="center"/>
                  </w:pPr>
                  <w:r>
                    <w:t>+1.6</w:t>
                  </w:r>
                </w:p>
              </w:tc>
            </w:tr>
            <w:tr w:rsidR="005E30AF" w14:paraId="08D8F753" w14:textId="77777777" w:rsidTr="002713D7">
              <w:tc>
                <w:tcPr>
                  <w:tcW w:w="576" w:type="dxa"/>
                </w:tcPr>
                <w:p w14:paraId="07050F9E" w14:textId="77777777" w:rsidR="005E30AF" w:rsidRDefault="005E30AF" w:rsidP="00EB37BA">
                  <w:pPr>
                    <w:pStyle w:val="Compact"/>
                    <w:jc w:val="center"/>
                  </w:pPr>
                  <w:r>
                    <w:t>4</w:t>
                  </w:r>
                </w:p>
              </w:tc>
              <w:tc>
                <w:tcPr>
                  <w:tcW w:w="4507" w:type="dxa"/>
                </w:tcPr>
                <w:p w14:paraId="6834C38A" w14:textId="77777777" w:rsidR="005E30AF" w:rsidRDefault="005E30AF" w:rsidP="00EB37BA">
                  <w:pPr>
                    <w:pStyle w:val="Compact"/>
                    <w:jc w:val="center"/>
                  </w:pPr>
                  <w:r>
                    <w:t>Dorothy Stringer School</w:t>
                  </w:r>
                </w:p>
              </w:tc>
              <w:tc>
                <w:tcPr>
                  <w:tcW w:w="925" w:type="dxa"/>
                </w:tcPr>
                <w:p w14:paraId="4B3E663D" w14:textId="77777777" w:rsidR="005E30AF" w:rsidRDefault="005E30AF" w:rsidP="00EB37BA">
                  <w:pPr>
                    <w:pStyle w:val="Compact"/>
                    <w:jc w:val="center"/>
                  </w:pPr>
                  <w:r>
                    <w:t>+2.2</w:t>
                  </w:r>
                </w:p>
              </w:tc>
              <w:tc>
                <w:tcPr>
                  <w:tcW w:w="925" w:type="dxa"/>
                </w:tcPr>
                <w:p w14:paraId="33E51B96" w14:textId="77777777" w:rsidR="005E30AF" w:rsidRDefault="005E30AF" w:rsidP="00EB37BA">
                  <w:pPr>
                    <w:pStyle w:val="Compact"/>
                    <w:jc w:val="center"/>
                  </w:pPr>
                  <w:r>
                    <w:t>+2.6</w:t>
                  </w:r>
                </w:p>
              </w:tc>
              <w:tc>
                <w:tcPr>
                  <w:tcW w:w="925" w:type="dxa"/>
                </w:tcPr>
                <w:p w14:paraId="776012C5" w14:textId="77777777" w:rsidR="005E30AF" w:rsidRDefault="005E30AF" w:rsidP="00EB37BA">
                  <w:pPr>
                    <w:pStyle w:val="Compact"/>
                    <w:jc w:val="center"/>
                  </w:pPr>
                  <w:r>
                    <w:t>-0.2</w:t>
                  </w:r>
                </w:p>
              </w:tc>
              <w:tc>
                <w:tcPr>
                  <w:tcW w:w="925" w:type="dxa"/>
                </w:tcPr>
                <w:p w14:paraId="3BBD0222" w14:textId="77777777" w:rsidR="005E30AF" w:rsidRDefault="005E30AF" w:rsidP="00EB37BA">
                  <w:pPr>
                    <w:pStyle w:val="Compact"/>
                    <w:jc w:val="center"/>
                  </w:pPr>
                  <w:r>
                    <w:t>+1.4</w:t>
                  </w:r>
                </w:p>
              </w:tc>
              <w:tc>
                <w:tcPr>
                  <w:tcW w:w="577" w:type="dxa"/>
                </w:tcPr>
                <w:p w14:paraId="5D07A1D9" w14:textId="77777777" w:rsidR="005E30AF" w:rsidRDefault="005E30AF" w:rsidP="00EB37BA">
                  <w:pPr>
                    <w:pStyle w:val="Compact"/>
                    <w:jc w:val="center"/>
                  </w:pPr>
                  <w:r>
                    <w:t>+1.5</w:t>
                  </w:r>
                </w:p>
              </w:tc>
            </w:tr>
            <w:tr w:rsidR="005E30AF" w14:paraId="487946FF" w14:textId="77777777" w:rsidTr="002713D7">
              <w:tc>
                <w:tcPr>
                  <w:tcW w:w="576" w:type="dxa"/>
                </w:tcPr>
                <w:p w14:paraId="0694D770" w14:textId="77777777" w:rsidR="005E30AF" w:rsidRDefault="005E30AF" w:rsidP="00EB37BA">
                  <w:pPr>
                    <w:pStyle w:val="Compact"/>
                    <w:jc w:val="center"/>
                  </w:pPr>
                  <w:r>
                    <w:t>5</w:t>
                  </w:r>
                </w:p>
              </w:tc>
              <w:tc>
                <w:tcPr>
                  <w:tcW w:w="4507" w:type="dxa"/>
                </w:tcPr>
                <w:p w14:paraId="1719A494" w14:textId="77777777" w:rsidR="005E30AF" w:rsidRDefault="005E30AF" w:rsidP="00EB37BA">
                  <w:pPr>
                    <w:pStyle w:val="Compact"/>
                    <w:jc w:val="center"/>
                  </w:pPr>
                  <w:r>
                    <w:t>Blatchington Mill School</w:t>
                  </w:r>
                </w:p>
              </w:tc>
              <w:tc>
                <w:tcPr>
                  <w:tcW w:w="925" w:type="dxa"/>
                </w:tcPr>
                <w:p w14:paraId="4DCB80C8" w14:textId="77777777" w:rsidR="005E30AF" w:rsidRDefault="005E30AF" w:rsidP="00EB37BA">
                  <w:pPr>
                    <w:pStyle w:val="Compact"/>
                    <w:jc w:val="center"/>
                  </w:pPr>
                  <w:r>
                    <w:t>-5.0</w:t>
                  </w:r>
                </w:p>
              </w:tc>
              <w:tc>
                <w:tcPr>
                  <w:tcW w:w="925" w:type="dxa"/>
                </w:tcPr>
                <w:p w14:paraId="13184948" w14:textId="77777777" w:rsidR="005E30AF" w:rsidRDefault="005E30AF" w:rsidP="00EB37BA">
                  <w:pPr>
                    <w:pStyle w:val="Compact"/>
                    <w:jc w:val="center"/>
                  </w:pPr>
                  <w:r>
                    <w:t>+1.1</w:t>
                  </w:r>
                </w:p>
              </w:tc>
              <w:tc>
                <w:tcPr>
                  <w:tcW w:w="925" w:type="dxa"/>
                </w:tcPr>
                <w:p w14:paraId="25C013B8" w14:textId="77777777" w:rsidR="005E30AF" w:rsidRDefault="005E30AF" w:rsidP="00EB37BA">
                  <w:pPr>
                    <w:pStyle w:val="Compact"/>
                    <w:jc w:val="center"/>
                  </w:pPr>
                  <w:r>
                    <w:t>+4.7</w:t>
                  </w:r>
                </w:p>
              </w:tc>
              <w:tc>
                <w:tcPr>
                  <w:tcW w:w="925" w:type="dxa"/>
                </w:tcPr>
                <w:p w14:paraId="54C13509" w14:textId="77777777" w:rsidR="005E30AF" w:rsidRDefault="005E30AF" w:rsidP="00EB37BA">
                  <w:pPr>
                    <w:pStyle w:val="Compact"/>
                    <w:jc w:val="center"/>
                  </w:pPr>
                  <w:r>
                    <w:t>+2.9</w:t>
                  </w:r>
                </w:p>
              </w:tc>
              <w:tc>
                <w:tcPr>
                  <w:tcW w:w="577" w:type="dxa"/>
                </w:tcPr>
                <w:p w14:paraId="131C8725" w14:textId="77777777" w:rsidR="005E30AF" w:rsidRDefault="005E30AF" w:rsidP="00EB37BA">
                  <w:pPr>
                    <w:pStyle w:val="Compact"/>
                    <w:jc w:val="center"/>
                  </w:pPr>
                  <w:r>
                    <w:t>+0.9</w:t>
                  </w:r>
                </w:p>
              </w:tc>
            </w:tr>
            <w:tr w:rsidR="005E30AF" w14:paraId="61A1AD52" w14:textId="77777777" w:rsidTr="002713D7">
              <w:tc>
                <w:tcPr>
                  <w:tcW w:w="576" w:type="dxa"/>
                </w:tcPr>
                <w:p w14:paraId="6FA57316" w14:textId="77777777" w:rsidR="005E30AF" w:rsidRDefault="005E30AF" w:rsidP="00EB37BA">
                  <w:pPr>
                    <w:pStyle w:val="Compact"/>
                    <w:jc w:val="center"/>
                  </w:pPr>
                  <w:r>
                    <w:t>6</w:t>
                  </w:r>
                </w:p>
              </w:tc>
              <w:tc>
                <w:tcPr>
                  <w:tcW w:w="4507" w:type="dxa"/>
                </w:tcPr>
                <w:p w14:paraId="393CF3A7" w14:textId="77777777" w:rsidR="005E30AF" w:rsidRDefault="005E30AF" w:rsidP="00EB37BA">
                  <w:pPr>
                    <w:pStyle w:val="Compact"/>
                    <w:jc w:val="center"/>
                  </w:pPr>
                  <w:r>
                    <w:t>King’s School</w:t>
                  </w:r>
                </w:p>
              </w:tc>
              <w:tc>
                <w:tcPr>
                  <w:tcW w:w="925" w:type="dxa"/>
                </w:tcPr>
                <w:p w14:paraId="725C0D6E" w14:textId="77777777" w:rsidR="005E30AF" w:rsidRDefault="005E30AF" w:rsidP="00EB37BA">
                  <w:pPr>
                    <w:pStyle w:val="Compact"/>
                    <w:jc w:val="center"/>
                  </w:pPr>
                  <w:r>
                    <w:t>+4.8</w:t>
                  </w:r>
                </w:p>
              </w:tc>
              <w:tc>
                <w:tcPr>
                  <w:tcW w:w="925" w:type="dxa"/>
                </w:tcPr>
                <w:p w14:paraId="507C24E7" w14:textId="77777777" w:rsidR="005E30AF" w:rsidRDefault="005E30AF" w:rsidP="00EB37BA">
                  <w:pPr>
                    <w:pStyle w:val="Compact"/>
                    <w:jc w:val="center"/>
                  </w:pPr>
                  <w:r>
                    <w:t>+1.4</w:t>
                  </w:r>
                </w:p>
              </w:tc>
              <w:tc>
                <w:tcPr>
                  <w:tcW w:w="925" w:type="dxa"/>
                </w:tcPr>
                <w:p w14:paraId="45A09A25" w14:textId="77777777" w:rsidR="005E30AF" w:rsidRDefault="005E30AF" w:rsidP="00EB37BA">
                  <w:pPr>
                    <w:pStyle w:val="Compact"/>
                    <w:jc w:val="center"/>
                  </w:pPr>
                  <w:r>
                    <w:t>+3.8</w:t>
                  </w:r>
                </w:p>
              </w:tc>
              <w:tc>
                <w:tcPr>
                  <w:tcW w:w="925" w:type="dxa"/>
                </w:tcPr>
                <w:p w14:paraId="3D464A51" w14:textId="77777777" w:rsidR="005E30AF" w:rsidRDefault="005E30AF" w:rsidP="00EB37BA">
                  <w:pPr>
                    <w:pStyle w:val="Compact"/>
                    <w:jc w:val="center"/>
                  </w:pPr>
                  <w:r>
                    <w:t>-6.2</w:t>
                  </w:r>
                </w:p>
              </w:tc>
              <w:tc>
                <w:tcPr>
                  <w:tcW w:w="577" w:type="dxa"/>
                </w:tcPr>
                <w:p w14:paraId="4C9DED33" w14:textId="77777777" w:rsidR="005E30AF" w:rsidRDefault="005E30AF" w:rsidP="00EB37BA">
                  <w:pPr>
                    <w:pStyle w:val="Compact"/>
                    <w:jc w:val="center"/>
                  </w:pPr>
                  <w:r>
                    <w:t>+0.9</w:t>
                  </w:r>
                </w:p>
              </w:tc>
            </w:tr>
            <w:tr w:rsidR="005E30AF" w14:paraId="1063494F" w14:textId="77777777" w:rsidTr="002713D7">
              <w:tc>
                <w:tcPr>
                  <w:tcW w:w="576" w:type="dxa"/>
                </w:tcPr>
                <w:p w14:paraId="1282FCEE" w14:textId="77777777" w:rsidR="005E30AF" w:rsidRDefault="005E30AF" w:rsidP="00EB37BA">
                  <w:pPr>
                    <w:pStyle w:val="Compact"/>
                    <w:jc w:val="center"/>
                  </w:pPr>
                  <w:r>
                    <w:t>7</w:t>
                  </w:r>
                </w:p>
              </w:tc>
              <w:tc>
                <w:tcPr>
                  <w:tcW w:w="4507" w:type="dxa"/>
                </w:tcPr>
                <w:p w14:paraId="462DFDA5" w14:textId="77777777" w:rsidR="005E30AF" w:rsidRDefault="005E30AF" w:rsidP="00EB37BA">
                  <w:pPr>
                    <w:pStyle w:val="Compact"/>
                    <w:jc w:val="center"/>
                  </w:pPr>
                  <w:r>
                    <w:t>Hove Park School and Sixth Form Centre</w:t>
                  </w:r>
                </w:p>
              </w:tc>
              <w:tc>
                <w:tcPr>
                  <w:tcW w:w="925" w:type="dxa"/>
                </w:tcPr>
                <w:p w14:paraId="6D686BD8" w14:textId="77777777" w:rsidR="005E30AF" w:rsidRDefault="005E30AF" w:rsidP="00EB37BA">
                  <w:pPr>
                    <w:pStyle w:val="Compact"/>
                    <w:jc w:val="center"/>
                  </w:pPr>
                  <w:r>
                    <w:t>+3.0</w:t>
                  </w:r>
                </w:p>
              </w:tc>
              <w:tc>
                <w:tcPr>
                  <w:tcW w:w="925" w:type="dxa"/>
                </w:tcPr>
                <w:p w14:paraId="59FE338E" w14:textId="77777777" w:rsidR="005E30AF" w:rsidRDefault="005E30AF" w:rsidP="00EB37BA">
                  <w:pPr>
                    <w:pStyle w:val="Compact"/>
                    <w:jc w:val="center"/>
                  </w:pPr>
                  <w:r>
                    <w:t>-2.5</w:t>
                  </w:r>
                </w:p>
              </w:tc>
              <w:tc>
                <w:tcPr>
                  <w:tcW w:w="925" w:type="dxa"/>
                </w:tcPr>
                <w:p w14:paraId="080CB29E" w14:textId="77777777" w:rsidR="005E30AF" w:rsidRDefault="005E30AF" w:rsidP="00EB37BA">
                  <w:pPr>
                    <w:pStyle w:val="Compact"/>
                    <w:jc w:val="center"/>
                  </w:pPr>
                  <w:r>
                    <w:t>+2.0</w:t>
                  </w:r>
                </w:p>
              </w:tc>
              <w:tc>
                <w:tcPr>
                  <w:tcW w:w="925" w:type="dxa"/>
                </w:tcPr>
                <w:p w14:paraId="6A2D1DAE" w14:textId="77777777" w:rsidR="005E30AF" w:rsidRDefault="005E30AF" w:rsidP="00EB37BA">
                  <w:pPr>
                    <w:pStyle w:val="Compact"/>
                    <w:jc w:val="center"/>
                  </w:pPr>
                  <w:r>
                    <w:t>+1.1</w:t>
                  </w:r>
                </w:p>
              </w:tc>
              <w:tc>
                <w:tcPr>
                  <w:tcW w:w="577" w:type="dxa"/>
                </w:tcPr>
                <w:p w14:paraId="5FD88496" w14:textId="77777777" w:rsidR="005E30AF" w:rsidRDefault="005E30AF" w:rsidP="00EB37BA">
                  <w:pPr>
                    <w:pStyle w:val="Compact"/>
                    <w:jc w:val="center"/>
                  </w:pPr>
                  <w:r>
                    <w:t>+0.9</w:t>
                  </w:r>
                </w:p>
              </w:tc>
            </w:tr>
            <w:tr w:rsidR="005E30AF" w14:paraId="1D0E0F26" w14:textId="77777777" w:rsidTr="002713D7">
              <w:tc>
                <w:tcPr>
                  <w:tcW w:w="576" w:type="dxa"/>
                </w:tcPr>
                <w:p w14:paraId="4C0014DE" w14:textId="77777777" w:rsidR="005E30AF" w:rsidRDefault="005E30AF" w:rsidP="00EB37BA">
                  <w:pPr>
                    <w:pStyle w:val="Compact"/>
                    <w:jc w:val="center"/>
                  </w:pPr>
                  <w:r>
                    <w:t>8</w:t>
                  </w:r>
                </w:p>
              </w:tc>
              <w:tc>
                <w:tcPr>
                  <w:tcW w:w="4507" w:type="dxa"/>
                </w:tcPr>
                <w:p w14:paraId="3A2D7931" w14:textId="77777777" w:rsidR="005E30AF" w:rsidRDefault="005E30AF" w:rsidP="00EB37BA">
                  <w:pPr>
                    <w:pStyle w:val="Compact"/>
                    <w:jc w:val="center"/>
                  </w:pPr>
                  <w:r>
                    <w:t>Portslade Aldridge Community Academy</w:t>
                  </w:r>
                </w:p>
              </w:tc>
              <w:tc>
                <w:tcPr>
                  <w:tcW w:w="925" w:type="dxa"/>
                </w:tcPr>
                <w:p w14:paraId="7D8F1FE5" w14:textId="77777777" w:rsidR="005E30AF" w:rsidRDefault="005E30AF" w:rsidP="00EB37BA">
                  <w:pPr>
                    <w:pStyle w:val="Compact"/>
                    <w:jc w:val="center"/>
                  </w:pPr>
                  <w:r>
                    <w:t>+3.2</w:t>
                  </w:r>
                </w:p>
              </w:tc>
              <w:tc>
                <w:tcPr>
                  <w:tcW w:w="925" w:type="dxa"/>
                </w:tcPr>
                <w:p w14:paraId="76C77EE3" w14:textId="77777777" w:rsidR="005E30AF" w:rsidRDefault="005E30AF" w:rsidP="00EB37BA">
                  <w:pPr>
                    <w:pStyle w:val="Compact"/>
                    <w:jc w:val="center"/>
                  </w:pPr>
                  <w:r>
                    <w:t>-3.4</w:t>
                  </w:r>
                </w:p>
              </w:tc>
              <w:tc>
                <w:tcPr>
                  <w:tcW w:w="925" w:type="dxa"/>
                </w:tcPr>
                <w:p w14:paraId="5E5BBD7A" w14:textId="77777777" w:rsidR="005E30AF" w:rsidRDefault="005E30AF" w:rsidP="00EB37BA">
                  <w:pPr>
                    <w:pStyle w:val="Compact"/>
                    <w:jc w:val="center"/>
                  </w:pPr>
                  <w:r>
                    <w:t>+4.1</w:t>
                  </w:r>
                </w:p>
              </w:tc>
              <w:tc>
                <w:tcPr>
                  <w:tcW w:w="925" w:type="dxa"/>
                </w:tcPr>
                <w:p w14:paraId="0080EAA2" w14:textId="77777777" w:rsidR="005E30AF" w:rsidRDefault="005E30AF" w:rsidP="00EB37BA">
                  <w:pPr>
                    <w:pStyle w:val="Compact"/>
                    <w:jc w:val="center"/>
                  </w:pPr>
                  <w:r>
                    <w:t>-1.9</w:t>
                  </w:r>
                </w:p>
              </w:tc>
              <w:tc>
                <w:tcPr>
                  <w:tcW w:w="577" w:type="dxa"/>
                </w:tcPr>
                <w:p w14:paraId="6CB5FF3F" w14:textId="77777777" w:rsidR="005E30AF" w:rsidRDefault="005E30AF" w:rsidP="00EB37BA">
                  <w:pPr>
                    <w:pStyle w:val="Compact"/>
                    <w:jc w:val="center"/>
                  </w:pPr>
                  <w:r>
                    <w:t>+0.5</w:t>
                  </w:r>
                </w:p>
              </w:tc>
            </w:tr>
            <w:tr w:rsidR="005E30AF" w14:paraId="07D79B7C" w14:textId="77777777" w:rsidTr="002713D7">
              <w:tc>
                <w:tcPr>
                  <w:tcW w:w="576" w:type="dxa"/>
                </w:tcPr>
                <w:p w14:paraId="3F67DC2D" w14:textId="77777777" w:rsidR="005E30AF" w:rsidRDefault="005E30AF" w:rsidP="00EB37BA">
                  <w:pPr>
                    <w:pStyle w:val="Compact"/>
                    <w:jc w:val="center"/>
                  </w:pPr>
                  <w:r>
                    <w:t>9</w:t>
                  </w:r>
                </w:p>
              </w:tc>
              <w:tc>
                <w:tcPr>
                  <w:tcW w:w="4507" w:type="dxa"/>
                </w:tcPr>
                <w:p w14:paraId="0E768D1B" w14:textId="77777777" w:rsidR="005E30AF" w:rsidRDefault="005E30AF" w:rsidP="00EB37BA">
                  <w:pPr>
                    <w:pStyle w:val="Compact"/>
                    <w:jc w:val="center"/>
                  </w:pPr>
                  <w:r>
                    <w:t>Patcham High School</w:t>
                  </w:r>
                </w:p>
              </w:tc>
              <w:tc>
                <w:tcPr>
                  <w:tcW w:w="925" w:type="dxa"/>
                </w:tcPr>
                <w:p w14:paraId="751007B7" w14:textId="77777777" w:rsidR="005E30AF" w:rsidRDefault="005E30AF" w:rsidP="00EB37BA">
                  <w:pPr>
                    <w:pStyle w:val="Compact"/>
                    <w:jc w:val="center"/>
                  </w:pPr>
                  <w:r>
                    <w:t>+4.1</w:t>
                  </w:r>
                </w:p>
              </w:tc>
              <w:tc>
                <w:tcPr>
                  <w:tcW w:w="925" w:type="dxa"/>
                </w:tcPr>
                <w:p w14:paraId="0304FF8E" w14:textId="77777777" w:rsidR="005E30AF" w:rsidRDefault="005E30AF" w:rsidP="00EB37BA">
                  <w:pPr>
                    <w:pStyle w:val="Compact"/>
                    <w:jc w:val="center"/>
                  </w:pPr>
                  <w:r>
                    <w:t>+1.5</w:t>
                  </w:r>
                </w:p>
              </w:tc>
              <w:tc>
                <w:tcPr>
                  <w:tcW w:w="925" w:type="dxa"/>
                </w:tcPr>
                <w:p w14:paraId="71CC98AA" w14:textId="77777777" w:rsidR="005E30AF" w:rsidRDefault="005E30AF" w:rsidP="00EB37BA">
                  <w:pPr>
                    <w:pStyle w:val="Compact"/>
                    <w:jc w:val="center"/>
                  </w:pPr>
                  <w:r>
                    <w:t>-11.6</w:t>
                  </w:r>
                </w:p>
              </w:tc>
              <w:tc>
                <w:tcPr>
                  <w:tcW w:w="925" w:type="dxa"/>
                </w:tcPr>
                <w:p w14:paraId="5109A6CC" w14:textId="77777777" w:rsidR="005E30AF" w:rsidRDefault="005E30AF" w:rsidP="00EB37BA">
                  <w:pPr>
                    <w:pStyle w:val="Compact"/>
                    <w:jc w:val="center"/>
                  </w:pPr>
                  <w:r>
                    <w:t>-3.5</w:t>
                  </w:r>
                </w:p>
              </w:tc>
              <w:tc>
                <w:tcPr>
                  <w:tcW w:w="577" w:type="dxa"/>
                </w:tcPr>
                <w:p w14:paraId="7A50C662" w14:textId="77777777" w:rsidR="005E30AF" w:rsidRDefault="005E30AF" w:rsidP="00EB37BA">
                  <w:pPr>
                    <w:pStyle w:val="Compact"/>
                    <w:jc w:val="center"/>
                  </w:pPr>
                  <w:r>
                    <w:t>-2.4</w:t>
                  </w:r>
                </w:p>
              </w:tc>
            </w:tr>
            <w:tr w:rsidR="005E30AF" w14:paraId="243BEEF4" w14:textId="77777777" w:rsidTr="002713D7">
              <w:tc>
                <w:tcPr>
                  <w:tcW w:w="576" w:type="dxa"/>
                </w:tcPr>
                <w:p w14:paraId="75749D84" w14:textId="77777777" w:rsidR="005E30AF" w:rsidRDefault="005E30AF" w:rsidP="00EB37BA">
                  <w:pPr>
                    <w:pStyle w:val="Compact"/>
                    <w:jc w:val="center"/>
                  </w:pPr>
                  <w:r>
                    <w:t>10</w:t>
                  </w:r>
                </w:p>
              </w:tc>
              <w:tc>
                <w:tcPr>
                  <w:tcW w:w="4507" w:type="dxa"/>
                </w:tcPr>
                <w:p w14:paraId="15CBB702" w14:textId="77777777" w:rsidR="005E30AF" w:rsidRDefault="005E30AF" w:rsidP="00EB37BA">
                  <w:pPr>
                    <w:pStyle w:val="Compact"/>
                    <w:jc w:val="center"/>
                  </w:pPr>
                  <w:r>
                    <w:t>Longhill High School</w:t>
                  </w:r>
                </w:p>
              </w:tc>
              <w:tc>
                <w:tcPr>
                  <w:tcW w:w="925" w:type="dxa"/>
                </w:tcPr>
                <w:p w14:paraId="43388A7D" w14:textId="77777777" w:rsidR="005E30AF" w:rsidRDefault="005E30AF" w:rsidP="00EB37BA">
                  <w:pPr>
                    <w:pStyle w:val="Compact"/>
                    <w:jc w:val="center"/>
                  </w:pPr>
                  <w:r>
                    <w:t>-5.1</w:t>
                  </w:r>
                </w:p>
              </w:tc>
              <w:tc>
                <w:tcPr>
                  <w:tcW w:w="925" w:type="dxa"/>
                </w:tcPr>
                <w:p w14:paraId="6B25B12D" w14:textId="77777777" w:rsidR="005E30AF" w:rsidRDefault="005E30AF" w:rsidP="00EB37BA">
                  <w:pPr>
                    <w:pStyle w:val="Compact"/>
                    <w:jc w:val="center"/>
                  </w:pPr>
                  <w:r>
                    <w:t>-6.4</w:t>
                  </w:r>
                </w:p>
              </w:tc>
              <w:tc>
                <w:tcPr>
                  <w:tcW w:w="925" w:type="dxa"/>
                </w:tcPr>
                <w:p w14:paraId="200B0E66" w14:textId="77777777" w:rsidR="005E30AF" w:rsidRDefault="005E30AF" w:rsidP="00EB37BA">
                  <w:pPr>
                    <w:pStyle w:val="Compact"/>
                    <w:jc w:val="center"/>
                  </w:pPr>
                  <w:r>
                    <w:t>+1.4</w:t>
                  </w:r>
                </w:p>
              </w:tc>
              <w:tc>
                <w:tcPr>
                  <w:tcW w:w="925" w:type="dxa"/>
                </w:tcPr>
                <w:p w14:paraId="63342D0E" w14:textId="77777777" w:rsidR="005E30AF" w:rsidRDefault="005E30AF" w:rsidP="00EB37BA">
                  <w:pPr>
                    <w:pStyle w:val="Compact"/>
                    <w:jc w:val="center"/>
                  </w:pPr>
                  <w:r>
                    <w:t>-0.9</w:t>
                  </w:r>
                </w:p>
              </w:tc>
              <w:tc>
                <w:tcPr>
                  <w:tcW w:w="577" w:type="dxa"/>
                </w:tcPr>
                <w:p w14:paraId="63B14F4B" w14:textId="77777777" w:rsidR="005E30AF" w:rsidRDefault="005E30AF" w:rsidP="00EB37BA">
                  <w:pPr>
                    <w:pStyle w:val="Compact"/>
                    <w:jc w:val="center"/>
                  </w:pPr>
                  <w:r>
                    <w:t>-2.7</w:t>
                  </w:r>
                </w:p>
              </w:tc>
            </w:tr>
            <w:bookmarkEnd w:id="1041"/>
          </w:tbl>
          <w:p w14:paraId="2A4AC00A" w14:textId="77777777" w:rsidR="005E30AF" w:rsidRDefault="005E30AF" w:rsidP="00EB37BA"/>
        </w:tc>
      </w:tr>
      <w:bookmarkEnd w:id="1032"/>
    </w:tbl>
    <w:p w14:paraId="300581CB" w14:textId="77777777" w:rsidR="005E30AF" w:rsidRDefault="005E30AF" w:rsidP="005E30AF"/>
    <w:p w14:paraId="552C5A0D" w14:textId="63F995B2" w:rsidR="001A6FB3" w:rsidRDefault="001A6FB3" w:rsidP="005E30AF">
      <w:pPr>
        <w:pStyle w:val="Heading1"/>
      </w:pPr>
    </w:p>
    <w:sectPr w:rsidR="001A6FB3">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Beatrice Taylor" w:date="2026-08-27T11:42:00Z" w:initials="BT">
    <w:p w14:paraId="759D6DCF" w14:textId="77777777" w:rsidR="0092041B" w:rsidRDefault="0092041B" w:rsidP="0092041B">
      <w:r>
        <w:rPr>
          <w:rStyle w:val="CommentReference"/>
        </w:rPr>
        <w:annotationRef/>
      </w:r>
      <w:r>
        <w:rPr>
          <w:sz w:val="20"/>
          <w:szCs w:val="20"/>
        </w:rPr>
        <w:t xml:space="preserve">I wonder if this would flow better in the discussion? </w:t>
      </w:r>
    </w:p>
  </w:comment>
  <w:comment w:id="73" w:author="Beatrice Taylor" w:date="2026-08-27T10:49:00Z" w:initials="BT">
    <w:p w14:paraId="58DB3140" w14:textId="77777777" w:rsidR="00F919AB" w:rsidRDefault="00F919AB" w:rsidP="00F919AB">
      <w:r>
        <w:rPr>
          <w:rStyle w:val="CommentReference"/>
        </w:rPr>
        <w:annotationRef/>
      </w:r>
      <w:r>
        <w:rPr>
          <w:sz w:val="20"/>
          <w:szCs w:val="20"/>
        </w:rPr>
        <w:t>I wonder if it would be good to clarify this for international readers - this means state schools in regions which also have grammar schools. I think it could be confusing that only some regions have grammar schools</w:t>
      </w:r>
    </w:p>
  </w:comment>
  <w:comment w:id="86" w:author="Beatrice Taylor" w:date="2026-08-27T11:15:00Z" w:initials="BT">
    <w:p w14:paraId="1703548A" w14:textId="77777777" w:rsidR="0091141D" w:rsidRDefault="0091141D" w:rsidP="0091141D">
      <w:r>
        <w:rPr>
          <w:rStyle w:val="CommentReference"/>
        </w:rPr>
        <w:annotationRef/>
      </w:r>
      <w:r>
        <w:rPr>
          <w:sz w:val="20"/>
          <w:szCs w:val="20"/>
        </w:rPr>
        <w:t xml:space="preserve">There seems to be some formatting issue with this footnote - but maybe it's just due to words tracked changes </w:t>
      </w:r>
    </w:p>
  </w:comment>
  <w:comment w:id="122" w:author="Beatrice Taylor" w:date="2026-08-27T11:18:00Z" w:initials="BT">
    <w:p w14:paraId="5881BB03" w14:textId="77777777" w:rsidR="0091141D" w:rsidRDefault="0091141D" w:rsidP="0091141D">
      <w:r>
        <w:rPr>
          <w:rStyle w:val="CommentReference"/>
        </w:rPr>
        <w:annotationRef/>
      </w:r>
      <w:r>
        <w:rPr>
          <w:sz w:val="20"/>
          <w:szCs w:val="20"/>
        </w:rPr>
        <w:t>I'm not sure this should be included in the model specification section, as it is already reporting results. To me this feels like it should be integrated into results/discussion.</w:t>
      </w:r>
    </w:p>
  </w:comment>
  <w:comment w:id="125" w:author="Beatrice Taylor" w:date="2026-08-27T11:22:00Z" w:initials="BT">
    <w:p w14:paraId="4C7431DD" w14:textId="77777777" w:rsidR="00C27F25" w:rsidRDefault="00C27F25" w:rsidP="00C27F25">
      <w:r>
        <w:rPr>
          <w:rStyle w:val="CommentReference"/>
        </w:rPr>
        <w:annotationRef/>
      </w:r>
      <w:r>
        <w:rPr>
          <w:sz w:val="20"/>
          <w:szCs w:val="20"/>
        </w:rPr>
        <w:t>I think this is interesting, however I would probably move the comparison to the supplementary material, and just focus on the new variables choice (mean KS2 attainment) - as I think that is more relevant for most readers</w:t>
      </w:r>
    </w:p>
  </w:comment>
  <w:comment w:id="126" w:author="Beatrice Taylor" w:date="2026-08-27T11:23:00Z" w:initials="BT">
    <w:p w14:paraId="399E1B7B" w14:textId="77777777" w:rsidR="00C27F25" w:rsidRDefault="00C27F25" w:rsidP="00C27F25">
      <w:r>
        <w:rPr>
          <w:rStyle w:val="CommentReference"/>
        </w:rPr>
        <w:annotationRef/>
      </w:r>
      <w:r>
        <w:rPr>
          <w:sz w:val="20"/>
          <w:szCs w:val="20"/>
        </w:rPr>
        <w:t>I think this should be integrated into the discussion</w:t>
      </w:r>
    </w:p>
  </w:comment>
  <w:comment w:id="146" w:author="Daniel Campbell-Meiklejohn" w:date="2026-08-28T15:29:00Z" w:initials="DC">
    <w:p w14:paraId="0C50E6BB" w14:textId="77777777" w:rsidR="000873CF" w:rsidRDefault="000873CF" w:rsidP="000873CF">
      <w:r>
        <w:rPr>
          <w:rStyle w:val="CommentReference"/>
        </w:rPr>
        <w:annotationRef/>
      </w:r>
      <w:r>
        <w:rPr>
          <w:sz w:val="20"/>
          <w:szCs w:val="20"/>
        </w:rPr>
        <w:t>I think 'absorbs' is the wrong term here.  When you add absence in, the correlated variance is not accounted for in any beta estimate (but it still contributes to the R2 of the model).</w:t>
      </w:r>
    </w:p>
  </w:comment>
  <w:comment w:id="156" w:author="Daniel Campbell-Meiklejohn" w:date="2026-08-28T15:33:00Z" w:initials="DC">
    <w:p w14:paraId="6554FF91" w14:textId="77777777" w:rsidR="005A5232" w:rsidRDefault="005A5232" w:rsidP="005A5232">
      <w:r>
        <w:rPr>
          <w:rStyle w:val="CommentReference"/>
        </w:rPr>
        <w:annotationRef/>
      </w:r>
      <w:r>
        <w:rPr>
          <w:sz w:val="20"/>
          <w:szCs w:val="20"/>
        </w:rPr>
        <w:t xml:space="preserve">this can be misleading. Poverty on its own accounts for 40% of variance, over and above poverty, attendance accounts for 20% (upping the total explained variance to 60%). </w:t>
      </w:r>
    </w:p>
  </w:comment>
  <w:comment w:id="166" w:author="Daniel Campbell-Meiklejohn" w:date="2026-08-28T15:37:00Z" w:initials="DC">
    <w:p w14:paraId="207E8331" w14:textId="77777777" w:rsidR="001E539F" w:rsidRDefault="001E539F" w:rsidP="001E539F">
      <w:r>
        <w:rPr>
          <w:rStyle w:val="CommentReference"/>
        </w:rPr>
        <w:annotationRef/>
      </w:r>
      <w:r>
        <w:rPr>
          <w:sz w:val="20"/>
          <w:szCs w:val="20"/>
        </w:rPr>
        <w:t>Could potentially be added to the Table caption?</w:t>
      </w:r>
    </w:p>
  </w:comment>
  <w:comment w:id="190" w:author="Daniel Campbell-Meiklejohn" w:date="2026-08-28T15:42:00Z" w:initials="DC">
    <w:p w14:paraId="12370602" w14:textId="77777777" w:rsidR="001B2453" w:rsidRDefault="001B2453" w:rsidP="001B2453">
      <w:r>
        <w:rPr>
          <w:rStyle w:val="CommentReference"/>
        </w:rPr>
        <w:annotationRef/>
      </w:r>
      <w:r>
        <w:rPr>
          <w:sz w:val="20"/>
          <w:szCs w:val="20"/>
        </w:rPr>
        <w:t>I don't think standardized effects  can be divided that way. suggesting an alternative.</w:t>
      </w:r>
    </w:p>
  </w:comment>
  <w:comment w:id="263" w:author="Beatrice Taylor" w:date="2026-08-27T11:49:00Z" w:initials="BT">
    <w:p w14:paraId="6CFC2F50" w14:textId="77777777" w:rsidR="001969A8" w:rsidRDefault="001969A8" w:rsidP="001969A8">
      <w:r>
        <w:rPr>
          <w:rStyle w:val="CommentReference"/>
        </w:rPr>
        <w:annotationRef/>
      </w:r>
      <w:r>
        <w:rPr>
          <w:sz w:val="20"/>
          <w:szCs w:val="20"/>
        </w:rPr>
        <w:t xml:space="preserve">I'd change this to: 'With school-level data this is impossible to unpick.' </w:t>
      </w:r>
    </w:p>
  </w:comment>
  <w:comment w:id="264" w:author="Beatrice Taylor" w:date="2026-08-27T11:52:00Z" w:initials="BT">
    <w:p w14:paraId="1188D675" w14:textId="77777777" w:rsidR="001969A8" w:rsidRDefault="001969A8" w:rsidP="001969A8">
      <w:r>
        <w:rPr>
          <w:rStyle w:val="CommentReference"/>
        </w:rPr>
        <w:annotationRef/>
      </w:r>
      <w:r>
        <w:rPr>
          <w:sz w:val="20"/>
          <w:szCs w:val="20"/>
        </w:rPr>
        <w:t xml:space="preserve">I think this might need a re-word, you say 'we don't try to unpick this', but then you do try to justify it? </w:t>
      </w:r>
    </w:p>
  </w:comment>
  <w:comment w:id="405" w:author="Daniel Campbell-Meiklejohn" w:date="2026-08-28T16:19:00Z" w:initials="DC">
    <w:p w14:paraId="0AA0B61E" w14:textId="77777777" w:rsidR="00D92006" w:rsidRDefault="00DF1702" w:rsidP="00D92006">
      <w:r>
        <w:rPr>
          <w:rStyle w:val="CommentReference"/>
        </w:rPr>
        <w:annotationRef/>
      </w:r>
      <w:r w:rsidR="00D92006">
        <w:rPr>
          <w:sz w:val="20"/>
          <w:szCs w:val="20"/>
        </w:rPr>
        <w:t xml:space="preserve">Shoot, I actually don't think this works statistically, sorry! See attached briefing note.  Basically, the absence effect in the attainment model, above and beyond the structural things in the model )%FSM etc) IS a mixture of school controllable things and structural things affecting absence not included in the attainment model.   </w:t>
      </w:r>
    </w:p>
  </w:comment>
  <w:comment w:id="406" w:author="Daniel Campbell-Meiklejohn" w:date="2026-08-28T16:57:00Z" w:initials="DC">
    <w:p w14:paraId="459114BE" w14:textId="77777777" w:rsidR="001C43BD" w:rsidRDefault="00390648" w:rsidP="001C43BD">
      <w:r>
        <w:rPr>
          <w:rStyle w:val="CommentReference"/>
        </w:rPr>
        <w:annotationRef/>
      </w:r>
      <w:r w:rsidR="001C43BD">
        <w:rPr>
          <w:sz w:val="20"/>
          <w:szCs w:val="20"/>
        </w:rPr>
        <w:t>I think you could just delete this section entirely, and save some space</w:t>
      </w:r>
    </w:p>
  </w:comment>
  <w:comment w:id="627" w:author="Daniel Campbell-Meiklejohn" w:date="2026-08-28T17:21:00Z" w:initials="DC">
    <w:p w14:paraId="75D4E6A3" w14:textId="77777777" w:rsidR="00B53031" w:rsidRDefault="00662FA2" w:rsidP="00B53031">
      <w:r>
        <w:rPr>
          <w:rStyle w:val="CommentReference"/>
        </w:rPr>
        <w:annotationRef/>
      </w:r>
      <w:r w:rsidR="00B53031">
        <w:rPr>
          <w:sz w:val="20"/>
          <w:szCs w:val="20"/>
        </w:rPr>
        <w:t>double check the logic here after revision of section 5.5</w:t>
      </w:r>
    </w:p>
  </w:comment>
  <w:comment w:id="668" w:author="Daniel Campbell-Meiklejohn" w:date="2026-08-28T17:41:00Z" w:initials="DC">
    <w:p w14:paraId="68D872D2" w14:textId="77777777" w:rsidR="006868DA" w:rsidRDefault="006868DA" w:rsidP="006868DA">
      <w:r>
        <w:rPr>
          <w:rStyle w:val="CommentReference"/>
        </w:rPr>
        <w:annotationRef/>
      </w:r>
      <w:r>
        <w:rPr>
          <w:sz w:val="20"/>
          <w:szCs w:val="20"/>
        </w:rPr>
        <w:t>careful, did that come from the dodgy model with collinearity?</w:t>
      </w:r>
    </w:p>
  </w:comment>
  <w:comment w:id="670" w:author="Daniel Campbell-Meiklejohn" w:date="2026-08-28T19:52:00Z" w:initials="DC">
    <w:p w14:paraId="7F61B690" w14:textId="77777777" w:rsidR="009B6282" w:rsidRDefault="009B6282" w:rsidP="009B6282">
      <w:r>
        <w:rPr>
          <w:rStyle w:val="CommentReference"/>
        </w:rPr>
        <w:annotationRef/>
      </w:r>
      <w:r>
        <w:rPr>
          <w:sz w:val="20"/>
          <w:szCs w:val="20"/>
        </w:rPr>
        <w:t>should this be in the results?</w:t>
      </w:r>
    </w:p>
  </w:comment>
  <w:comment w:id="675" w:author="Daniel Campbell-Meiklejohn" w:date="2026-08-28T17:40:00Z" w:initials="DC">
    <w:p w14:paraId="5B4C49C9" w14:textId="2A924DE5" w:rsidR="00C20DBD" w:rsidRDefault="00C20DBD" w:rsidP="00C20DBD">
      <w:r>
        <w:rPr>
          <w:rStyle w:val="CommentReference"/>
        </w:rPr>
        <w:annotationRef/>
      </w:r>
      <w:r>
        <w:rPr>
          <w:sz w:val="20"/>
          <w:szCs w:val="20"/>
        </w:rPr>
        <w:t>I want to understand what this means, but I don't!</w:t>
      </w:r>
    </w:p>
  </w:comment>
  <w:comment w:id="677" w:author="Daniel Campbell-Meiklejohn" w:date="2026-08-28T19:59:00Z" w:initials="DC">
    <w:p w14:paraId="769E78E8" w14:textId="77777777" w:rsidR="00AF2948" w:rsidRDefault="00970196" w:rsidP="00AF2948">
      <w:r>
        <w:rPr>
          <w:rStyle w:val="CommentReference"/>
        </w:rPr>
        <w:annotationRef/>
      </w:r>
      <w:r w:rsidR="00AF2948">
        <w:rPr>
          <w:sz w:val="20"/>
          <w:szCs w:val="20"/>
        </w:rPr>
        <w:t>This is a difficult thing to get across and a messy argument. In Brighton we have average poverty but high absence, but you are using that to argue that low poverty doesn't lead to high absence.  A better example would be somewhere that has high poverty and high attendance to set as an example.</w:t>
      </w:r>
    </w:p>
  </w:comment>
  <w:comment w:id="698" w:author="Daniel Campbell-Meiklejohn" w:date="2026-08-28T20:02:00Z" w:initials="DC">
    <w:p w14:paraId="73D754CB" w14:textId="77777777" w:rsidR="00326E0A" w:rsidRDefault="00326E0A" w:rsidP="00326E0A">
      <w:r>
        <w:rPr>
          <w:rStyle w:val="CommentReference"/>
        </w:rPr>
        <w:annotationRef/>
      </w:r>
      <w:r>
        <w:rPr>
          <w:sz w:val="20"/>
          <w:szCs w:val="20"/>
        </w:rPr>
        <w:t>for schools?</w:t>
      </w:r>
    </w:p>
  </w:comment>
  <w:comment w:id="664" w:author="Daniel Campbell-Meiklejohn" w:date="2026-08-28T17:39:00Z" w:initials="DC">
    <w:p w14:paraId="6E640283" w14:textId="77777777" w:rsidR="000B56C4" w:rsidRDefault="002A15CC" w:rsidP="000B56C4">
      <w:r>
        <w:rPr>
          <w:rStyle w:val="CommentReference"/>
        </w:rPr>
        <w:annotationRef/>
      </w:r>
      <w:r w:rsidR="000B56C4">
        <w:rPr>
          <w:sz w:val="20"/>
          <w:szCs w:val="20"/>
        </w:rPr>
        <w:t xml:space="preserve">Not sure, but parts of this reads like Claude wrote it, and it will have a watermark in the text choice. </w:t>
      </w:r>
    </w:p>
    <w:p w14:paraId="0DC15AAC" w14:textId="77777777" w:rsidR="000B56C4" w:rsidRDefault="000B56C4" w:rsidP="000B56C4"/>
    <w:p w14:paraId="4DC02E5B" w14:textId="77777777" w:rsidR="000B56C4" w:rsidRDefault="000B56C4" w:rsidP="000B56C4">
      <w:r>
        <w:rPr>
          <w:sz w:val="20"/>
          <w:szCs w:val="20"/>
        </w:rPr>
        <w:t xml:space="preserve">In any case, is this getting too into the weeds and specific to Brighton and Hove? I'd suggest just dropping it or shortening substantially and go with the generalisation I added above, which I think is simpler - the stat already excludes absence related to %FSM.  </w:t>
      </w:r>
    </w:p>
    <w:p w14:paraId="60BF49E6" w14:textId="77777777" w:rsidR="000B56C4" w:rsidRDefault="000B56C4" w:rsidP="000B56C4"/>
    <w:p w14:paraId="5850B99A" w14:textId="77777777" w:rsidR="000B56C4" w:rsidRDefault="000B56C4" w:rsidP="000B56C4">
      <w:r>
        <w:rPr>
          <w:sz w:val="20"/>
          <w:szCs w:val="20"/>
        </w:rPr>
        <w:t>Perhaps this whole section could be summarised as Brighton and Hove have some of the highest attainment but some of the worst attendance. But even that is messy.   Personally, i would not even mention Class Divide or their response.</w:t>
      </w:r>
    </w:p>
  </w:comment>
  <w:comment w:id="680" w:author="Daniel Campbell-Meiklejohn" w:date="2026-08-28T20:00:00Z" w:initials="DC">
    <w:p w14:paraId="232CA1DA" w14:textId="77777777" w:rsidR="00E13CC7" w:rsidRDefault="000F7962" w:rsidP="00E13CC7">
      <w:r>
        <w:rPr>
          <w:rStyle w:val="CommentReference"/>
        </w:rPr>
        <w:annotationRef/>
      </w:r>
      <w:r w:rsidR="00E13CC7">
        <w:rPr>
          <w:sz w:val="20"/>
          <w:szCs w:val="20"/>
        </w:rPr>
        <w:t>This is a dig at the local council. I don't think anyone anywhere else is going to care.  Can this be converted into a general comment?</w:t>
      </w:r>
    </w:p>
  </w:comment>
  <w:comment w:id="732" w:author="Daniel Campbell-Meiklejohn" w:date="2026-08-28T17:33:00Z" w:initials="DC">
    <w:p w14:paraId="43DB8388" w14:textId="77777777" w:rsidR="00F752F4" w:rsidRDefault="009C6108" w:rsidP="00F752F4">
      <w:r>
        <w:rPr>
          <w:rStyle w:val="CommentReference"/>
        </w:rPr>
        <w:annotationRef/>
      </w:r>
      <w:r w:rsidR="00F752F4">
        <w:rPr>
          <w:sz w:val="20"/>
          <w:szCs w:val="20"/>
        </w:rPr>
        <w:t xml:space="preserve">this is fuzzy, and I think they are sort of right, we can't assume their motivation for wanting more choice. can you be specific as to how many, if not, drop? Sounds specutlative as is. </w:t>
      </w:r>
    </w:p>
  </w:comment>
  <w:comment w:id="737" w:author="Daniel Campbell-Meiklejohn" w:date="2026-08-28T20:11:00Z" w:initials="DC">
    <w:p w14:paraId="04D3D495" w14:textId="77777777" w:rsidR="008E45F7" w:rsidRDefault="008E45F7" w:rsidP="008E45F7">
      <w:r>
        <w:rPr>
          <w:rStyle w:val="CommentReference"/>
        </w:rPr>
        <w:annotationRef/>
      </w:r>
      <w:r>
        <w:rPr>
          <w:sz w:val="20"/>
          <w:szCs w:val="20"/>
        </w:rPr>
        <w:t>I removed the Patcham stuff and I think the BACA story stands well on its own and makes the point without dissing Patcham. Saves space too!</w:t>
      </w:r>
    </w:p>
  </w:comment>
  <w:comment w:id="752" w:author="Daniel Campbell-Meiklejohn" w:date="2026-08-28T17:35:00Z" w:initials="DC">
    <w:p w14:paraId="3DA3E192" w14:textId="4C423744" w:rsidR="00065891" w:rsidRDefault="00065891" w:rsidP="00065891">
      <w:r>
        <w:rPr>
          <w:rStyle w:val="CommentReference"/>
        </w:rPr>
        <w:annotationRef/>
      </w:r>
      <w:r>
        <w:rPr>
          <w:sz w:val="20"/>
          <w:szCs w:val="20"/>
        </w:rPr>
        <w:t xml:space="preserve">i think we should drop this.  It sort of undermines the absence leads to attainment argument, and its bad press for a school. </w:t>
      </w:r>
    </w:p>
  </w:comment>
  <w:comment w:id="813" w:author="Daniel Campbell-Meiklejohn" w:date="2026-08-28T20:14:00Z" w:initials="DC">
    <w:p w14:paraId="2BEA9D3C" w14:textId="77777777" w:rsidR="00EB12EA" w:rsidRDefault="00EB12EA" w:rsidP="00EB12EA">
      <w:r>
        <w:rPr>
          <w:rStyle w:val="CommentReference"/>
        </w:rPr>
        <w:annotationRef/>
      </w:r>
      <w:r>
        <w:rPr>
          <w:sz w:val="20"/>
          <w:szCs w:val="20"/>
        </w:rPr>
        <w:t xml:space="preserve">Its unclear what controlling for absence means here. </w:t>
      </w:r>
    </w:p>
  </w:comment>
  <w:comment w:id="855" w:author="Daniel Campbell-Meiklejohn" w:date="2026-08-28T20:15:00Z" w:initials="DC">
    <w:p w14:paraId="1D543003" w14:textId="77777777" w:rsidR="004F792B" w:rsidRDefault="004F792B" w:rsidP="004F792B">
      <w:r>
        <w:rPr>
          <w:rStyle w:val="CommentReference"/>
        </w:rPr>
        <w:annotationRef/>
      </w:r>
      <w:r>
        <w:rPr>
          <w:sz w:val="20"/>
          <w:szCs w:val="20"/>
        </w:rPr>
        <w:t>shoot, the national average for all students or for disadvantaged students? I thought we were doing well</w:t>
      </w:r>
    </w:p>
  </w:comment>
  <w:comment w:id="887" w:author="Daniel Campbell-Meiklejohn" w:date="2026-08-28T20:17:00Z" w:initials="DC">
    <w:p w14:paraId="0F040FD3" w14:textId="77777777" w:rsidR="008C2A60" w:rsidRDefault="008C2A60" w:rsidP="008C2A60">
      <w:r>
        <w:rPr>
          <w:rStyle w:val="CommentReference"/>
        </w:rPr>
        <w:annotationRef/>
      </w:r>
      <w:r>
        <w:rPr>
          <w:sz w:val="20"/>
          <w:szCs w:val="20"/>
        </w:rPr>
        <w:t>I don't think it would have gone into the consultation, because the consultation was on admissions arrangements, not 'how do we improve schools?'.</w:t>
      </w:r>
    </w:p>
  </w:comment>
  <w:comment w:id="886" w:author="Daniel Campbell-Meiklejohn" w:date="2026-08-28T20:17:00Z" w:initials="DC">
    <w:p w14:paraId="42BFCB2D" w14:textId="77777777" w:rsidR="008C2A60" w:rsidRDefault="008C2A60" w:rsidP="008C2A60">
      <w:r>
        <w:rPr>
          <w:rStyle w:val="CommentReference"/>
        </w:rPr>
        <w:annotationRef/>
      </w:r>
      <w:r>
        <w:rPr>
          <w:sz w:val="20"/>
          <w:szCs w:val="20"/>
        </w:rPr>
        <w:t>is this correct?</w:t>
      </w:r>
    </w:p>
  </w:comment>
  <w:comment w:id="904" w:author="Daniel Campbell-Meiklejohn" w:date="2026-08-28T20:18:00Z" w:initials="DC">
    <w:p w14:paraId="3936BBB7" w14:textId="77777777" w:rsidR="00096605" w:rsidRDefault="00096605" w:rsidP="00096605">
      <w:r>
        <w:rPr>
          <w:rStyle w:val="CommentReference"/>
        </w:rPr>
        <w:annotationRef/>
      </w:r>
      <w:r>
        <w:rPr>
          <w:sz w:val="20"/>
          <w:szCs w:val="20"/>
        </w:rPr>
        <w:t>This is disjointed now.  What LEA effect?</w:t>
      </w:r>
    </w:p>
  </w:comment>
  <w:comment w:id="899" w:author="Daniel Campbell-Meiklejohn" w:date="2026-08-28T20:21:00Z" w:initials="DC">
    <w:p w14:paraId="0FEC9275" w14:textId="77777777" w:rsidR="00050316" w:rsidRDefault="00050316" w:rsidP="00050316">
      <w:r>
        <w:rPr>
          <w:rStyle w:val="CommentReference"/>
        </w:rPr>
        <w:annotationRef/>
      </w:r>
      <w:r>
        <w:rPr>
          <w:sz w:val="20"/>
          <w:szCs w:val="20"/>
        </w:rPr>
        <w:t>If Brighton can't be said to be doing particularly well, then I am not sure how this paragraph should go.</w:t>
      </w:r>
    </w:p>
  </w:comment>
  <w:comment w:id="917" w:author="Daniel Campbell-Meiklejohn" w:date="2026-08-28T20:22:00Z" w:initials="DC">
    <w:p w14:paraId="7E56C142" w14:textId="77777777" w:rsidR="00740203" w:rsidRDefault="00740203" w:rsidP="00740203">
      <w:r>
        <w:rPr>
          <w:rStyle w:val="CommentReference"/>
        </w:rPr>
        <w:annotationRef/>
      </w:r>
      <w:r>
        <w:rPr>
          <w:sz w:val="20"/>
          <w:szCs w:val="20"/>
        </w:rPr>
        <w:t>I deleted education because that is an estimate of social class, and divisive</w:t>
      </w:r>
    </w:p>
  </w:comment>
  <w:comment w:id="935" w:author="Daniel Campbell-Meiklejohn" w:date="2026-08-28T20:27:00Z" w:initials="DC">
    <w:p w14:paraId="0432FA04" w14:textId="77777777" w:rsidR="00C73031" w:rsidRDefault="00C73031" w:rsidP="00C73031">
      <w:r>
        <w:rPr>
          <w:rStyle w:val="CommentReference"/>
        </w:rPr>
        <w:annotationRef/>
      </w:r>
      <w:r>
        <w:rPr>
          <w:sz w:val="20"/>
          <w:szCs w:val="20"/>
        </w:rPr>
        <w:t>This seems like it could be much more concise and less conversational.</w:t>
      </w:r>
    </w:p>
  </w:comment>
  <w:comment w:id="964" w:author="Daniel Campbell-Meiklejohn" w:date="2026-08-28T20:28:00Z" w:initials="DC">
    <w:p w14:paraId="3857B4BB" w14:textId="77777777" w:rsidR="00E57587" w:rsidRDefault="00E57587" w:rsidP="00E57587">
      <w:r>
        <w:rPr>
          <w:rStyle w:val="CommentReference"/>
        </w:rPr>
        <w:annotationRef/>
      </w:r>
      <w:r>
        <w:rPr>
          <w:sz w:val="20"/>
          <w:szCs w:val="20"/>
        </w:rPr>
        <w:t xml:space="preserve">This is incredibly technical. Claude speak? </w:t>
      </w:r>
    </w:p>
  </w:comment>
  <w:comment w:id="974" w:author="Daniel Campbell-Meiklejohn" w:date="2026-08-28T20:30:00Z" w:initials="DC">
    <w:p w14:paraId="26A744B7" w14:textId="77777777" w:rsidR="00320965" w:rsidRDefault="00320965" w:rsidP="00320965">
      <w:r>
        <w:rPr>
          <w:rStyle w:val="CommentReference"/>
        </w:rPr>
        <w:annotationRef/>
      </w:r>
      <w:r>
        <w:rPr>
          <w:sz w:val="20"/>
          <w:szCs w:val="20"/>
        </w:rPr>
        <w:t>revisit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9D6DCF" w15:done="0"/>
  <w15:commentEx w15:paraId="58DB3140" w15:done="0"/>
  <w15:commentEx w15:paraId="1703548A" w15:done="0"/>
  <w15:commentEx w15:paraId="5881BB03" w15:done="0"/>
  <w15:commentEx w15:paraId="4C7431DD" w15:done="0"/>
  <w15:commentEx w15:paraId="399E1B7B" w15:done="0"/>
  <w15:commentEx w15:paraId="0C50E6BB" w15:done="0"/>
  <w15:commentEx w15:paraId="6554FF91" w15:done="0"/>
  <w15:commentEx w15:paraId="207E8331" w15:done="0"/>
  <w15:commentEx w15:paraId="12370602" w15:done="0"/>
  <w15:commentEx w15:paraId="6CFC2F50" w15:done="0"/>
  <w15:commentEx w15:paraId="1188D675" w15:done="0"/>
  <w15:commentEx w15:paraId="0AA0B61E" w15:done="0"/>
  <w15:commentEx w15:paraId="459114BE" w15:paraIdParent="0AA0B61E" w15:done="0"/>
  <w15:commentEx w15:paraId="75D4E6A3" w15:done="0"/>
  <w15:commentEx w15:paraId="68D872D2" w15:done="0"/>
  <w15:commentEx w15:paraId="7F61B690" w15:done="0"/>
  <w15:commentEx w15:paraId="5B4C49C9" w15:done="0"/>
  <w15:commentEx w15:paraId="769E78E8" w15:done="0"/>
  <w15:commentEx w15:paraId="73D754CB" w15:done="0"/>
  <w15:commentEx w15:paraId="5850B99A" w15:done="0"/>
  <w15:commentEx w15:paraId="232CA1DA" w15:done="0"/>
  <w15:commentEx w15:paraId="43DB8388" w15:done="0"/>
  <w15:commentEx w15:paraId="04D3D495" w15:done="0"/>
  <w15:commentEx w15:paraId="3DA3E192" w15:done="0"/>
  <w15:commentEx w15:paraId="2BEA9D3C" w15:done="0"/>
  <w15:commentEx w15:paraId="1D543003" w15:done="0"/>
  <w15:commentEx w15:paraId="0F040FD3" w15:done="0"/>
  <w15:commentEx w15:paraId="42BFCB2D" w15:done="0"/>
  <w15:commentEx w15:paraId="3936BBB7" w15:done="0"/>
  <w15:commentEx w15:paraId="0FEC9275" w15:done="0"/>
  <w15:commentEx w15:paraId="7E56C142" w15:done="0"/>
  <w15:commentEx w15:paraId="0432FA04" w15:done="0"/>
  <w15:commentEx w15:paraId="3857B4BB" w15:done="0"/>
  <w15:commentEx w15:paraId="26A744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B30797" w16cex:dateUtc="2026-08-27T10:42:00Z"/>
  <w16cex:commentExtensible w16cex:durableId="68571D09" w16cex:dateUtc="2026-08-27T09:49:00Z"/>
  <w16cex:commentExtensible w16cex:durableId="60057250" w16cex:dateUtc="2026-08-27T10:15:00Z"/>
  <w16cex:commentExtensible w16cex:durableId="1BEA4E8B" w16cex:dateUtc="2026-08-27T10:18:00Z"/>
  <w16cex:commentExtensible w16cex:durableId="71A4E058" w16cex:dateUtc="2026-08-27T10:22:00Z"/>
  <w16cex:commentExtensible w16cex:durableId="6ED71498" w16cex:dateUtc="2026-08-27T10:23:00Z"/>
  <w16cex:commentExtensible w16cex:durableId="65FBFD75" w16cex:dateUtc="2026-08-28T14:29:00Z"/>
  <w16cex:commentExtensible w16cex:durableId="40424AAE" w16cex:dateUtc="2026-08-28T14:33:00Z"/>
  <w16cex:commentExtensible w16cex:durableId="6206D520" w16cex:dateUtc="2026-08-28T14:37:00Z"/>
  <w16cex:commentExtensible w16cex:durableId="42085D5C" w16cex:dateUtc="2026-08-28T14:42:00Z"/>
  <w16cex:commentExtensible w16cex:durableId="09BB178E" w16cex:dateUtc="2026-08-27T10:49:00Z"/>
  <w16cex:commentExtensible w16cex:durableId="049D0363" w16cex:dateUtc="2026-08-27T10:52:00Z"/>
  <w16cex:commentExtensible w16cex:durableId="4D502D45" w16cex:dateUtc="2026-08-28T15:19:00Z"/>
  <w16cex:commentExtensible w16cex:durableId="7805AC30" w16cex:dateUtc="2026-08-28T15:57:00Z"/>
  <w16cex:commentExtensible w16cex:durableId="243C366E" w16cex:dateUtc="2026-08-28T16:21:00Z"/>
  <w16cex:commentExtensible w16cex:durableId="67E3ED7C" w16cex:dateUtc="2026-08-28T16:41:00Z"/>
  <w16cex:commentExtensible w16cex:durableId="676E7E38" w16cex:dateUtc="2026-08-28T18:52:00Z"/>
  <w16cex:commentExtensible w16cex:durableId="2577D242" w16cex:dateUtc="2026-08-28T16:40:00Z"/>
  <w16cex:commentExtensible w16cex:durableId="76E3A4F4" w16cex:dateUtc="2026-08-28T18:59:00Z"/>
  <w16cex:commentExtensible w16cex:durableId="52671F98" w16cex:dateUtc="2026-08-28T19:02:00Z"/>
  <w16cex:commentExtensible w16cex:durableId="231DE1A1" w16cex:dateUtc="2026-08-28T16:39:00Z"/>
  <w16cex:commentExtensible w16cex:durableId="6F4B1F4A" w16cex:dateUtc="2026-08-28T19:00:00Z"/>
  <w16cex:commentExtensible w16cex:durableId="52E9731E" w16cex:dateUtc="2026-08-28T16:33:00Z"/>
  <w16cex:commentExtensible w16cex:durableId="2D30CCA0" w16cex:dateUtc="2026-08-28T19:11:00Z"/>
  <w16cex:commentExtensible w16cex:durableId="25D82E8A" w16cex:dateUtc="2026-08-28T16:35:00Z"/>
  <w16cex:commentExtensible w16cex:durableId="118F7F68" w16cex:dateUtc="2026-08-28T19:14:00Z"/>
  <w16cex:commentExtensible w16cex:durableId="31516505" w16cex:dateUtc="2026-08-28T19:15:00Z"/>
  <w16cex:commentExtensible w16cex:durableId="5B8B832C" w16cex:dateUtc="2026-08-28T19:17:00Z"/>
  <w16cex:commentExtensible w16cex:durableId="1E55E0E1" w16cex:dateUtc="2026-08-28T19:17:00Z"/>
  <w16cex:commentExtensible w16cex:durableId="471ED753" w16cex:dateUtc="2026-08-28T19:18:00Z"/>
  <w16cex:commentExtensible w16cex:durableId="4EAC7304" w16cex:dateUtc="2026-08-28T19:21:00Z"/>
  <w16cex:commentExtensible w16cex:durableId="6539794F" w16cex:dateUtc="2026-08-28T19:22:00Z"/>
  <w16cex:commentExtensible w16cex:durableId="06C6B608" w16cex:dateUtc="2026-08-28T19:27:00Z"/>
  <w16cex:commentExtensible w16cex:durableId="22B81F07" w16cex:dateUtc="2026-08-28T19:28:00Z"/>
  <w16cex:commentExtensible w16cex:durableId="04C17B8A" w16cex:dateUtc="2026-08-28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9D6DCF" w16cid:durableId="55B30797"/>
  <w16cid:commentId w16cid:paraId="58DB3140" w16cid:durableId="68571D09"/>
  <w16cid:commentId w16cid:paraId="1703548A" w16cid:durableId="60057250"/>
  <w16cid:commentId w16cid:paraId="5881BB03" w16cid:durableId="1BEA4E8B"/>
  <w16cid:commentId w16cid:paraId="4C7431DD" w16cid:durableId="71A4E058"/>
  <w16cid:commentId w16cid:paraId="399E1B7B" w16cid:durableId="6ED71498"/>
  <w16cid:commentId w16cid:paraId="0C50E6BB" w16cid:durableId="65FBFD75"/>
  <w16cid:commentId w16cid:paraId="6554FF91" w16cid:durableId="40424AAE"/>
  <w16cid:commentId w16cid:paraId="207E8331" w16cid:durableId="6206D520"/>
  <w16cid:commentId w16cid:paraId="12370602" w16cid:durableId="42085D5C"/>
  <w16cid:commentId w16cid:paraId="6CFC2F50" w16cid:durableId="09BB178E"/>
  <w16cid:commentId w16cid:paraId="1188D675" w16cid:durableId="049D0363"/>
  <w16cid:commentId w16cid:paraId="0AA0B61E" w16cid:durableId="4D502D45"/>
  <w16cid:commentId w16cid:paraId="459114BE" w16cid:durableId="7805AC30"/>
  <w16cid:commentId w16cid:paraId="75D4E6A3" w16cid:durableId="243C366E"/>
  <w16cid:commentId w16cid:paraId="68D872D2" w16cid:durableId="67E3ED7C"/>
  <w16cid:commentId w16cid:paraId="7F61B690" w16cid:durableId="676E7E38"/>
  <w16cid:commentId w16cid:paraId="5B4C49C9" w16cid:durableId="2577D242"/>
  <w16cid:commentId w16cid:paraId="769E78E8" w16cid:durableId="76E3A4F4"/>
  <w16cid:commentId w16cid:paraId="73D754CB" w16cid:durableId="52671F98"/>
  <w16cid:commentId w16cid:paraId="5850B99A" w16cid:durableId="231DE1A1"/>
  <w16cid:commentId w16cid:paraId="232CA1DA" w16cid:durableId="6F4B1F4A"/>
  <w16cid:commentId w16cid:paraId="43DB8388" w16cid:durableId="52E9731E"/>
  <w16cid:commentId w16cid:paraId="04D3D495" w16cid:durableId="2D30CCA0"/>
  <w16cid:commentId w16cid:paraId="3DA3E192" w16cid:durableId="25D82E8A"/>
  <w16cid:commentId w16cid:paraId="2BEA9D3C" w16cid:durableId="118F7F68"/>
  <w16cid:commentId w16cid:paraId="1D543003" w16cid:durableId="31516505"/>
  <w16cid:commentId w16cid:paraId="0F040FD3" w16cid:durableId="5B8B832C"/>
  <w16cid:commentId w16cid:paraId="42BFCB2D" w16cid:durableId="1E55E0E1"/>
  <w16cid:commentId w16cid:paraId="3936BBB7" w16cid:durableId="471ED753"/>
  <w16cid:commentId w16cid:paraId="0FEC9275" w16cid:durableId="4EAC7304"/>
  <w16cid:commentId w16cid:paraId="7E56C142" w16cid:durableId="6539794F"/>
  <w16cid:commentId w16cid:paraId="0432FA04" w16cid:durableId="06C6B608"/>
  <w16cid:commentId w16cid:paraId="3857B4BB" w16cid:durableId="22B81F07"/>
  <w16cid:commentId w16cid:paraId="26A744B7" w16cid:durableId="04C17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C3A88" w14:textId="77777777" w:rsidR="0099392F" w:rsidRDefault="0099392F">
      <w:pPr>
        <w:spacing w:line="240" w:lineRule="auto"/>
      </w:pPr>
      <w:r>
        <w:separator/>
      </w:r>
    </w:p>
  </w:endnote>
  <w:endnote w:type="continuationSeparator" w:id="0">
    <w:p w14:paraId="68B026B2" w14:textId="77777777" w:rsidR="0099392F" w:rsidRDefault="009939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F0709" w14:textId="77777777" w:rsidR="0099392F" w:rsidRDefault="0099392F">
      <w:pPr>
        <w:spacing w:line="240" w:lineRule="auto"/>
      </w:pPr>
      <w:r>
        <w:separator/>
      </w:r>
    </w:p>
  </w:footnote>
  <w:footnote w:type="continuationSeparator" w:id="0">
    <w:p w14:paraId="3BAE8DA7" w14:textId="77777777" w:rsidR="0099392F" w:rsidRDefault="0099392F">
      <w:pPr>
        <w:spacing w:line="240" w:lineRule="auto"/>
      </w:pPr>
      <w:r>
        <w:continuationSeparator/>
      </w:r>
    </w:p>
  </w:footnote>
  <w:footnote w:id="1">
    <w:p w14:paraId="769EEB59" w14:textId="77777777" w:rsidR="001A6FB3" w:rsidRDefault="00E61F0B">
      <w:pPr>
        <w:pStyle w:val="FootnoteText"/>
      </w:pPr>
      <w:r>
        <w:rPr>
          <w:rStyle w:val="FootnoteReference"/>
        </w:rPr>
        <w:footnoteRef/>
      </w:r>
      <w:r>
        <w:t xml:space="preserve"> Details of English National Curriculum Key Stages </w:t>
      </w:r>
      <w:hyperlink r:id="rId1">
        <w:r w:rsidR="001A6FB3">
          <w:rPr>
            <w:rStyle w:val="Hyperlink"/>
          </w:rPr>
          <w:t>https://www.gov.uk/national-curriculum</w:t>
        </w:r>
      </w:hyperlink>
    </w:p>
  </w:footnote>
  <w:footnote w:id="2">
    <w:p w14:paraId="49B7B443" w14:textId="77777777" w:rsidR="001A6FB3" w:rsidRDefault="00E61F0B">
      <w:pPr>
        <w:pStyle w:val="FootnoteText"/>
      </w:pPr>
      <w:r>
        <w:rPr>
          <w:rStyle w:val="FootnoteReference"/>
        </w:rPr>
        <w:footnoteRef/>
      </w:r>
      <w:r>
        <w:t xml:space="preserve"> Supplementary material: </w:t>
      </w:r>
      <w:hyperlink r:id="rId2">
        <w:r w:rsidR="001A6FB3">
          <w:rPr>
            <w:rStyle w:val="Hyperlink"/>
          </w:rPr>
          <w:t>https://osf.io/x82j3/overview (see `index.html` in `supplementary.zip`)</w:t>
        </w:r>
      </w:hyperlink>
      <w:r>
        <w:t xml:space="preserve"> - with links through to the source code on Github.</w:t>
      </w:r>
    </w:p>
  </w:footnote>
  <w:footnote w:id="3">
    <w:p w14:paraId="278B3CCB" w14:textId="77777777" w:rsidR="001A6FB3" w:rsidRDefault="00E61F0B">
      <w:pPr>
        <w:pStyle w:val="FootnoteText"/>
      </w:pPr>
      <w:r>
        <w:rPr>
          <w:rStyle w:val="FootnoteReference"/>
        </w:rPr>
        <w:footnoteRef/>
      </w:r>
      <w:del w:id="50" w:author="Unknown">
        <w:r>
          <w:delText xml:space="preserve"> missing data and imputation: </w:delText>
        </w:r>
      </w:del>
      <w:r>
        <w:fldChar w:fldCharType="begin"/>
      </w:r>
      <w:r>
        <w:instrText>HYPERLINK "https://osf.io/x82j3/overview" \h</w:instrText>
      </w:r>
      <w:r>
        <w:fldChar w:fldCharType="separate"/>
      </w:r>
      <w:del w:id="51" w:author="Unknown">
        <w:r>
          <w:rPr>
            <w:rStyle w:val="Hyperlink"/>
          </w:rPr>
          <w:delText>https://osf.io/x82j3/overview (see `data_overview.html#missing-data` in `supplementary.zip`)</w:delText>
        </w:r>
      </w:del>
      <w:r>
        <w:fldChar w:fldCharType="end"/>
      </w:r>
    </w:p>
  </w:footnote>
  <w:footnote w:id="4">
    <w:p w14:paraId="23A7F20B" w14:textId="77777777" w:rsidR="001A6FB3" w:rsidRDefault="00E61F0B">
      <w:pPr>
        <w:pStyle w:val="FootnoteText"/>
      </w:pPr>
      <w:r>
        <w:rPr>
          <w:rStyle w:val="FootnoteReference"/>
        </w:rPr>
        <w:footnoteRef/>
      </w:r>
      <w:r>
        <w:t xml:space="preserve"> missing data and imputation: </w:t>
      </w:r>
      <w:hyperlink r:id="rId3">
        <w:r w:rsidR="001A6FB3">
          <w:rPr>
            <w:rStyle w:val="Hyperlink"/>
          </w:rPr>
          <w:t>https://osf.io/x82j3/overview (see `data_overview.html#missing-data` in `supplementary.zip`)</w:t>
        </w:r>
      </w:hyperlink>
    </w:p>
  </w:footnote>
  <w:footnote w:id="5">
    <w:p w14:paraId="7CFD4F9B" w14:textId="77777777" w:rsidR="001A6FB3" w:rsidDel="00F919AB" w:rsidRDefault="00E61F0B">
      <w:pPr>
        <w:pStyle w:val="FootnoteText"/>
        <w:rPr>
          <w:del w:id="64" w:author="Beatrice Taylor" w:date="2026-08-27T10:54:00Z" w16du:dateUtc="2026-08-27T09:54:00Z"/>
        </w:rPr>
      </w:pPr>
      <w:del w:id="65" w:author="Beatrice Taylor" w:date="2026-08-27T10:54:00Z" w16du:dateUtc="2026-08-27T09:54:00Z">
        <w:r w:rsidDel="00F919AB">
          <w:rPr>
            <w:rStyle w:val="FootnoteReference"/>
          </w:rPr>
          <w:footnoteRef/>
        </w:r>
        <w:r w:rsidDel="00F919AB">
          <w:delText xml:space="preserve"> See data overview for details </w:delText>
        </w:r>
        <w:r w:rsidR="001A6FB3" w:rsidDel="00F919AB">
          <w:fldChar w:fldCharType="begin"/>
        </w:r>
        <w:r w:rsidR="001A6FB3" w:rsidDel="00F919AB">
          <w:delInstrText>HYPERLINK "https://osf.io/x82j3/overview" \h</w:delInstrText>
        </w:r>
        <w:r w:rsidR="001A6FB3" w:rsidDel="00F919AB">
          <w:fldChar w:fldCharType="separate"/>
        </w:r>
        <w:r w:rsidR="001A6FB3" w:rsidDel="00F919AB">
          <w:rPr>
            <w:rStyle w:val="Hyperlink"/>
          </w:rPr>
          <w:delText>https://osf.io/x82j3/overview (see `data_overview.html` in `supplementary.zip`)</w:delText>
        </w:r>
        <w:r w:rsidR="001A6FB3" w:rsidDel="00F919AB">
          <w:fldChar w:fldCharType="end"/>
        </w:r>
      </w:del>
    </w:p>
  </w:footnote>
  <w:footnote w:id="6">
    <w:p w14:paraId="1CE3F5AE" w14:textId="77777777" w:rsidR="001A6FB3" w:rsidRDefault="00E61F0B">
      <w:pPr>
        <w:pStyle w:val="FootnoteText"/>
      </w:pPr>
      <w:r>
        <w:rPr>
          <w:rStyle w:val="FootnoteReference"/>
        </w:rPr>
        <w:footnoteRef/>
      </w:r>
      <w:r>
        <w:t xml:space="preserve"> </w:t>
      </w:r>
      <w:del w:id="88" w:author="Revision" w:date="2026-08-25T00:00:00Z">
        <w:r>
          <w:delText xml:space="preserve">Standardised coefficients are computed as </w:delText>
        </w:r>
      </w:del>
      <m:oMath>
        <m:sSubSup>
          <m:sSubSupPr>
            <m:ctrlPr>
              <w:rPr>
                <w:rFonts w:ascii="Cambria Math" w:hAnsi="Cambria Math"/>
              </w:rPr>
            </m:ctrlPr>
          </m:sSubSupPr>
          <m:e>
            <m:r>
              <w:del w:id="89" w:author="Revision" w:date="2026-08-25T00:00:00Z">
                <w:rPr>
                  <w:rFonts w:ascii="Cambria Math" w:hAnsi="Cambria Math"/>
                </w:rPr>
                <m:t>β</m:t>
              </w:del>
            </m:r>
          </m:e>
          <m:sub>
            <m:r>
              <w:del w:id="90" w:author="Revision" w:date="2026-08-25T00:00:00Z">
                <w:rPr>
                  <w:rFonts w:ascii="Cambria Math" w:hAnsi="Cambria Math"/>
                </w:rPr>
                <m:t>k</m:t>
              </w:del>
            </m:r>
          </m:sub>
          <m:sup>
            <m:r>
              <w:del w:id="91" w:author="Revision" w:date="2026-08-25T00:00:00Z">
                <m:rPr>
                  <m:sty m:val="p"/>
                </m:rPr>
                <w:rPr>
                  <w:rFonts w:ascii="Cambria Math" w:hAnsi="Cambria Math"/>
                </w:rPr>
                <m:t>*</m:t>
              </w:del>
            </m:r>
          </m:sup>
        </m:sSubSup>
        <m:r>
          <w:del w:id="92" w:author="Revision" w:date="2026-08-25T00:00:00Z">
            <m:rPr>
              <m:sty m:val="p"/>
            </m:rPr>
            <w:rPr>
              <w:rFonts w:ascii="Cambria Math" w:hAnsi="Cambria Math"/>
            </w:rPr>
            <m:t>=</m:t>
          </w:del>
        </m:r>
        <m:sSub>
          <m:sSubPr>
            <m:ctrlPr>
              <w:rPr>
                <w:rFonts w:ascii="Cambria Math" w:hAnsi="Cambria Math"/>
              </w:rPr>
            </m:ctrlPr>
          </m:sSubPr>
          <m:e>
            <m:acc>
              <m:accPr>
                <m:ctrlPr>
                  <w:rPr>
                    <w:rFonts w:ascii="Cambria Math" w:hAnsi="Cambria Math"/>
                  </w:rPr>
                </m:ctrlPr>
              </m:accPr>
              <m:e>
                <m:r>
                  <w:del w:id="93" w:author="Revision" w:date="2026-08-25T00:00:00Z">
                    <w:rPr>
                      <w:rFonts w:ascii="Cambria Math" w:hAnsi="Cambria Math"/>
                    </w:rPr>
                    <m:t>β</m:t>
                  </w:del>
                </m:r>
              </m:e>
            </m:acc>
          </m:e>
          <m:sub>
            <m:r>
              <w:del w:id="94" w:author="Revision" w:date="2026-08-25T00:00:00Z">
                <w:rPr>
                  <w:rFonts w:ascii="Cambria Math" w:hAnsi="Cambria Math"/>
                </w:rPr>
                <m:t>k</m:t>
              </w:del>
            </m:r>
          </m:sub>
        </m:sSub>
        <m:r>
          <w:del w:id="95" w:author="Revision" w:date="2026-08-25T00:00:00Z">
            <m:rPr>
              <m:sty m:val="p"/>
            </m:rPr>
            <w:rPr>
              <w:rFonts w:ascii="Cambria Math" w:hAnsi="Cambria Math"/>
            </w:rPr>
            <m:t>×</m:t>
          </w:del>
        </m:r>
        <m:r>
          <w:del w:id="96" w:author="Revision" w:date="2026-08-25T00:00:00Z">
            <m:rPr>
              <m:nor/>
            </m:rPr>
            <m:t>SD</m:t>
          </w:del>
        </m:r>
        <m:d>
          <m:dPr>
            <m:ctrlPr>
              <w:rPr>
                <w:rFonts w:ascii="Cambria Math" w:hAnsi="Cambria Math"/>
              </w:rPr>
            </m:ctrlPr>
          </m:dPr>
          <m:e>
            <m:sSub>
              <m:sSubPr>
                <m:ctrlPr>
                  <w:rPr>
                    <w:rFonts w:ascii="Cambria Math" w:hAnsi="Cambria Math"/>
                  </w:rPr>
                </m:ctrlPr>
              </m:sSubPr>
              <m:e>
                <m:r>
                  <w:del w:id="97" w:author="Revision" w:date="2026-08-25T00:00:00Z">
                    <w:rPr>
                      <w:rFonts w:ascii="Cambria Math" w:hAnsi="Cambria Math"/>
                    </w:rPr>
                    <m:t>x</m:t>
                  </w:del>
                </m:r>
              </m:e>
              <m:sub>
                <m:r>
                  <w:del w:id="98" w:author="Revision" w:date="2026-08-25T00:00:00Z">
                    <w:rPr>
                      <w:rFonts w:ascii="Cambria Math" w:hAnsi="Cambria Math"/>
                    </w:rPr>
                    <m:t>k</m:t>
                  </w:del>
                </m:r>
              </m:sub>
            </m:sSub>
          </m:e>
        </m:d>
        <m:r>
          <w:del w:id="99" w:author="Revision" w:date="2026-08-25T00:00:00Z">
            <m:rPr>
              <m:sty m:val="p"/>
            </m:rPr>
            <w:rPr>
              <w:rFonts w:ascii="Cambria Math" w:hAnsi="Cambria Math"/>
            </w:rPr>
            <m:t>/</m:t>
          </w:del>
        </m:r>
        <m:r>
          <w:del w:id="100" w:author="Revision" w:date="2026-08-25T00:00:00Z">
            <m:rPr>
              <m:nor/>
            </m:rPr>
            <m:t>SD</m:t>
          </w:del>
        </m:r>
        <m:d>
          <m:dPr>
            <m:ctrlPr>
              <w:rPr>
                <w:rFonts w:ascii="Cambria Math" w:hAnsi="Cambria Math"/>
              </w:rPr>
            </m:ctrlPr>
          </m:dPr>
          <m:e>
            <m:r>
              <w:del w:id="101" w:author="Revision" w:date="2026-08-25T00:00:00Z">
                <m:rPr>
                  <m:sty m:val="p"/>
                </m:rPr>
                <w:rPr>
                  <w:rFonts w:ascii="Cambria Math" w:hAnsi="Cambria Math"/>
                </w:rPr>
                <m:t>log</m:t>
              </w:del>
            </m:r>
            <m:r>
              <w:del w:id="102" w:author="Revision" w:date="2026-08-25T00:00:00Z">
                <m:rPr>
                  <m:nor/>
                </m:rPr>
                <m:t>ATT8</m:t>
              </w:del>
            </m:r>
          </m:e>
        </m:d>
      </m:oMath>
      <w:del w:id="103" w:author="Revision" w:date="2026-08-25T00:00:00Z">
        <w:r>
          <w:delText xml:space="preserve">, where </w:delText>
        </w:r>
      </w:del>
      <m:oMath>
        <m:r>
          <w:del w:id="104" w:author="Revision" w:date="2026-08-25T00:00:00Z">
            <m:rPr>
              <m:nor/>
            </m:rPr>
            <m:t>SD</m:t>
          </w:del>
        </m:r>
        <m:d>
          <m:dPr>
            <m:ctrlPr>
              <w:rPr>
                <w:rFonts w:ascii="Cambria Math" w:hAnsi="Cambria Math"/>
              </w:rPr>
            </m:ctrlPr>
          </m:dPr>
          <m:e>
            <m:sSub>
              <m:sSubPr>
                <m:ctrlPr>
                  <w:rPr>
                    <w:rFonts w:ascii="Cambria Math" w:hAnsi="Cambria Math"/>
                  </w:rPr>
                </m:ctrlPr>
              </m:sSubPr>
              <m:e>
                <m:r>
                  <w:del w:id="105" w:author="Revision" w:date="2026-08-25T00:00:00Z">
                    <w:rPr>
                      <w:rFonts w:ascii="Cambria Math" w:hAnsi="Cambria Math"/>
                    </w:rPr>
                    <m:t>x</m:t>
                  </w:del>
                </m:r>
              </m:e>
              <m:sub>
                <m:r>
                  <w:del w:id="106" w:author="Revision" w:date="2026-08-25T00:00:00Z">
                    <w:rPr>
                      <w:rFonts w:ascii="Cambria Math" w:hAnsi="Cambria Math"/>
                    </w:rPr>
                    <m:t>k</m:t>
                  </w:del>
                </m:r>
              </m:sub>
            </m:sSub>
          </m:e>
        </m:d>
      </m:oMath>
      <w:r>
        <w:t xml:space="preserve"> </w:t>
      </w:r>
      <w:ins w:id="107" w:author="Revision" w:date="2026-08-25T00:00:00Z">
        <w:r>
          <w:t xml:space="preserve">Department for Education, </w:t>
        </w:r>
        <w:r>
          <w:rPr>
            <w:i/>
            <w:iCs/>
          </w:rPr>
          <w:t>Key stage 4 performance</w:t>
        </w:r>
        <w:r>
          <w:t>: “It</w:t>
        </w:r>
      </w:ins>
      <w:r>
        <w:t xml:space="preserve"> is </w:t>
      </w:r>
      <w:del w:id="108" w:author="Revision" w:date="2026-08-25T00:00:00Z">
        <w:r>
          <w:delText>the sample standard deviation of the predictor (log-transformed where applicable).</w:delText>
        </w:r>
      </w:del>
      <w:r>
        <w:t xml:space="preserve"> </w:t>
      </w:r>
      <w:ins w:id="109" w:author="Revision" w:date="2026-08-25T00:00:00Z">
        <w:r>
          <w:t>not possible to calculate Progress 8 for academic years 2024/25 and 2025/26.</w:t>
        </w:r>
      </w:ins>
      <w:r>
        <w:t xml:space="preserve"> This </w:t>
      </w:r>
      <w:del w:id="110" w:author="Revision" w:date="2026-08-25T00:00:00Z">
        <w:r>
          <w:delText>rescales each coefficient</w:delText>
        </w:r>
      </w:del>
      <w:r>
        <w:t xml:space="preserve"> </w:t>
      </w:r>
      <w:ins w:id="111" w:author="Revision" w:date="2026-08-25T00:00:00Z">
        <w:r>
          <w:t>is because there is no KS2 prior attainment data available</w:t>
        </w:r>
      </w:ins>
      <w:r>
        <w:t xml:space="preserve"> to </w:t>
      </w:r>
      <w:del w:id="112" w:author="Revision" w:date="2026-08-25T00:00:00Z">
        <w:r>
          <w:delText>represent</w:delText>
        </w:r>
      </w:del>
      <w:r>
        <w:t xml:space="preserve"> </w:t>
      </w:r>
      <w:ins w:id="113" w:author="Revision" w:date="2026-08-25T00:00:00Z">
        <w:r>
          <w:t>use to calculate Progress 8 when</w:t>
        </w:r>
      </w:ins>
      <w:r>
        <w:t xml:space="preserve"> the </w:t>
      </w:r>
      <w:del w:id="114" w:author="Revision" w:date="2026-08-25T00:00:00Z">
        <w:r>
          <w:delText>change in outcome, in standard-deviation units, associated with a one-standard-deviation change in</w:delText>
        </w:r>
      </w:del>
      <w:r>
        <w:t xml:space="preserve"> </w:t>
      </w:r>
      <w:ins w:id="115" w:author="Revision" w:date="2026-08-25T00:00:00Z">
        <w:r>
          <w:t>relevant cohorts reach</w:t>
        </w:r>
      </w:ins>
      <w:r>
        <w:t xml:space="preserve"> the </w:t>
      </w:r>
      <w:del w:id="116" w:author="Revision" w:date="2026-08-25T00:00:00Z">
        <w:r>
          <w:delText>predictor.</w:delText>
        </w:r>
      </w:del>
      <w:r>
        <w:t xml:space="preserve"> </w:t>
      </w:r>
      <w:ins w:id="117" w:author="Revision" w:date="2026-08-25T00:00:00Z">
        <w:r>
          <w:t xml:space="preserve">end of KS4 as primary tests and assessments were cancelled in academic years 2019/20 and 2020/21 due to COVID-19 disruption.” </w:t>
        </w:r>
      </w:ins>
      <w:r>
        <w:fldChar w:fldCharType="begin"/>
      </w:r>
      <w:r>
        <w:instrText>HYPERLINK "https://explore-education-statistics.service.gov.uk/find-statistics/key-stage-4-performance" \h</w:instrText>
      </w:r>
      <w:r>
        <w:fldChar w:fldCharType="separate"/>
      </w:r>
      <w:ins w:id="118" w:author="Revision" w:date="2026-08-25T00:00:00Z">
        <w:r>
          <w:rPr>
            <w:rStyle w:val="Hyperlink"/>
          </w:rPr>
          <w:t>https://explore-education-statistics.service.gov.uk/find-statistics/key-stage-4-performance</w:t>
        </w:r>
      </w:ins>
      <w:r>
        <w:fldChar w:fldCharType="end"/>
      </w:r>
    </w:p>
  </w:footnote>
  <w:footnote w:id="7">
    <w:p w14:paraId="0EA524DE" w14:textId="77777777" w:rsidR="00F919AB" w:rsidRDefault="00F919AB" w:rsidP="00F919AB">
      <w:pPr>
        <w:pStyle w:val="FootnoteText"/>
        <w:rPr>
          <w:ins w:id="132" w:author="Beatrice Taylor" w:date="2026-08-27T10:54:00Z" w16du:dateUtc="2026-08-27T09:54:00Z"/>
        </w:rPr>
      </w:pPr>
      <w:ins w:id="133" w:author="Beatrice Taylor" w:date="2026-08-27T10:54:00Z" w16du:dateUtc="2026-08-27T09:54:00Z">
        <w:r>
          <w:rPr>
            <w:rStyle w:val="FootnoteReference"/>
          </w:rPr>
          <w:footnoteRef/>
        </w:r>
        <w:r>
          <w:t xml:space="preserve"> See data overview for details </w:t>
        </w:r>
        <w:r>
          <w:fldChar w:fldCharType="begin"/>
        </w:r>
        <w:r>
          <w:instrText>HYPERLINK "https://osf.io/x82j3/overview" \h</w:instrText>
        </w:r>
        <w:r>
          <w:fldChar w:fldCharType="separate"/>
        </w:r>
        <w:r>
          <w:rPr>
            <w:rStyle w:val="Hyperlink"/>
          </w:rPr>
          <w:t>https://osf.io/x82j3/overview (see `data_overview.html` in `supplementary.zip`)</w:t>
        </w:r>
        <w:r>
          <w:fldChar w:fldCharType="end"/>
        </w:r>
      </w:ins>
    </w:p>
  </w:footnote>
  <w:footnote w:id="8">
    <w:p w14:paraId="7054DE2A" w14:textId="77777777" w:rsidR="001A6FB3" w:rsidRDefault="00E61F0B">
      <w:pPr>
        <w:pStyle w:val="FootnoteText"/>
      </w:pPr>
      <w:r>
        <w:rPr>
          <w:rStyle w:val="FootnoteReference"/>
        </w:rPr>
        <w:footnoteRef/>
      </w:r>
      <w:r>
        <w:t xml:space="preserve"> Standardised coefficients are computed as </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nor/>
          </m:rPr>
          <m:t>SD</m:t>
        </m:r>
        <m:d>
          <m:dPr>
            <m:ctrlPr>
              <w:rPr>
                <w:rFonts w:ascii="Cambria Math" w:hAnsi="Cambria Math"/>
              </w:rPr>
            </m:ctrlPr>
          </m:dPr>
          <m:e>
            <m:r>
              <m:rPr>
                <m:sty m:val="p"/>
              </m:rPr>
              <w:rPr>
                <w:rFonts w:ascii="Cambria Math" w:hAnsi="Cambria Math"/>
              </w:rPr>
              <m:t>log</m:t>
            </m:r>
            <m:r>
              <m:rPr>
                <m:nor/>
              </m:rPr>
              <m:t>ATT8</m:t>
            </m:r>
          </m:e>
        </m:d>
      </m:oMath>
      <w:r>
        <w:t xml:space="preserve">, where </w:t>
      </w:r>
      <m:oMath>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is the sample standard deviation of the predictor (log-transformed where applicable). This rescales each coefficient to represent the change in outcome, in standard-deviation units, associated with a one-standard-deviation change in the predictor.</w:t>
      </w:r>
    </w:p>
  </w:footnote>
  <w:footnote w:id="9">
    <w:p w14:paraId="02DBD5D1" w14:textId="77777777" w:rsidR="001A6FB3" w:rsidRDefault="00E61F0B">
      <w:pPr>
        <w:pStyle w:val="FootnoteText"/>
      </w:pPr>
      <w:r>
        <w:rPr>
          <w:rStyle w:val="FootnoteReference"/>
        </w:rPr>
        <w:footnoteRef/>
      </w:r>
      <w:r>
        <w:t xml:space="preserve"> Stepwise Models for all pupil groups </w:t>
      </w:r>
      <w:hyperlink r:id="rId4">
        <w:r w:rsidR="001A6FB3">
          <w:rPr>
            <w:rStyle w:val="Hyperlink"/>
          </w:rPr>
          <w:t>https://osf.io/x82j3/overview (see `model_results.html#stepwise-model-building` in `supplementary.zip`)</w:t>
        </w:r>
      </w:hyperlink>
    </w:p>
  </w:footnote>
  <w:footnote w:id="10">
    <w:p w14:paraId="46A65D69" w14:textId="77777777" w:rsidR="001A6FB3" w:rsidRDefault="00E61F0B">
      <w:pPr>
        <w:pStyle w:val="FootnoteText"/>
      </w:pPr>
      <w:r>
        <w:rPr>
          <w:rStyle w:val="FootnoteReference"/>
        </w:rPr>
        <w:footnoteRef/>
      </w:r>
      <w:r>
        <w:t xml:space="preserve"> </w:t>
      </w:r>
      <w:del w:id="192" w:author="Revision" w:date="2026-08-25T00:00:00Z">
        <w:r>
          <w:delText xml:space="preserve">Brighton and Hove City Council (2024) </w:delText>
        </w:r>
        <w:r>
          <w:rPr>
            <w:i/>
            <w:iCs/>
          </w:rPr>
          <w:delText>School Admission Arrangements 2026/27</w:delText>
        </w:r>
        <w:r>
          <w:delText xml:space="preserve"> — Cabinet Report, 5 December 2024 (decision to consult): </w:delText>
        </w:r>
      </w:del>
      <w:r>
        <w:fldChar w:fldCharType="begin"/>
      </w:r>
      <w:r>
        <w:instrText>HYPERLINK "https://democracy.brighton-hove.gov.uk/documents/s204040/School%20Admission%20Arrangements%202026-27.pdf" \h</w:instrText>
      </w:r>
      <w:r>
        <w:fldChar w:fldCharType="separate"/>
      </w:r>
      <w:del w:id="193" w:author="Revision" w:date="2026-08-25T00:00:00Z">
        <w:r>
          <w:rPr>
            <w:rStyle w:val="Hyperlink"/>
          </w:rPr>
          <w:delText>https://democracy.brighton-hove.gov.uk/documents/s204040/School%20Admission%20Arrangements%202026-27.pdf</w:delText>
        </w:r>
      </w:del>
      <w:r>
        <w:fldChar w:fldCharType="end"/>
      </w:r>
      <w:del w:id="194" w:author="Revision" w:date="2026-08-25T00:00:00Z">
        <w:r>
          <w:delText xml:space="preserve">. Brighton and Hove City Council (2025) </w:delText>
        </w:r>
        <w:r>
          <w:rPr>
            <w:i/>
            <w:iCs/>
          </w:rPr>
          <w:delText>School Admission Arrangements 2026/27</w:delText>
        </w:r>
        <w:r>
          <w:delText xml:space="preserve"> — Full Council Report, 27 February 2025 (determination): </w:delText>
        </w:r>
      </w:del>
      <w:r>
        <w:fldChar w:fldCharType="begin"/>
      </w:r>
      <w:r>
        <w:instrText>HYPERLINK "https://democracy.brighton-hove.gov.uk/documents/s205834/School%20Admission%20Arrangements%202026-27.pdf" \h</w:instrText>
      </w:r>
      <w:r>
        <w:fldChar w:fldCharType="separate"/>
      </w:r>
      <w:del w:id="195" w:author="Revision" w:date="2026-08-25T00:00:00Z">
        <w:r>
          <w:rPr>
            <w:rStyle w:val="Hyperlink"/>
          </w:rPr>
          <w:delText>https://democracy.brighton-hove.gov.uk/documents/s205834/School%20Admission%20Arrangements%202026-27.pdf</w:delText>
        </w:r>
      </w:del>
      <w:r>
        <w:fldChar w:fldCharType="end"/>
      </w:r>
      <w:del w:id="196" w:author="Revision" w:date="2026-08-25T00:00:00Z">
        <w:r>
          <w:delText>.</w:delText>
        </w:r>
      </w:del>
      <w:r>
        <w:t xml:space="preserve"> </w:t>
      </w:r>
      <w:ins w:id="197" w:author="Revision" w:date="2026-08-25T00:00:00Z">
        <w:r>
          <w:t xml:space="preserve">See supplementary material for robustness checks: </w:t>
        </w:r>
      </w:ins>
      <w:r>
        <w:fldChar w:fldCharType="begin"/>
      </w:r>
      <w:r>
        <w:instrText>HYPERLINK "https://osf.io/x82j3/overview" \h</w:instrText>
      </w:r>
      <w:r>
        <w:fldChar w:fldCharType="separate"/>
      </w:r>
      <w:ins w:id="198" w:author="Revision" w:date="2026-08-25T00:00:00Z">
        <w:r>
          <w:rPr>
            <w:rStyle w:val="Hyperlink"/>
          </w:rPr>
          <w:t>https://osf.io/x82j3/overview (see `model_experiments.html` in `supplementary.zip`)</w:t>
        </w:r>
      </w:ins>
      <w:r>
        <w:fldChar w:fldCharType="end"/>
      </w:r>
    </w:p>
  </w:footnote>
  <w:footnote w:id="11">
    <w:p w14:paraId="775A5E9C" w14:textId="77777777" w:rsidR="001A6FB3" w:rsidRDefault="00E61F0B">
      <w:pPr>
        <w:pStyle w:val="FootnoteText"/>
      </w:pPr>
      <w:r>
        <w:rPr>
          <w:rStyle w:val="FootnoteReference"/>
        </w:rPr>
        <w:footnoteRef/>
      </w:r>
      <w:del w:id="203" w:author="Unknown">
        <w:r>
          <w:delText xml:space="preserve"> </w:delText>
        </w:r>
      </w:del>
      <w:del w:id="204" w:author="Revision" w:date="2026-08-25T00:00:00Z">
        <w:r>
          <w:delText xml:space="preserve">Standardised coefficients are computed as </w:delText>
        </w:r>
      </w:del>
      <m:oMath>
        <m:sSubSup>
          <m:sSubSupPr>
            <m:ctrlPr>
              <w:rPr>
                <w:rFonts w:ascii="Cambria Math" w:hAnsi="Cambria Math"/>
              </w:rPr>
            </m:ctrlPr>
          </m:sSubSupPr>
          <m:e>
            <m:r>
              <w:del w:id="205" w:author="Revision" w:date="2026-08-25T00:00:00Z">
                <w:rPr>
                  <w:rFonts w:ascii="Cambria Math" w:hAnsi="Cambria Math"/>
                </w:rPr>
                <m:t>β</m:t>
              </w:del>
            </m:r>
          </m:e>
          <m:sub>
            <m:r>
              <w:del w:id="206" w:author="Revision" w:date="2026-08-25T00:00:00Z">
                <w:rPr>
                  <w:rFonts w:ascii="Cambria Math" w:hAnsi="Cambria Math"/>
                </w:rPr>
                <m:t>k</m:t>
              </w:del>
            </m:r>
          </m:sub>
          <m:sup>
            <m:r>
              <w:del w:id="207" w:author="Revision" w:date="2026-08-25T00:00:00Z">
                <m:rPr>
                  <m:sty m:val="p"/>
                </m:rPr>
                <w:rPr>
                  <w:rFonts w:ascii="Cambria Math" w:hAnsi="Cambria Math"/>
                </w:rPr>
                <m:t>*</m:t>
              </w:del>
            </m:r>
          </m:sup>
        </m:sSubSup>
        <m:r>
          <w:del w:id="208" w:author="Revision" w:date="2026-08-25T00:00:00Z">
            <m:rPr>
              <m:sty m:val="p"/>
            </m:rPr>
            <w:rPr>
              <w:rFonts w:ascii="Cambria Math" w:hAnsi="Cambria Math"/>
            </w:rPr>
            <m:t>=</m:t>
          </w:del>
        </m:r>
        <m:sSub>
          <m:sSubPr>
            <m:ctrlPr>
              <w:rPr>
                <w:rFonts w:ascii="Cambria Math" w:hAnsi="Cambria Math"/>
              </w:rPr>
            </m:ctrlPr>
          </m:sSubPr>
          <m:e>
            <m:acc>
              <m:accPr>
                <m:ctrlPr>
                  <w:rPr>
                    <w:rFonts w:ascii="Cambria Math" w:hAnsi="Cambria Math"/>
                  </w:rPr>
                </m:ctrlPr>
              </m:accPr>
              <m:e>
                <m:r>
                  <w:del w:id="209" w:author="Revision" w:date="2026-08-25T00:00:00Z">
                    <w:rPr>
                      <w:rFonts w:ascii="Cambria Math" w:hAnsi="Cambria Math"/>
                    </w:rPr>
                    <m:t>β</m:t>
                  </w:del>
                </m:r>
              </m:e>
            </m:acc>
          </m:e>
          <m:sub>
            <m:r>
              <w:del w:id="210" w:author="Revision" w:date="2026-08-25T00:00:00Z">
                <w:rPr>
                  <w:rFonts w:ascii="Cambria Math" w:hAnsi="Cambria Math"/>
                </w:rPr>
                <m:t>k</m:t>
              </w:del>
            </m:r>
          </m:sub>
        </m:sSub>
        <m:r>
          <w:del w:id="211" w:author="Revision" w:date="2026-08-25T00:00:00Z">
            <m:rPr>
              <m:sty m:val="p"/>
            </m:rPr>
            <w:rPr>
              <w:rFonts w:ascii="Cambria Math" w:hAnsi="Cambria Math"/>
            </w:rPr>
            <m:t>×</m:t>
          </w:del>
        </m:r>
        <m:r>
          <w:del w:id="212" w:author="Revision" w:date="2026-08-25T00:00:00Z">
            <m:rPr>
              <m:nor/>
            </m:rPr>
            <m:t>SD</m:t>
          </w:del>
        </m:r>
        <m:d>
          <m:dPr>
            <m:ctrlPr>
              <w:rPr>
                <w:rFonts w:ascii="Cambria Math" w:hAnsi="Cambria Math"/>
              </w:rPr>
            </m:ctrlPr>
          </m:dPr>
          <m:e>
            <m:sSub>
              <m:sSubPr>
                <m:ctrlPr>
                  <w:rPr>
                    <w:rFonts w:ascii="Cambria Math" w:hAnsi="Cambria Math"/>
                  </w:rPr>
                </m:ctrlPr>
              </m:sSubPr>
              <m:e>
                <m:r>
                  <w:del w:id="213" w:author="Revision" w:date="2026-08-25T00:00:00Z">
                    <w:rPr>
                      <w:rFonts w:ascii="Cambria Math" w:hAnsi="Cambria Math"/>
                    </w:rPr>
                    <m:t>x</m:t>
                  </w:del>
                </m:r>
              </m:e>
              <m:sub>
                <m:r>
                  <w:del w:id="214" w:author="Revision" w:date="2026-08-25T00:00:00Z">
                    <w:rPr>
                      <w:rFonts w:ascii="Cambria Math" w:hAnsi="Cambria Math"/>
                    </w:rPr>
                    <m:t>k</m:t>
                  </w:del>
                </m:r>
              </m:sub>
            </m:sSub>
          </m:e>
        </m:d>
        <m:r>
          <w:del w:id="215" w:author="Revision" w:date="2026-08-25T00:00:00Z">
            <m:rPr>
              <m:sty m:val="p"/>
            </m:rPr>
            <w:rPr>
              <w:rFonts w:ascii="Cambria Math" w:hAnsi="Cambria Math"/>
            </w:rPr>
            <m:t>/</m:t>
          </w:del>
        </m:r>
        <m:r>
          <w:del w:id="216" w:author="Revision" w:date="2026-08-25T00:00:00Z">
            <m:rPr>
              <m:nor/>
            </m:rPr>
            <m:t>SD</m:t>
          </w:del>
        </m:r>
        <m:d>
          <m:dPr>
            <m:ctrlPr>
              <w:rPr>
                <w:rFonts w:ascii="Cambria Math" w:hAnsi="Cambria Math"/>
              </w:rPr>
            </m:ctrlPr>
          </m:dPr>
          <m:e>
            <m:r>
              <w:del w:id="217" w:author="Revision" w:date="2026-08-25T00:00:00Z">
                <m:rPr>
                  <m:sty m:val="p"/>
                </m:rPr>
                <w:rPr>
                  <w:rFonts w:ascii="Cambria Math" w:hAnsi="Cambria Math"/>
                </w:rPr>
                <m:t>log</m:t>
              </w:del>
            </m:r>
            <m:r>
              <w:del w:id="218" w:author="Revision" w:date="2026-08-25T00:00:00Z">
                <m:rPr>
                  <m:nor/>
                </m:rPr>
                <m:t>ATT8</m:t>
              </w:del>
            </m:r>
          </m:e>
        </m:d>
      </m:oMath>
      <w:del w:id="219" w:author="Revision" w:date="2026-08-25T00:00:00Z">
        <w:r>
          <w:delText xml:space="preserve">, where </w:delText>
        </w:r>
      </w:del>
      <m:oMath>
        <m:r>
          <w:del w:id="220" w:author="Revision" w:date="2026-08-25T00:00:00Z">
            <m:rPr>
              <m:nor/>
            </m:rPr>
            <m:t>SD</m:t>
          </w:del>
        </m:r>
        <m:d>
          <m:dPr>
            <m:ctrlPr>
              <w:rPr>
                <w:rFonts w:ascii="Cambria Math" w:hAnsi="Cambria Math"/>
              </w:rPr>
            </m:ctrlPr>
          </m:dPr>
          <m:e>
            <m:sSub>
              <m:sSubPr>
                <m:ctrlPr>
                  <w:rPr>
                    <w:rFonts w:ascii="Cambria Math" w:hAnsi="Cambria Math"/>
                  </w:rPr>
                </m:ctrlPr>
              </m:sSubPr>
              <m:e>
                <m:r>
                  <w:del w:id="221" w:author="Revision" w:date="2026-08-25T00:00:00Z">
                    <w:rPr>
                      <w:rFonts w:ascii="Cambria Math" w:hAnsi="Cambria Math"/>
                    </w:rPr>
                    <m:t>x</m:t>
                  </w:del>
                </m:r>
              </m:e>
              <m:sub>
                <m:r>
                  <w:del w:id="222" w:author="Revision" w:date="2026-08-25T00:00:00Z">
                    <w:rPr>
                      <w:rFonts w:ascii="Cambria Math" w:hAnsi="Cambria Math"/>
                    </w:rPr>
                    <m:t>k</m:t>
                  </w:del>
                </m:r>
              </m:sub>
            </m:sSub>
          </m:e>
        </m:d>
      </m:oMath>
      <w:del w:id="223" w:author="Unknown">
        <w:r>
          <w:delText xml:space="preserve"> </w:delText>
        </w:r>
      </w:del>
      <w:ins w:id="224" w:author="Revision" w:date="2026-08-25T00:00:00Z">
        <w:del w:id="225" w:author="Unknown">
          <w:r>
            <w:delText xml:space="preserve">Department for Education, </w:delText>
          </w:r>
          <w:r>
            <w:rPr>
              <w:i/>
              <w:iCs/>
            </w:rPr>
            <w:delText>Key stage 4 performance</w:delText>
          </w:r>
          <w:r>
            <w:delText>: “It</w:delText>
          </w:r>
        </w:del>
      </w:ins>
      <w:del w:id="226" w:author="Unknown">
        <w:r>
          <w:delText xml:space="preserve"> is </w:delText>
        </w:r>
      </w:del>
      <w:del w:id="227" w:author="Revision" w:date="2026-08-25T00:00:00Z">
        <w:r>
          <w:delText>the sample standard deviation of the predictor (log-transformed where applicable).</w:delText>
        </w:r>
      </w:del>
      <w:del w:id="228" w:author="Unknown">
        <w:r>
          <w:delText xml:space="preserve"> </w:delText>
        </w:r>
      </w:del>
      <w:ins w:id="229" w:author="Revision" w:date="2026-08-25T00:00:00Z">
        <w:del w:id="230" w:author="Unknown">
          <w:r>
            <w:delText>not possible to calculate Progress 8 for academic years 2024/25 and 2025/26.</w:delText>
          </w:r>
        </w:del>
      </w:ins>
      <w:del w:id="231" w:author="Unknown">
        <w:r>
          <w:delText xml:space="preserve"> This </w:delText>
        </w:r>
      </w:del>
      <w:del w:id="232" w:author="Revision" w:date="2026-08-25T00:00:00Z">
        <w:r>
          <w:delText>rescales each coefficient</w:delText>
        </w:r>
      </w:del>
      <w:del w:id="233" w:author="Unknown">
        <w:r>
          <w:delText xml:space="preserve"> </w:delText>
        </w:r>
      </w:del>
      <w:ins w:id="234" w:author="Revision" w:date="2026-08-25T00:00:00Z">
        <w:del w:id="235" w:author="Unknown">
          <w:r>
            <w:delText>is because there is no KS2 prior attainment data available</w:delText>
          </w:r>
        </w:del>
      </w:ins>
      <w:del w:id="236" w:author="Unknown">
        <w:r>
          <w:delText xml:space="preserve"> to </w:delText>
        </w:r>
      </w:del>
      <w:del w:id="237" w:author="Revision" w:date="2026-08-25T00:00:00Z">
        <w:r>
          <w:delText>represent</w:delText>
        </w:r>
      </w:del>
      <w:del w:id="238" w:author="Unknown">
        <w:r>
          <w:delText xml:space="preserve"> </w:delText>
        </w:r>
      </w:del>
      <w:ins w:id="239" w:author="Revision" w:date="2026-08-25T00:00:00Z">
        <w:del w:id="240" w:author="Unknown">
          <w:r>
            <w:delText>use to calculate Progress 8 when</w:delText>
          </w:r>
        </w:del>
      </w:ins>
      <w:del w:id="241" w:author="Unknown">
        <w:r>
          <w:delText xml:space="preserve"> the </w:delText>
        </w:r>
      </w:del>
      <w:del w:id="242" w:author="Revision" w:date="2026-08-25T00:00:00Z">
        <w:r>
          <w:delText>change in outcome, in standard-deviation units, associated with a one-standard-deviation change in</w:delText>
        </w:r>
      </w:del>
      <w:del w:id="243" w:author="Unknown">
        <w:r>
          <w:delText xml:space="preserve"> </w:delText>
        </w:r>
      </w:del>
      <w:ins w:id="244" w:author="Revision" w:date="2026-08-25T00:00:00Z">
        <w:del w:id="245" w:author="Unknown">
          <w:r>
            <w:delText>relevant cohorts reach</w:delText>
          </w:r>
        </w:del>
      </w:ins>
      <w:del w:id="246" w:author="Unknown">
        <w:r>
          <w:delText xml:space="preserve"> the </w:delText>
        </w:r>
      </w:del>
      <w:del w:id="247" w:author="Revision" w:date="2026-08-25T00:00:00Z">
        <w:r>
          <w:delText>predictor.</w:delText>
        </w:r>
      </w:del>
      <w:del w:id="248" w:author="Unknown">
        <w:r>
          <w:delText xml:space="preserve"> </w:delText>
        </w:r>
      </w:del>
      <w:ins w:id="249" w:author="Revision" w:date="2026-08-25T00:00:00Z">
        <w:del w:id="250" w:author="Unknown">
          <w:r>
            <w:delText xml:space="preserve">end of KS4 as primary tests and assessments were cancelled in academic years 2019/20 and 2020/21 due to COVID-19 disruption.” </w:delText>
          </w:r>
        </w:del>
      </w:ins>
      <w:r>
        <w:fldChar w:fldCharType="begin"/>
      </w:r>
      <w:r>
        <w:instrText>HYPERLINK "https://explore-education-statistics.service.gov.uk/find-statistics/key-stage-4-performance" \h</w:instrText>
      </w:r>
      <w:r>
        <w:fldChar w:fldCharType="separate"/>
      </w:r>
      <w:ins w:id="251" w:author="Revision" w:date="2026-08-25T00:00:00Z">
        <w:del w:id="252" w:author="Unknown">
          <w:r>
            <w:rPr>
              <w:rStyle w:val="Hyperlink"/>
            </w:rPr>
            <w:delText>https://explore-education-statistics.service.gov.uk/find-statistics/key-stage-4-performance</w:delText>
          </w:r>
        </w:del>
      </w:ins>
      <w:r>
        <w:fldChar w:fldCharType="end"/>
      </w:r>
    </w:p>
  </w:footnote>
  <w:footnote w:id="12">
    <w:p w14:paraId="60EC72DE" w14:textId="77777777" w:rsidR="001A6FB3" w:rsidRDefault="00E61F0B">
      <w:pPr>
        <w:pStyle w:val="FootnoteText"/>
      </w:pPr>
      <w:r>
        <w:rPr>
          <w:rStyle w:val="FootnoteReference"/>
        </w:rPr>
        <w:footnoteRef/>
      </w:r>
      <w:del w:id="267" w:author="Unknown">
        <w:r>
          <w:delText xml:space="preserve"> Standardised coefficients are computed as </w:delText>
        </w:r>
      </w:del>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nor/>
          </m:rPr>
          <m:t>SD</m:t>
        </m:r>
        <m:d>
          <m:dPr>
            <m:ctrlPr>
              <w:rPr>
                <w:rFonts w:ascii="Cambria Math" w:hAnsi="Cambria Math"/>
              </w:rPr>
            </m:ctrlPr>
          </m:dPr>
          <m:e>
            <m:r>
              <m:rPr>
                <m:sty m:val="p"/>
              </m:rPr>
              <w:rPr>
                <w:rFonts w:ascii="Cambria Math" w:hAnsi="Cambria Math"/>
              </w:rPr>
              <m:t>log</m:t>
            </m:r>
            <m:r>
              <m:rPr>
                <m:nor/>
              </m:rPr>
              <m:t>ATT8</m:t>
            </m:r>
          </m:e>
        </m:d>
      </m:oMath>
      <w:del w:id="268" w:author="Unknown">
        <w:r>
          <w:delText xml:space="preserve">, where </w:delText>
        </w:r>
      </w:del>
      <m:oMath>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w:del w:id="269" w:author="Unknown">
        <w:r>
          <w:delText xml:space="preserve"> is the sample standard deviation of the predictor (log-transformed where applicable). This rescales each coefficient to represent the change in outcome, in standard-deviation units, associated with a one-standard-deviation change in the predictor.</w:delText>
        </w:r>
      </w:del>
    </w:p>
  </w:footnote>
  <w:footnote w:id="13">
    <w:p w14:paraId="69FF9393" w14:textId="77777777" w:rsidR="001A6FB3" w:rsidRDefault="00E61F0B">
      <w:pPr>
        <w:pStyle w:val="FootnoteText"/>
      </w:pPr>
      <w:r>
        <w:rPr>
          <w:rStyle w:val="FootnoteReference"/>
        </w:rPr>
        <w:footnoteRef/>
      </w:r>
      <w:del w:id="282" w:author="Unknown">
        <w:r>
          <w:delText xml:space="preserve"> Stepwise Models for all pupil groups </w:delText>
        </w:r>
      </w:del>
      <w:r>
        <w:fldChar w:fldCharType="begin"/>
      </w:r>
      <w:r>
        <w:instrText>HYPERLINK "https://osf.io/x82j3/overview" \h</w:instrText>
      </w:r>
      <w:r>
        <w:fldChar w:fldCharType="separate"/>
      </w:r>
      <w:del w:id="283" w:author="Unknown">
        <w:r>
          <w:rPr>
            <w:rStyle w:val="Hyperlink"/>
          </w:rPr>
          <w:delText>https://osf.io/x82j3/overview (see `model_results.html#stepwise-model-building` in `supplementary.zip`)</w:delText>
        </w:r>
      </w:del>
      <w:r>
        <w:fldChar w:fldCharType="end"/>
      </w:r>
    </w:p>
  </w:footnote>
  <w:footnote w:id="14">
    <w:p w14:paraId="0CCD61F2" w14:textId="77777777" w:rsidR="001A6FB3" w:rsidRDefault="00E61F0B">
      <w:pPr>
        <w:pStyle w:val="FootnoteText"/>
      </w:pPr>
      <w:r>
        <w:rPr>
          <w:rStyle w:val="FootnoteReference"/>
        </w:rPr>
        <w:footnoteRef/>
      </w:r>
      <w:del w:id="296" w:author="Unknown">
        <w:r>
          <w:delText xml:space="preserve"> </w:delText>
        </w:r>
      </w:del>
      <w:del w:id="297" w:author="Revision" w:date="2026-08-25T00:00:00Z">
        <w:r>
          <w:delText xml:space="preserve">Brighton and Hove City Council (2024) </w:delText>
        </w:r>
        <w:r>
          <w:rPr>
            <w:i/>
            <w:iCs/>
          </w:rPr>
          <w:delText>School Admission Arrangements 2026/27</w:delText>
        </w:r>
        <w:r>
          <w:delText xml:space="preserve"> — Cabinet Report, 5 December 2024 (decision to consult): </w:delText>
        </w:r>
      </w:del>
      <w:r>
        <w:fldChar w:fldCharType="begin"/>
      </w:r>
      <w:r>
        <w:instrText>HYPERLINK "https://democracy.brighton-hove.gov.uk/documents/s204040/School%20Admission%20Arrangements%202026-27.pdf" \h</w:instrText>
      </w:r>
      <w:r>
        <w:fldChar w:fldCharType="separate"/>
      </w:r>
      <w:del w:id="298" w:author="Revision" w:date="2026-08-25T00:00:00Z">
        <w:r>
          <w:rPr>
            <w:rStyle w:val="Hyperlink"/>
          </w:rPr>
          <w:delText>https://democracy.brighton-hove.gov.uk/documents/s204040/School%20Admission%20Arrangements%202026-27.pdf</w:delText>
        </w:r>
      </w:del>
      <w:r>
        <w:fldChar w:fldCharType="end"/>
      </w:r>
      <w:del w:id="299" w:author="Revision" w:date="2026-08-25T00:00:00Z">
        <w:r>
          <w:delText xml:space="preserve">. Brighton and Hove City Council (2025) </w:delText>
        </w:r>
        <w:r>
          <w:rPr>
            <w:i/>
            <w:iCs/>
          </w:rPr>
          <w:delText>School Admission Arrangements 2026/27</w:delText>
        </w:r>
        <w:r>
          <w:delText xml:space="preserve"> — Full Council Report, 27 February 2025 (determination): </w:delText>
        </w:r>
      </w:del>
      <w:r>
        <w:fldChar w:fldCharType="begin"/>
      </w:r>
      <w:r>
        <w:instrText>HYPERLINK "https://democracy.brighton-hove.gov.uk/documents/s205834/School%20Admission%20Arrangements%202026-27.pdf" \h</w:instrText>
      </w:r>
      <w:r>
        <w:fldChar w:fldCharType="separate"/>
      </w:r>
      <w:del w:id="300" w:author="Revision" w:date="2026-08-25T00:00:00Z">
        <w:r>
          <w:rPr>
            <w:rStyle w:val="Hyperlink"/>
          </w:rPr>
          <w:delText>https://democracy.brighton-hove.gov.uk/documents/s205834/School%20Admission%20Arrangements%202026-27.pdf</w:delText>
        </w:r>
      </w:del>
      <w:r>
        <w:fldChar w:fldCharType="end"/>
      </w:r>
      <w:del w:id="301" w:author="Revision" w:date="2026-08-25T00:00:00Z">
        <w:r>
          <w:delText>.</w:delText>
        </w:r>
      </w:del>
      <w:del w:id="302" w:author="Unknown">
        <w:r>
          <w:delText xml:space="preserve"> </w:delText>
        </w:r>
      </w:del>
      <w:ins w:id="303" w:author="Revision" w:date="2026-08-25T00:00:00Z">
        <w:del w:id="304" w:author="Unknown">
          <w:r>
            <w:delText xml:space="preserve">See supplementary material for robustness checks: </w:delText>
          </w:r>
        </w:del>
      </w:ins>
      <w:r>
        <w:fldChar w:fldCharType="begin"/>
      </w:r>
      <w:r>
        <w:instrText>HYPERLINK "https://osf.io/x82j3/overview" \h</w:instrText>
      </w:r>
      <w:r>
        <w:fldChar w:fldCharType="separate"/>
      </w:r>
      <w:ins w:id="305" w:author="Revision" w:date="2026-08-25T00:00:00Z">
        <w:del w:id="306" w:author="Unknown">
          <w:r>
            <w:rPr>
              <w:rStyle w:val="Hyperlink"/>
            </w:rPr>
            <w:delText>https://osf.io/x82j3/overview (see `model_experiments.html` in `supplementary.zip`)</w:delText>
          </w:r>
        </w:del>
      </w:ins>
      <w:r>
        <w:fldChar w:fldCharType="end"/>
      </w:r>
    </w:p>
  </w:footnote>
  <w:footnote w:id="15">
    <w:p w14:paraId="3E3337D6" w14:textId="77777777" w:rsidR="001A6FB3" w:rsidRDefault="00E61F0B">
      <w:pPr>
        <w:pStyle w:val="FootnoteText"/>
      </w:pPr>
      <w:r>
        <w:rPr>
          <w:rStyle w:val="FootnoteReference"/>
        </w:rPr>
        <w:footnoteRef/>
      </w:r>
      <w:r>
        <w:t xml:space="preserve"> Brighton and Hove City Council (2024) *School Admission Arrangements </w:t>
      </w:r>
      <w:del w:id="308" w:author="Revision" w:date="2026-08-25T00:00:00Z">
        <w:r>
          <w:delText>2026/27</w:delText>
        </w:r>
      </w:del>
      <w:r>
        <w:t xml:space="preserve"> </w:t>
      </w:r>
      <w:ins w:id="309" w:author="Revision" w:date="2026-08-25T00:00:00Z">
        <w:r>
          <w:t>2026/27*</w:t>
        </w:r>
      </w:ins>
      <w:r>
        <w:t xml:space="preserve"> - </w:t>
      </w:r>
      <w:del w:id="310" w:author="Revision" w:date="2026-08-25T00:00:00Z">
        <w:r>
          <w:delText>Appendix 9: Transport Implications and Considerations*.</w:delText>
        </w:r>
      </w:del>
      <w:r>
        <w:t xml:space="preserve"> Cabinet </w:t>
      </w:r>
      <w:del w:id="311" w:author="Revision" w:date="2026-08-25T00:00:00Z">
        <w:r>
          <w:delText xml:space="preserve">papers accompanying the secondary school admissions consultation, available via the consultation portal: </w:delText>
        </w:r>
      </w:del>
      <w:r>
        <w:fldChar w:fldCharType="begin"/>
      </w:r>
      <w:r>
        <w:instrText>HYPERLINK "https://yourvoice.brighton-hove.gov.uk/en-GB/projects/school-admission-arrangements-public-consultation/1" \h</w:instrText>
      </w:r>
      <w:r>
        <w:fldChar w:fldCharType="separate"/>
      </w:r>
      <w:del w:id="312" w:author="Revision" w:date="2026-08-25T00:00:00Z">
        <w:r>
          <w:rPr>
            <w:rStyle w:val="Hyperlink"/>
          </w:rPr>
          <w:delText>https://yourvoice.brighton-hove.gov.uk/en-GB/projects/school-admission-arrangements-public-consultation/1</w:delText>
        </w:r>
      </w:del>
      <w:r>
        <w:fldChar w:fldCharType="end"/>
      </w:r>
      <w:del w:id="313" w:author="Revision" w:date="2026-08-25T00:00:00Z">
        <w:r>
          <w:delText>.</w:delText>
        </w:r>
      </w:del>
      <w:r>
        <w:t xml:space="preserve"> </w:t>
      </w:r>
      <w:ins w:id="314" w:author="Revision" w:date="2026-08-25T00:00:00Z">
        <w:r>
          <w:t xml:space="preserve">Report, 5 December 2024 (decision to consult): </w:t>
        </w:r>
      </w:ins>
      <w:r>
        <w:fldChar w:fldCharType="begin"/>
      </w:r>
      <w:r>
        <w:instrText>HYPERLINK "https://democracy.brighton-hove.gov.uk/documents/s204040/School%20Admission%20Arrangements%202026-27.pdf" \h</w:instrText>
      </w:r>
      <w:r>
        <w:fldChar w:fldCharType="separate"/>
      </w:r>
      <w:ins w:id="315" w:author="Revision" w:date="2026-08-25T00:00:00Z">
        <w:r>
          <w:rPr>
            <w:rStyle w:val="Hyperlink"/>
          </w:rPr>
          <w:t>https://democracy.brighton-hove.gov.uk/documents/s204040/School%20Admission%20Arrangements%202026-27.pdf</w:t>
        </w:r>
      </w:ins>
      <w:r>
        <w:fldChar w:fldCharType="end"/>
      </w:r>
      <w:ins w:id="316" w:author="Revision" w:date="2026-08-25T00:00:00Z">
        <w:r>
          <w:t xml:space="preserve">. Brighton and Hove City Council (2025) </w:t>
        </w:r>
        <w:r>
          <w:rPr>
            <w:i/>
            <w:iCs/>
          </w:rPr>
          <w:t>School Admission Arrangements 2026/27</w:t>
        </w:r>
        <w:r>
          <w:t xml:space="preserve"> - Full Council Report, 27 February 2025 (determination): </w:t>
        </w:r>
      </w:ins>
      <w:r>
        <w:fldChar w:fldCharType="begin"/>
      </w:r>
      <w:r>
        <w:instrText>HYPERLINK "https://democracy.brighton-hove.gov.uk/documents/s205834/School%20Admission%20Arrangements%202026-27.pdf" \h</w:instrText>
      </w:r>
      <w:r>
        <w:fldChar w:fldCharType="separate"/>
      </w:r>
      <w:ins w:id="317" w:author="Revision" w:date="2026-08-25T00:00:00Z">
        <w:r>
          <w:rPr>
            <w:rStyle w:val="Hyperlink"/>
          </w:rPr>
          <w:t>https://democracy.brighton-hove.gov.uk/documents/s205834/School%20Admission%20Arrangements%202026-27.pdf</w:t>
        </w:r>
      </w:ins>
      <w:r>
        <w:fldChar w:fldCharType="end"/>
      </w:r>
      <w:ins w:id="318" w:author="Revision" w:date="2026-08-25T00:00:00Z">
        <w:r>
          <w:t>.</w:t>
        </w:r>
      </w:ins>
    </w:p>
  </w:footnote>
  <w:footnote w:id="16">
    <w:p w14:paraId="4DF1EC0D" w14:textId="77777777" w:rsidR="001A6FB3" w:rsidRDefault="00E61F0B">
      <w:pPr>
        <w:pStyle w:val="FootnoteText"/>
      </w:pPr>
      <w:r>
        <w:rPr>
          <w:rStyle w:val="FootnoteReference"/>
        </w:rPr>
        <w:footnoteRef/>
      </w:r>
      <w:del w:id="320" w:author="Unknown">
        <w:r>
          <w:delText xml:space="preserve"> Brighton and Hove City Council (2024) *School Admission Arrangements </w:delText>
        </w:r>
      </w:del>
      <w:del w:id="321" w:author="Revision" w:date="2026-08-25T00:00:00Z">
        <w:r>
          <w:delText>2026/27</w:delText>
        </w:r>
      </w:del>
      <w:del w:id="322" w:author="Unknown">
        <w:r>
          <w:delText xml:space="preserve"> </w:delText>
        </w:r>
      </w:del>
      <w:ins w:id="323" w:author="Revision" w:date="2026-08-25T00:00:00Z">
        <w:del w:id="324" w:author="Unknown">
          <w:r>
            <w:delText>2026/27*</w:delText>
          </w:r>
        </w:del>
      </w:ins>
      <w:del w:id="325" w:author="Unknown">
        <w:r>
          <w:delText xml:space="preserve"> - </w:delText>
        </w:r>
      </w:del>
      <w:del w:id="326" w:author="Revision" w:date="2026-08-25T00:00:00Z">
        <w:r>
          <w:delText>Appendix 9: Transport Implications and Considerations*.</w:delText>
        </w:r>
      </w:del>
      <w:del w:id="327" w:author="Unknown">
        <w:r>
          <w:delText xml:space="preserve"> Cabinet </w:delText>
        </w:r>
      </w:del>
      <w:del w:id="328" w:author="Revision" w:date="2026-08-25T00:00:00Z">
        <w:r>
          <w:delText xml:space="preserve">papers accompanying the secondary school admissions consultation, available via the consultation portal: </w:delText>
        </w:r>
      </w:del>
      <w:r>
        <w:fldChar w:fldCharType="begin"/>
      </w:r>
      <w:r>
        <w:instrText>HYPERLINK "https://yourvoice.brighton-hove.gov.uk/en-GB/projects/school-admission-arrangements-public-consultation/1" \h</w:instrText>
      </w:r>
      <w:r>
        <w:fldChar w:fldCharType="separate"/>
      </w:r>
      <w:del w:id="329" w:author="Revision" w:date="2026-08-25T00:00:00Z">
        <w:r>
          <w:rPr>
            <w:rStyle w:val="Hyperlink"/>
          </w:rPr>
          <w:delText>https://yourvoice.brighton-hove.gov.uk/en-GB/projects/school-admission-arrangements-public-consultation/1</w:delText>
        </w:r>
      </w:del>
      <w:r>
        <w:fldChar w:fldCharType="end"/>
      </w:r>
      <w:del w:id="330" w:author="Revision" w:date="2026-08-25T00:00:00Z">
        <w:r>
          <w:delText>.</w:delText>
        </w:r>
      </w:del>
      <w:del w:id="331" w:author="Unknown">
        <w:r>
          <w:delText xml:space="preserve"> </w:delText>
        </w:r>
      </w:del>
      <w:ins w:id="332" w:author="Revision" w:date="2026-08-25T00:00:00Z">
        <w:del w:id="333" w:author="Unknown">
          <w:r>
            <w:delText xml:space="preserve">Report, 5 December 2024 (decision to consult): </w:delText>
          </w:r>
        </w:del>
      </w:ins>
      <w:r>
        <w:fldChar w:fldCharType="begin"/>
      </w:r>
      <w:r>
        <w:instrText>HYPERLINK "https://democracy.brighton-hove.gov.uk/documents/s204040/School%20Admission%20Arrangements%202026-27.pdf" \h</w:instrText>
      </w:r>
      <w:r>
        <w:fldChar w:fldCharType="separate"/>
      </w:r>
      <w:ins w:id="334" w:author="Revision" w:date="2026-08-25T00:00:00Z">
        <w:del w:id="335" w:author="Unknown">
          <w:r>
            <w:rPr>
              <w:rStyle w:val="Hyperlink"/>
            </w:rPr>
            <w:delText>https://democracy.brighton-hove.gov.uk/documents/s204040/School%20Admission%20Arrangements%202026-27.pdf</w:delText>
          </w:r>
        </w:del>
      </w:ins>
      <w:r>
        <w:fldChar w:fldCharType="end"/>
      </w:r>
      <w:ins w:id="336" w:author="Revision" w:date="2026-08-25T00:00:00Z">
        <w:del w:id="337" w:author="Unknown">
          <w:r>
            <w:delText xml:space="preserve">. Brighton and Hove City Council (2025) </w:delText>
          </w:r>
          <w:r>
            <w:rPr>
              <w:i/>
              <w:iCs/>
            </w:rPr>
            <w:delText>School Admission Arrangements 2026/27</w:delText>
          </w:r>
          <w:r>
            <w:delText xml:space="preserve"> - Full Council Report, 27 February 2025 (determination): </w:delText>
          </w:r>
        </w:del>
      </w:ins>
      <w:r>
        <w:fldChar w:fldCharType="begin"/>
      </w:r>
      <w:r>
        <w:instrText>HYPERLINK "https://democracy.brighton-hove.gov.uk/documents/s205834/School%20Admission%20Arrangements%202026-27.pdf" \h</w:instrText>
      </w:r>
      <w:r>
        <w:fldChar w:fldCharType="separate"/>
      </w:r>
      <w:ins w:id="338" w:author="Revision" w:date="2026-08-25T00:00:00Z">
        <w:del w:id="339" w:author="Unknown">
          <w:r>
            <w:rPr>
              <w:rStyle w:val="Hyperlink"/>
            </w:rPr>
            <w:delText>https://democracy.brighton-hove.gov.uk/documents/s205834/School%20Admission%20Arrangements%202026-27.pdf</w:delText>
          </w:r>
        </w:del>
      </w:ins>
      <w:r>
        <w:fldChar w:fldCharType="end"/>
      </w:r>
      <w:ins w:id="340" w:author="Revision" w:date="2026-08-25T00:00:00Z">
        <w:del w:id="341" w:author="Unknown">
          <w:r>
            <w:delText>.</w:delText>
          </w:r>
        </w:del>
      </w:ins>
    </w:p>
  </w:footnote>
  <w:footnote w:id="17">
    <w:p w14:paraId="54F98A5C" w14:textId="77777777" w:rsidR="001A6FB3" w:rsidRDefault="00E61F0B">
      <w:pPr>
        <w:pStyle w:val="FootnoteText"/>
      </w:pPr>
      <w:r>
        <w:rPr>
          <w:rStyle w:val="FootnoteReference"/>
        </w:rPr>
        <w:footnoteRef/>
      </w:r>
      <w:r>
        <w:t xml:space="preserve"> </w:t>
      </w:r>
      <w:r>
        <w:fldChar w:fldCharType="begin"/>
      </w:r>
      <w:r>
        <w:instrText>HYPERLINK "https://www.brighton-hove.gov.uk/schools-and-learning/school-policies-reports-strategies-and-other-documents/better-outcomes-better-lives-brighton-hoves-strategy-tackling-educational-disadvantage" \h</w:instrText>
      </w:r>
      <w:r>
        <w:fldChar w:fldCharType="separate"/>
      </w:r>
      <w:del w:id="343" w:author="Revision" w:date="2026-08-25T00:00:00Z">
        <w:r>
          <w:rPr>
            <w:rStyle w:val="Hyperlink"/>
          </w:rPr>
          <w:delText>https://www.brighton-hove.gov.uk/schools-and-learning/school-policies-reports-strategies-and-other-documents/better-outcomes-better-lives-brighton-hoves-strategy-tackling-educational-disadvantage</w:delText>
        </w:r>
      </w:del>
      <w:r>
        <w:fldChar w:fldCharType="end"/>
      </w:r>
      <w:r>
        <w:t xml:space="preserve"> </w:t>
      </w:r>
      <w:ins w:id="344" w:author="Revision" w:date="2026-08-25T00:00:00Z">
        <w:r>
          <w:t xml:space="preserve">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ins>
      <w:r>
        <w:fldChar w:fldCharType="begin"/>
      </w:r>
      <w:r>
        <w:instrText>HYPERLINK "https://yourvoice.brighton-hove.gov.uk/en-GB/projects/school-admission-arrangements-public-consultation/1" \h</w:instrText>
      </w:r>
      <w:r>
        <w:fldChar w:fldCharType="separate"/>
      </w:r>
      <w:ins w:id="345" w:author="Revision" w:date="2026-08-25T00:00:00Z">
        <w:r>
          <w:rPr>
            <w:rStyle w:val="Hyperlink"/>
          </w:rPr>
          <w:t>https://yourvoice.brighton-hove.gov.uk/en-GB/projects/school-admission-arrangements-public-consultation/1</w:t>
        </w:r>
      </w:ins>
      <w:r>
        <w:fldChar w:fldCharType="end"/>
      </w:r>
      <w:ins w:id="346" w:author="Revision" w:date="2026-08-25T00:00:00Z">
        <w:r>
          <w:t>.</w:t>
        </w:r>
      </w:ins>
    </w:p>
  </w:footnote>
  <w:footnote w:id="18">
    <w:p w14:paraId="043DCAE2" w14:textId="77777777" w:rsidR="001A6FB3" w:rsidRDefault="00E61F0B">
      <w:pPr>
        <w:pStyle w:val="FootnoteText"/>
      </w:pPr>
      <w:r>
        <w:rPr>
          <w:rStyle w:val="FootnoteReference"/>
        </w:rPr>
        <w:footnoteRef/>
      </w:r>
      <w:del w:id="348" w:author="Unknown">
        <w:r>
          <w:delText xml:space="preserve"> </w:delText>
        </w:r>
      </w:del>
      <w:r>
        <w:fldChar w:fldCharType="begin"/>
      </w:r>
      <w:r>
        <w:instrText>HYPERLINK "https://www.brighton-hove.gov.uk/schools-and-learning/school-policies-reports-strategies-and-other-documents/better-outcomes-better-lives-brighton-hoves-strategy-tackling-educational-disadvantage" \h</w:instrText>
      </w:r>
      <w:r>
        <w:fldChar w:fldCharType="separate"/>
      </w:r>
      <w:del w:id="349" w:author="Revision" w:date="2026-08-25T00:00:00Z">
        <w:r>
          <w:rPr>
            <w:rStyle w:val="Hyperlink"/>
          </w:rPr>
          <w:delText>https://www.brighton-hove.gov.uk/schools-and-learning/school-policies-reports-strategies-and-other-documents/better-outcomes-better-lives-brighton-hoves-strategy-tackling-educational-disadvantage</w:delText>
        </w:r>
      </w:del>
      <w:r>
        <w:fldChar w:fldCharType="end"/>
      </w:r>
      <w:del w:id="350" w:author="Unknown">
        <w:r>
          <w:delText xml:space="preserve"> </w:delText>
        </w:r>
      </w:del>
      <w:ins w:id="351" w:author="Revision" w:date="2026-08-25T00:00:00Z">
        <w:del w:id="352" w:author="Unknown">
          <w:r>
            <w:delText xml:space="preserve">Brighton and Hove City Council (2024) </w:delText>
          </w:r>
          <w:r>
            <w:rPr>
              <w:i/>
              <w:iCs/>
            </w:rPr>
            <w:delText>School Admission Arrangements 2026/27 - Appendix 9: Transport Implications and Considerations</w:delText>
          </w:r>
          <w:r>
            <w:delText xml:space="preserve">. Cabinet papers accompanying the secondary school admissions consultation, available via the consultation portal: </w:delText>
          </w:r>
        </w:del>
      </w:ins>
      <w:r>
        <w:fldChar w:fldCharType="begin"/>
      </w:r>
      <w:r>
        <w:instrText>HYPERLINK "https://yourvoice.brighton-hove.gov.uk/en-GB/projects/school-admission-arrangements-public-consultation/1" \h</w:instrText>
      </w:r>
      <w:r>
        <w:fldChar w:fldCharType="separate"/>
      </w:r>
      <w:ins w:id="353" w:author="Revision" w:date="2026-08-25T00:00:00Z">
        <w:del w:id="354" w:author="Unknown">
          <w:r>
            <w:rPr>
              <w:rStyle w:val="Hyperlink"/>
            </w:rPr>
            <w:delText>https://yourvoice.brighton-hove.gov.uk/en-GB/projects/school-admission-arrangements-public-consultation/1</w:delText>
          </w:r>
        </w:del>
      </w:ins>
      <w:r>
        <w:fldChar w:fldCharType="end"/>
      </w:r>
      <w:ins w:id="355" w:author="Revision" w:date="2026-08-25T00:00:00Z">
        <w:del w:id="356" w:author="Unknown">
          <w:r>
            <w:delText>.</w:delText>
          </w:r>
        </w:del>
      </w:ins>
    </w:p>
  </w:footnote>
  <w:footnote w:id="19">
    <w:p w14:paraId="519D0350" w14:textId="77777777" w:rsidR="001A6FB3" w:rsidRDefault="00E61F0B">
      <w:pPr>
        <w:pStyle w:val="FootnoteText"/>
      </w:pPr>
      <w:r>
        <w:rPr>
          <w:rStyle w:val="FootnoteReference"/>
        </w:rPr>
        <w:footnoteRef/>
      </w:r>
      <w:r>
        <w:t xml:space="preserve"> </w:t>
      </w:r>
      <w:hyperlink r:id="rId5">
        <w:r w:rsidR="001A6FB3">
          <w:rPr>
            <w:rStyle w:val="Hyperlink"/>
          </w:rPr>
          <w:t>https://www.brighton-hove.gov.uk/schools-and-learning/school-policies-reports-strategies-and-other-documents/better-outcomes-better-lives-brighton-hoves-strategy-tackling-educational-disadvantage</w:t>
        </w:r>
      </w:hyperlink>
    </w:p>
  </w:footnote>
  <w:footnote w:id="20">
    <w:p w14:paraId="0F94EB48" w14:textId="77777777" w:rsidR="001A6FB3" w:rsidRDefault="00E61F0B">
      <w:pPr>
        <w:pStyle w:val="FootnoteText"/>
      </w:pPr>
      <w:r>
        <w:rPr>
          <w:rStyle w:val="FootnoteReference"/>
        </w:rPr>
        <w:footnoteRef/>
      </w:r>
      <w:del w:id="408" w:author="Unknown">
        <w:r>
          <w:delText xml:space="preserve"> </w:delText>
        </w:r>
      </w:del>
      <w:r>
        <w:fldChar w:fldCharType="begin"/>
      </w:r>
      <w:r>
        <w:instrText>HYPERLINK "https://www.brighton-hove.gov.uk/schools-and-learning/school-policies-reports-strategies-and-other-documents/better-outcomes-better-lives-brighton-hoves-strategy-tackling-educational-disadvantage" \h</w:instrText>
      </w:r>
      <w:r>
        <w:fldChar w:fldCharType="separate"/>
      </w:r>
      <w:del w:id="409" w:author="Unknown">
        <w:r>
          <w:rPr>
            <w:rStyle w:val="Hyperlink"/>
          </w:rPr>
          <w:delText>https://www.brighton-hove.gov.uk/schools-and-learning/school-policies-reports-strategies-and-other-documents/better-outcomes-better-lives-brighton-hoves-strategy-tackling-educational-disadvantage</w:delText>
        </w:r>
      </w:del>
      <w:r>
        <w:fldChar w:fldCharType="end"/>
      </w:r>
    </w:p>
  </w:footnote>
  <w:footnote w:id="21">
    <w:p w14:paraId="5F12ED1D" w14:textId="77777777" w:rsidR="001A6FB3" w:rsidRDefault="00E61F0B">
      <w:pPr>
        <w:pStyle w:val="FootnoteText"/>
      </w:pPr>
      <w:r>
        <w:rPr>
          <w:rStyle w:val="FootnoteReference"/>
        </w:rPr>
        <w:footnoteRef/>
      </w:r>
      <w:r>
        <w:t xml:space="preserve"> </w:t>
      </w:r>
      <w:del w:id="411" w:author="Revision" w:date="2026-08-25T00:00:00Z">
        <w:r>
          <w:delText>Brighton</w:delText>
        </w:r>
      </w:del>
      <w:r>
        <w:t xml:space="preserve"> </w:t>
      </w:r>
      <w:ins w:id="412" w:author="Revision" w:date="2026-08-25T00:00:00Z">
        <w:r>
          <w:t>Full technical details, model fits, sensitivity checks</w:t>
        </w:r>
      </w:ins>
      <w:r>
        <w:t xml:space="preserve"> and </w:t>
      </w:r>
      <w:del w:id="413" w:author="Revision" w:date="2026-08-25T00:00:00Z">
        <w:r>
          <w:delText xml:space="preserve">Hove Council 2024 Consultation Papers: </w:delText>
        </w:r>
      </w:del>
      <w:r>
        <w:fldChar w:fldCharType="begin"/>
      </w:r>
      <w:r>
        <w:instrText>HYPERLINK "https://yourvoice.brighton-hove.gov.uk/en-GB/projects/school-admission-arrangements-public-consultation/1" \h</w:instrText>
      </w:r>
      <w:r>
        <w:fldChar w:fldCharType="separate"/>
      </w:r>
      <w:del w:id="414" w:author="Revision" w:date="2026-08-25T00:00:00Z">
        <w:r>
          <w:rPr>
            <w:rStyle w:val="Hyperlink"/>
          </w:rPr>
          <w:delText>https://yourvoice.brighton-hove.gov.uk/en-GB/projects/school-admission-arrangements-public-consultation/1</w:delText>
        </w:r>
      </w:del>
      <w:r>
        <w:fldChar w:fldCharType="end"/>
      </w:r>
      <w:r>
        <w:t xml:space="preserve"> </w:t>
      </w:r>
      <w:ins w:id="415" w:author="Revision" w:date="2026-08-25T00:00:00Z">
        <w:r>
          <w:t xml:space="preserve">a 50-replicate clustered bootstrap of school rank uncertainty are in the supplementary material: </w:t>
        </w:r>
      </w:ins>
      <w:r>
        <w:fldChar w:fldCharType="begin"/>
      </w:r>
      <w:r>
        <w:instrText>HYPERLINK "https://osf.io/x82j3/overview" \h</w:instrText>
      </w:r>
      <w:r>
        <w:fldChar w:fldCharType="separate"/>
      </w:r>
      <w:ins w:id="416" w:author="Revision" w:date="2026-08-25T00:00:00Z">
        <w:r>
          <w:rPr>
            <w:rStyle w:val="Hyperlink"/>
          </w:rPr>
          <w:t>https://osf.io/x82j3/overview (see `model_experiments.html#sec-two-stage-absence` in `supplementary.zip`)</w:t>
        </w:r>
      </w:ins>
      <w:r>
        <w:fldChar w:fldCharType="end"/>
      </w:r>
    </w:p>
  </w:footnote>
  <w:footnote w:id="22">
    <w:p w14:paraId="741F6812" w14:textId="77777777" w:rsidR="001A6FB3" w:rsidRDefault="00E61F0B">
      <w:pPr>
        <w:pStyle w:val="FootnoteText"/>
      </w:pPr>
      <w:r>
        <w:rPr>
          <w:rStyle w:val="FootnoteReference"/>
        </w:rPr>
        <w:footnoteRef/>
      </w:r>
      <w:del w:id="428" w:author="Unknown">
        <w:r>
          <w:delText xml:space="preserve"> </w:delText>
        </w:r>
      </w:del>
      <w:del w:id="429" w:author="Revision" w:date="2026-08-25T00:00:00Z">
        <w:r>
          <w:delText>Brighton</w:delText>
        </w:r>
      </w:del>
      <w:del w:id="430" w:author="Unknown">
        <w:r>
          <w:delText xml:space="preserve"> </w:delText>
        </w:r>
      </w:del>
      <w:ins w:id="431" w:author="Revision" w:date="2026-08-25T00:00:00Z">
        <w:del w:id="432" w:author="Unknown">
          <w:r>
            <w:delText>Full technical details, model fits, sensitivity checks</w:delText>
          </w:r>
        </w:del>
      </w:ins>
      <w:del w:id="433" w:author="Unknown">
        <w:r>
          <w:delText xml:space="preserve"> and </w:delText>
        </w:r>
      </w:del>
      <w:del w:id="434" w:author="Revision" w:date="2026-08-25T00:00:00Z">
        <w:r>
          <w:delText xml:space="preserve">Hove Council 2024 Consultation Papers: </w:delText>
        </w:r>
      </w:del>
      <w:r>
        <w:fldChar w:fldCharType="begin"/>
      </w:r>
      <w:r>
        <w:instrText>HYPERLINK "https://yourvoice.brighton-hove.gov.uk/en-GB/projects/school-admission-arrangements-public-consultation/1" \h</w:instrText>
      </w:r>
      <w:r>
        <w:fldChar w:fldCharType="separate"/>
      </w:r>
      <w:del w:id="435" w:author="Revision" w:date="2026-08-25T00:00:00Z">
        <w:r>
          <w:rPr>
            <w:rStyle w:val="Hyperlink"/>
          </w:rPr>
          <w:delText>https://yourvoice.brighton-hove.gov.uk/en-GB/projects/school-admission-arrangements-public-consultation/1</w:delText>
        </w:r>
      </w:del>
      <w:r>
        <w:fldChar w:fldCharType="end"/>
      </w:r>
      <w:del w:id="436" w:author="Unknown">
        <w:r>
          <w:delText xml:space="preserve"> </w:delText>
        </w:r>
      </w:del>
      <w:ins w:id="437" w:author="Revision" w:date="2026-08-25T00:00:00Z">
        <w:del w:id="438" w:author="Unknown">
          <w:r>
            <w:delText xml:space="preserve">a 50-replicate clustered bootstrap of school rank uncertainty are in the supplementary material: </w:delText>
          </w:r>
        </w:del>
      </w:ins>
      <w:r>
        <w:fldChar w:fldCharType="begin"/>
      </w:r>
      <w:r>
        <w:instrText>HYPERLINK "https://osf.io/x82j3/overview" \h</w:instrText>
      </w:r>
      <w:r>
        <w:fldChar w:fldCharType="separate"/>
      </w:r>
      <w:ins w:id="439" w:author="Revision" w:date="2026-08-25T00:00:00Z">
        <w:del w:id="440" w:author="Unknown">
          <w:r>
            <w:rPr>
              <w:rStyle w:val="Hyperlink"/>
            </w:rPr>
            <w:delText>https://osf.io/x82j3/overview (see `model_experiments.html#sec-two-stage-absence` in `supplementary.zip`)</w:delText>
          </w:r>
        </w:del>
      </w:ins>
      <w:r>
        <w:fldChar w:fldCharType="end"/>
      </w:r>
    </w:p>
  </w:footnote>
  <w:footnote w:id="23">
    <w:p w14:paraId="73E86203" w14:textId="77777777" w:rsidR="001A6FB3" w:rsidRDefault="00E61F0B">
      <w:pPr>
        <w:pStyle w:val="FootnoteText"/>
      </w:pPr>
      <w:r>
        <w:rPr>
          <w:rStyle w:val="FootnoteReference"/>
        </w:rPr>
        <w:footnoteRef/>
      </w:r>
      <w:r>
        <w:t xml:space="preserve"> Brighton and Hove </w:t>
      </w:r>
      <w:del w:id="442" w:author="Revision" w:date="2026-08-25T00:00:00Z">
        <w:r>
          <w:delText>City</w:delText>
        </w:r>
      </w:del>
      <w:r>
        <w:t xml:space="preserve"> Council </w:t>
      </w:r>
      <w:del w:id="443" w:author="Revision" w:date="2026-08-25T00:00:00Z">
        <w:r>
          <w:delText xml:space="preserve">(2024) </w:delText>
        </w:r>
        <w:r>
          <w:rPr>
            <w:i/>
            <w:iCs/>
          </w:rPr>
          <w:delText>School Admission Arrangements 2026/27</w:delText>
        </w:r>
        <w:r>
          <w:delText xml:space="preserve"> — Cabinet Report, 5 December</w:delText>
        </w:r>
      </w:del>
      <w:r>
        <w:t xml:space="preserve"> 2024 </w:t>
      </w:r>
      <w:del w:id="444" w:author="Revision" w:date="2026-08-25T00:00:00Z">
        <w:r>
          <w:delText xml:space="preserve">(decision to consult): </w:delText>
        </w:r>
      </w:del>
      <w:r>
        <w:fldChar w:fldCharType="begin"/>
      </w:r>
      <w:r>
        <w:instrText>HYPERLINK "https://democracy.brighton-hove.gov.uk/documents/s204040/School%20Admission%20Arrangements%202026-27.pdf" \h</w:instrText>
      </w:r>
      <w:r>
        <w:fldChar w:fldCharType="separate"/>
      </w:r>
      <w:del w:id="445" w:author="Revision" w:date="2026-08-25T00:00:00Z">
        <w:r>
          <w:rPr>
            <w:rStyle w:val="Hyperlink"/>
          </w:rPr>
          <w:delText>https://democracy.brighton-hove.gov.uk/documents/s204040/School%20Admission%20Arrangements%202026-27.pdf</w:delText>
        </w:r>
      </w:del>
      <w:r>
        <w:fldChar w:fldCharType="end"/>
      </w:r>
      <w:del w:id="446" w:author="Revision" w:date="2026-08-25T00:00:00Z">
        <w:r>
          <w:delText xml:space="preserve">. Brighton and Hove City Council (2025) </w:delText>
        </w:r>
        <w:r>
          <w:rPr>
            <w:i/>
            <w:iCs/>
          </w:rPr>
          <w:delText>School Admission Arrangements 2026/27</w:delText>
        </w:r>
        <w:r>
          <w:delText xml:space="preserve"> — Full Council Report, 27 February 2025 (determination): </w:delText>
        </w:r>
      </w:del>
      <w:r>
        <w:fldChar w:fldCharType="begin"/>
      </w:r>
      <w:r>
        <w:instrText>HYPERLINK "https://democracy.brighton-hove.gov.uk/documents/s205834/School%20Admission%20Arrangements%202026-27.pdf" \h</w:instrText>
      </w:r>
      <w:r>
        <w:fldChar w:fldCharType="separate"/>
      </w:r>
      <w:del w:id="447" w:author="Revision" w:date="2026-08-25T00:00:00Z">
        <w:r>
          <w:rPr>
            <w:rStyle w:val="Hyperlink"/>
          </w:rPr>
          <w:delText>https://democracy.brighton-hove.gov.uk/documents/s205834/School%20Admission%20Arrangements%202026-27.pdf</w:delText>
        </w:r>
      </w:del>
      <w:r>
        <w:fldChar w:fldCharType="end"/>
      </w:r>
      <w:del w:id="448" w:author="Revision" w:date="2026-08-25T00:00:00Z">
        <w:r>
          <w:delText>.</w:delText>
        </w:r>
      </w:del>
      <w:r>
        <w:t xml:space="preserve"> </w:t>
      </w:r>
      <w:ins w:id="449" w:author="Revision" w:date="2026-08-25T00:00:00Z">
        <w:r>
          <w:t xml:space="preserve">Consultation Papers: </w:t>
        </w:r>
      </w:ins>
      <w:r>
        <w:fldChar w:fldCharType="begin"/>
      </w:r>
      <w:r>
        <w:instrText>HYPERLINK "https://yourvoice.brighton-hove.gov.uk/en-GB/projects/school-admission-arrangements-public-consultation/1" \h</w:instrText>
      </w:r>
      <w:r>
        <w:fldChar w:fldCharType="separate"/>
      </w:r>
      <w:ins w:id="450" w:author="Revision" w:date="2026-08-25T00:00:00Z">
        <w:r>
          <w:rPr>
            <w:rStyle w:val="Hyperlink"/>
          </w:rPr>
          <w:t>https://yourvoice.brighton-hove.gov.uk/en-GB/projects/school-admission-arrangements-public-consultation/1</w:t>
        </w:r>
      </w:ins>
      <w:r>
        <w:fldChar w:fldCharType="end"/>
      </w:r>
    </w:p>
  </w:footnote>
  <w:footnote w:id="24">
    <w:p w14:paraId="35050773" w14:textId="77777777" w:rsidR="001A6FB3" w:rsidRDefault="00E61F0B">
      <w:pPr>
        <w:pStyle w:val="FootnoteText"/>
      </w:pPr>
      <w:r>
        <w:rPr>
          <w:rStyle w:val="FootnoteReference"/>
        </w:rPr>
        <w:footnoteRef/>
      </w:r>
      <w:del w:id="545" w:author="Unknown">
        <w:r>
          <w:delText xml:space="preserve"> Brighton and Hove </w:delText>
        </w:r>
      </w:del>
      <w:del w:id="546" w:author="Revision" w:date="2026-08-25T00:00:00Z">
        <w:r>
          <w:delText>City</w:delText>
        </w:r>
      </w:del>
      <w:del w:id="547" w:author="Unknown">
        <w:r>
          <w:delText xml:space="preserve"> Council </w:delText>
        </w:r>
      </w:del>
      <w:del w:id="548" w:author="Revision" w:date="2026-08-25T00:00:00Z">
        <w:r>
          <w:delText xml:space="preserve">(2024) </w:delText>
        </w:r>
        <w:r>
          <w:rPr>
            <w:i/>
            <w:iCs/>
          </w:rPr>
          <w:delText>School Admission Arrangements 2026/27</w:delText>
        </w:r>
        <w:r>
          <w:delText xml:space="preserve"> — Cabinet Report, 5 December</w:delText>
        </w:r>
      </w:del>
      <w:del w:id="549" w:author="Unknown">
        <w:r>
          <w:delText xml:space="preserve"> 2024 </w:delText>
        </w:r>
      </w:del>
      <w:del w:id="550" w:author="Revision" w:date="2026-08-25T00:00:00Z">
        <w:r>
          <w:delText xml:space="preserve">(decision to consult): </w:delText>
        </w:r>
      </w:del>
      <w:r>
        <w:fldChar w:fldCharType="begin"/>
      </w:r>
      <w:r>
        <w:instrText>HYPERLINK "https://democracy.brighton-hove.gov.uk/documents/s204040/School%20Admission%20Arrangements%202026-27.pdf" \h</w:instrText>
      </w:r>
      <w:r>
        <w:fldChar w:fldCharType="separate"/>
      </w:r>
      <w:del w:id="551" w:author="Revision" w:date="2026-08-25T00:00:00Z">
        <w:r>
          <w:rPr>
            <w:rStyle w:val="Hyperlink"/>
          </w:rPr>
          <w:delText>https://democracy.brighton-hove.gov.uk/documents/s204040/School%20Admission%20Arrangements%202026-27.pdf</w:delText>
        </w:r>
      </w:del>
      <w:r>
        <w:fldChar w:fldCharType="end"/>
      </w:r>
      <w:del w:id="552" w:author="Revision" w:date="2026-08-25T00:00:00Z">
        <w:r>
          <w:delText xml:space="preserve">. Brighton and Hove City Council (2025) </w:delText>
        </w:r>
        <w:r>
          <w:rPr>
            <w:i/>
            <w:iCs/>
          </w:rPr>
          <w:delText>School Admission Arrangements 2026/27</w:delText>
        </w:r>
        <w:r>
          <w:delText xml:space="preserve"> — Full Council Report, 27 February 2025 (determination): </w:delText>
        </w:r>
      </w:del>
      <w:r>
        <w:fldChar w:fldCharType="begin"/>
      </w:r>
      <w:r>
        <w:instrText>HYPERLINK "https://democracy.brighton-hove.gov.uk/documents/s205834/School%20Admission%20Arrangements%202026-27.pdf" \h</w:instrText>
      </w:r>
      <w:r>
        <w:fldChar w:fldCharType="separate"/>
      </w:r>
      <w:del w:id="553" w:author="Revision" w:date="2026-08-25T00:00:00Z">
        <w:r>
          <w:rPr>
            <w:rStyle w:val="Hyperlink"/>
          </w:rPr>
          <w:delText>https://democracy.brighton-hove.gov.uk/documents/s205834/School%20Admission%20Arrangements%202026-27.pdf</w:delText>
        </w:r>
      </w:del>
      <w:r>
        <w:fldChar w:fldCharType="end"/>
      </w:r>
      <w:del w:id="554" w:author="Revision" w:date="2026-08-25T00:00:00Z">
        <w:r>
          <w:delText>.</w:delText>
        </w:r>
      </w:del>
      <w:del w:id="555" w:author="Unknown">
        <w:r>
          <w:delText xml:space="preserve"> </w:delText>
        </w:r>
      </w:del>
      <w:ins w:id="556" w:author="Revision" w:date="2026-08-25T00:00:00Z">
        <w:del w:id="557" w:author="Unknown">
          <w:r>
            <w:delText xml:space="preserve">Consultation Papers: </w:delText>
          </w:r>
        </w:del>
      </w:ins>
      <w:r>
        <w:fldChar w:fldCharType="begin"/>
      </w:r>
      <w:r>
        <w:instrText>HYPERLINK "https://yourvoice.brighton-hove.gov.uk/en-GB/projects/school-admission-arrangements-public-consultation/1" \h</w:instrText>
      </w:r>
      <w:r>
        <w:fldChar w:fldCharType="separate"/>
      </w:r>
      <w:ins w:id="558" w:author="Revision" w:date="2026-08-25T00:00:00Z">
        <w:del w:id="559" w:author="Unknown">
          <w:r>
            <w:rPr>
              <w:rStyle w:val="Hyperlink"/>
            </w:rPr>
            <w:delText>https://yourvoice.brighton-hove.gov.uk/en-GB/projects/school-admission-arrangements-public-consultation/1</w:delText>
          </w:r>
        </w:del>
      </w:ins>
      <w:r>
        <w:fldChar w:fldCharType="end"/>
      </w:r>
    </w:p>
  </w:footnote>
  <w:footnote w:id="25">
    <w:p w14:paraId="1CFB9215" w14:textId="77777777" w:rsidR="001A6FB3" w:rsidRDefault="00E61F0B">
      <w:pPr>
        <w:pStyle w:val="FootnoteText"/>
      </w:pPr>
      <w:r>
        <w:rPr>
          <w:rStyle w:val="FootnoteReference"/>
        </w:rPr>
        <w:footnoteRef/>
      </w:r>
      <w:r>
        <w:t xml:space="preserve"> Brighton and Hove City Council (2024) *School Admission Arrangements </w:t>
      </w:r>
      <w:del w:id="561" w:author="Revision" w:date="2026-08-25T00:00:00Z">
        <w:r>
          <w:delText>2026/27</w:delText>
        </w:r>
      </w:del>
      <w:r>
        <w:t xml:space="preserve"> </w:t>
      </w:r>
      <w:ins w:id="562" w:author="Revision" w:date="2026-08-25T00:00:00Z">
        <w:r>
          <w:t>2026/27*</w:t>
        </w:r>
      </w:ins>
      <w:r>
        <w:t xml:space="preserve"> - </w:t>
      </w:r>
      <w:del w:id="563" w:author="Revision" w:date="2026-08-25T00:00:00Z">
        <w:r>
          <w:delText>Appendix 9: Transport Implications and Considerations*.</w:delText>
        </w:r>
      </w:del>
      <w:r>
        <w:t xml:space="preserve"> Cabinet </w:t>
      </w:r>
      <w:del w:id="564" w:author="Revision" w:date="2026-08-25T00:00:00Z">
        <w:r>
          <w:delText xml:space="preserve">papers accompanying the secondary school admissions consultation, available via the consultation portal: </w:delText>
        </w:r>
      </w:del>
      <w:r>
        <w:fldChar w:fldCharType="begin"/>
      </w:r>
      <w:r>
        <w:instrText>HYPERLINK "https://yourvoice.brighton-hove.gov.uk/en-GB/projects/school-admission-arrangements-public-consultation/1" \h</w:instrText>
      </w:r>
      <w:r>
        <w:fldChar w:fldCharType="separate"/>
      </w:r>
      <w:del w:id="565" w:author="Revision" w:date="2026-08-25T00:00:00Z">
        <w:r>
          <w:rPr>
            <w:rStyle w:val="Hyperlink"/>
          </w:rPr>
          <w:delText>https://yourvoice.brighton-hove.gov.uk/en-GB/projects/school-admission-arrangements-public-consultation/1</w:delText>
        </w:r>
      </w:del>
      <w:r>
        <w:fldChar w:fldCharType="end"/>
      </w:r>
      <w:del w:id="566" w:author="Revision" w:date="2026-08-25T00:00:00Z">
        <w:r>
          <w:delText>.</w:delText>
        </w:r>
      </w:del>
      <w:r>
        <w:t xml:space="preserve"> </w:t>
      </w:r>
      <w:ins w:id="567" w:author="Revision" w:date="2026-08-25T00:00:00Z">
        <w:r>
          <w:t xml:space="preserve">Report, 5 December 2024 (decision to consult): </w:t>
        </w:r>
      </w:ins>
      <w:r>
        <w:fldChar w:fldCharType="begin"/>
      </w:r>
      <w:r>
        <w:instrText>HYPERLINK "https://democracy.brighton-hove.gov.uk/documents/s204040/School%20Admission%20Arrangements%202026-27.pdf" \h</w:instrText>
      </w:r>
      <w:r>
        <w:fldChar w:fldCharType="separate"/>
      </w:r>
      <w:ins w:id="568" w:author="Revision" w:date="2026-08-25T00:00:00Z">
        <w:r>
          <w:rPr>
            <w:rStyle w:val="Hyperlink"/>
          </w:rPr>
          <w:t>https://democracy.brighton-hove.gov.uk/documents/s204040/School%20Admission%20Arrangements%202026-27.pdf</w:t>
        </w:r>
      </w:ins>
      <w:r>
        <w:fldChar w:fldCharType="end"/>
      </w:r>
      <w:ins w:id="569" w:author="Revision" w:date="2026-08-25T00:00:00Z">
        <w:r>
          <w:t xml:space="preserve">. Brighton and Hove City Council (2025) </w:t>
        </w:r>
        <w:r>
          <w:rPr>
            <w:i/>
            <w:iCs/>
          </w:rPr>
          <w:t>School Admission Arrangements 2026/27</w:t>
        </w:r>
        <w:r>
          <w:t xml:space="preserve"> - Full Council Report, 27 February 2025 (determination): </w:t>
        </w:r>
      </w:ins>
      <w:r>
        <w:fldChar w:fldCharType="begin"/>
      </w:r>
      <w:r>
        <w:instrText>HYPERLINK "https://democracy.brighton-hove.gov.uk/documents/s205834/School%20Admission%20Arrangements%202026-27.pdf" \h</w:instrText>
      </w:r>
      <w:r>
        <w:fldChar w:fldCharType="separate"/>
      </w:r>
      <w:ins w:id="570" w:author="Revision" w:date="2026-08-25T00:00:00Z">
        <w:r>
          <w:rPr>
            <w:rStyle w:val="Hyperlink"/>
          </w:rPr>
          <w:t>https://democracy.brighton-hove.gov.uk/documents/s205834/School%20Admission%20Arrangements%202026-27.pdf</w:t>
        </w:r>
      </w:ins>
      <w:r>
        <w:fldChar w:fldCharType="end"/>
      </w:r>
      <w:ins w:id="571" w:author="Revision" w:date="2026-08-25T00:00:00Z">
        <w:r>
          <w:t>.</w:t>
        </w:r>
      </w:ins>
    </w:p>
  </w:footnote>
  <w:footnote w:id="26">
    <w:p w14:paraId="7A1FF828" w14:textId="77777777" w:rsidR="001A6FB3" w:rsidRDefault="00E61F0B">
      <w:pPr>
        <w:pStyle w:val="FootnoteText"/>
      </w:pPr>
      <w:r>
        <w:rPr>
          <w:rStyle w:val="FootnoteReference"/>
        </w:rPr>
        <w:footnoteRef/>
      </w:r>
      <w:r>
        <w:t xml:space="preserve"> </w:t>
      </w:r>
      <w:r>
        <w:fldChar w:fldCharType="begin"/>
      </w:r>
      <w:r>
        <w:instrText>HYPERLINK "https://reports.ofsted.gov.uk/provider/23/136164" \h</w:instrText>
      </w:r>
      <w:r>
        <w:fldChar w:fldCharType="separate"/>
      </w:r>
      <w:del w:id="584" w:author="Revision" w:date="2026-08-25T00:00:00Z">
        <w:r>
          <w:rPr>
            <w:rStyle w:val="Hyperlink"/>
          </w:rPr>
          <w:delText>https://reports.ofsted.gov.uk/provider/23/136164</w:delText>
        </w:r>
      </w:del>
      <w:r>
        <w:fldChar w:fldCharType="end"/>
      </w:r>
      <w:r>
        <w:t xml:space="preserve"> </w:t>
      </w:r>
      <w:ins w:id="585" w:author="Revision" w:date="2026-08-25T00:00:00Z">
        <w:r>
          <w:t xml:space="preserve">The comment was made in a blog post here: </w:t>
        </w:r>
      </w:ins>
      <w:r>
        <w:fldChar w:fldCharType="begin"/>
      </w:r>
      <w:r>
        <w:instrText>HYPERLINK "https://www.classdivide.co.uk/news/uk5uk5bxax0rvjz9q4tu4kgx2lbyhw" \h</w:instrText>
      </w:r>
      <w:r>
        <w:fldChar w:fldCharType="separate"/>
      </w:r>
      <w:ins w:id="586" w:author="Revision" w:date="2026-08-25T00:00:00Z">
        <w:r>
          <w:rPr>
            <w:rStyle w:val="Hyperlink"/>
          </w:rPr>
          <w:t>https://www.classdivide.co.uk/news/uk5uk5bxax0rvjz9q4tu4kgx2lbyhw</w:t>
        </w:r>
      </w:ins>
      <w:r>
        <w:fldChar w:fldCharType="end"/>
      </w:r>
    </w:p>
  </w:footnote>
  <w:footnote w:id="27">
    <w:p w14:paraId="37801024" w14:textId="77777777" w:rsidR="001A6FB3" w:rsidRDefault="00E61F0B">
      <w:pPr>
        <w:pStyle w:val="FootnoteText"/>
      </w:pPr>
      <w:r>
        <w:rPr>
          <w:rStyle w:val="FootnoteReference"/>
        </w:rPr>
        <w:footnoteRef/>
      </w:r>
      <w:del w:id="630" w:author="Unknown">
        <w:r>
          <w:delText xml:space="preserve"> Brighton and Hove City Council (2024) *School Admission Arrangements </w:delText>
        </w:r>
      </w:del>
      <w:del w:id="631" w:author="Revision" w:date="2026-08-25T00:00:00Z">
        <w:r>
          <w:delText>2026/27</w:delText>
        </w:r>
      </w:del>
      <w:del w:id="632" w:author="Unknown">
        <w:r>
          <w:delText xml:space="preserve"> </w:delText>
        </w:r>
      </w:del>
      <w:ins w:id="633" w:author="Revision" w:date="2026-08-25T00:00:00Z">
        <w:del w:id="634" w:author="Unknown">
          <w:r>
            <w:delText>2026/27*</w:delText>
          </w:r>
        </w:del>
      </w:ins>
      <w:del w:id="635" w:author="Unknown">
        <w:r>
          <w:delText xml:space="preserve"> - </w:delText>
        </w:r>
      </w:del>
      <w:del w:id="636" w:author="Revision" w:date="2026-08-25T00:00:00Z">
        <w:r>
          <w:delText>Appendix 9: Transport Implications and Considerations*.</w:delText>
        </w:r>
      </w:del>
      <w:del w:id="637" w:author="Unknown">
        <w:r>
          <w:delText xml:space="preserve"> Cabinet </w:delText>
        </w:r>
      </w:del>
      <w:del w:id="638" w:author="Revision" w:date="2026-08-25T00:00:00Z">
        <w:r>
          <w:delText xml:space="preserve">papers accompanying the secondary school admissions consultation, available via the consultation portal: </w:delText>
        </w:r>
      </w:del>
      <w:r>
        <w:fldChar w:fldCharType="begin"/>
      </w:r>
      <w:r>
        <w:instrText>HYPERLINK "https://yourvoice.brighton-hove.gov.uk/en-GB/projects/school-admission-arrangements-public-consultation/1" \h</w:instrText>
      </w:r>
      <w:r>
        <w:fldChar w:fldCharType="separate"/>
      </w:r>
      <w:del w:id="639" w:author="Revision" w:date="2026-08-25T00:00:00Z">
        <w:r>
          <w:rPr>
            <w:rStyle w:val="Hyperlink"/>
          </w:rPr>
          <w:delText>https://yourvoice.brighton-hove.gov.uk/en-GB/projects/school-admission-arrangements-public-consultation/1</w:delText>
        </w:r>
      </w:del>
      <w:r>
        <w:fldChar w:fldCharType="end"/>
      </w:r>
      <w:del w:id="640" w:author="Revision" w:date="2026-08-25T00:00:00Z">
        <w:r>
          <w:delText>.</w:delText>
        </w:r>
      </w:del>
      <w:del w:id="641" w:author="Unknown">
        <w:r>
          <w:delText xml:space="preserve"> </w:delText>
        </w:r>
      </w:del>
      <w:ins w:id="642" w:author="Revision" w:date="2026-08-25T00:00:00Z">
        <w:del w:id="643" w:author="Unknown">
          <w:r>
            <w:delText xml:space="preserve">Report, 5 December 2024 (decision to consult): </w:delText>
          </w:r>
        </w:del>
      </w:ins>
      <w:r>
        <w:fldChar w:fldCharType="begin"/>
      </w:r>
      <w:r>
        <w:instrText>HYPERLINK "https://democracy.brighton-hove.gov.uk/documents/s204040/School%20Admission%20Arrangements%202026-27.pdf" \h</w:instrText>
      </w:r>
      <w:r>
        <w:fldChar w:fldCharType="separate"/>
      </w:r>
      <w:ins w:id="644" w:author="Revision" w:date="2026-08-25T00:00:00Z">
        <w:del w:id="645" w:author="Unknown">
          <w:r>
            <w:rPr>
              <w:rStyle w:val="Hyperlink"/>
            </w:rPr>
            <w:delText>https://democracy.brighton-hove.gov.uk/documents/s204040/School%20Admission%20Arrangements%202026-27.pdf</w:delText>
          </w:r>
        </w:del>
      </w:ins>
      <w:r>
        <w:fldChar w:fldCharType="end"/>
      </w:r>
      <w:ins w:id="646" w:author="Revision" w:date="2026-08-25T00:00:00Z">
        <w:del w:id="647" w:author="Unknown">
          <w:r>
            <w:delText xml:space="preserve">. Brighton and Hove City Council (2025) </w:delText>
          </w:r>
          <w:r>
            <w:rPr>
              <w:i/>
              <w:iCs/>
            </w:rPr>
            <w:delText>School Admission Arrangements 2026/27</w:delText>
          </w:r>
          <w:r>
            <w:delText xml:space="preserve"> - Full Council Report, 27 February 2025 (determination): </w:delText>
          </w:r>
        </w:del>
      </w:ins>
      <w:r>
        <w:fldChar w:fldCharType="begin"/>
      </w:r>
      <w:r>
        <w:instrText>HYPERLINK "https://democracy.brighton-hove.gov.uk/documents/s205834/School%20Admission%20Arrangements%202026-27.pdf" \h</w:instrText>
      </w:r>
      <w:r>
        <w:fldChar w:fldCharType="separate"/>
      </w:r>
      <w:ins w:id="648" w:author="Revision" w:date="2026-08-25T00:00:00Z">
        <w:del w:id="649" w:author="Unknown">
          <w:r>
            <w:rPr>
              <w:rStyle w:val="Hyperlink"/>
            </w:rPr>
            <w:delText>https://democracy.brighton-hove.gov.uk/documents/s205834/School%20Admission%20Arrangements%202026-27.pdf</w:delText>
          </w:r>
        </w:del>
      </w:ins>
      <w:r>
        <w:fldChar w:fldCharType="end"/>
      </w:r>
      <w:ins w:id="650" w:author="Revision" w:date="2026-08-25T00:00:00Z">
        <w:del w:id="651" w:author="Unknown">
          <w:r>
            <w:delText>.</w:delText>
          </w:r>
        </w:del>
      </w:ins>
    </w:p>
  </w:footnote>
  <w:footnote w:id="28">
    <w:p w14:paraId="46F8076D" w14:textId="77777777" w:rsidR="001A6FB3" w:rsidDel="00E44816" w:rsidRDefault="00E61F0B">
      <w:pPr>
        <w:pStyle w:val="FootnoteText"/>
        <w:rPr>
          <w:del w:id="699" w:author="Daniel Campbell-Meiklejohn" w:date="2026-08-28T20:04:00Z" w16du:dateUtc="2026-08-28T19:04:00Z"/>
        </w:rPr>
      </w:pPr>
      <w:del w:id="700" w:author="Daniel Campbell-Meiklejohn" w:date="2026-08-28T20:04:00Z" w16du:dateUtc="2026-08-28T19:04:00Z">
        <w:r w:rsidDel="00E44816">
          <w:rPr>
            <w:rStyle w:val="FootnoteReference"/>
          </w:rPr>
          <w:footnoteRef/>
        </w:r>
        <w:r w:rsidDel="00E44816">
          <w:delText xml:space="preserve"> Brighton and Hove City Council (2024) *School Admission Arrangements 2026/27* </w:delText>
        </w:r>
      </w:del>
      <w:ins w:id="701" w:author="Revision" w:date="2026-08-25T00:00:00Z">
        <w:del w:id="702" w:author="Daniel Campbell-Meiklejohn" w:date="2026-08-28T20:04:00Z" w16du:dateUtc="2026-08-28T19:04:00Z">
          <w:r w:rsidDel="00E44816">
            <w:delText>2026/27</w:delText>
          </w:r>
        </w:del>
      </w:ins>
      <w:del w:id="703" w:author="Daniel Campbell-Meiklejohn" w:date="2026-08-28T20:04:00Z" w16du:dateUtc="2026-08-28T19:04:00Z">
        <w:r w:rsidDel="00E44816">
          <w:delText xml:space="preserve"> - Cabinet Report, 5 December 2024 (decision to consult): </w:delText>
        </w:r>
        <w:r w:rsidDel="00E44816">
          <w:fldChar w:fldCharType="begin"/>
        </w:r>
        <w:r w:rsidDel="00E44816">
          <w:delInstrText>HYPERLINK "https://democracy.brighton-hove.gov.uk/documents/s204040/School%20Admission%20Arrangements%202026-27.pdf" \h</w:delInstrText>
        </w:r>
        <w:r w:rsidDel="00E44816">
          <w:fldChar w:fldCharType="separate"/>
        </w:r>
        <w:r w:rsidDel="00E44816">
          <w:rPr>
            <w:rStyle w:val="Hyperlink"/>
          </w:rPr>
          <w:delText>https://democracy.brighton-hove.gov.uk/documents/s204040/School%20Admission%20Arrangements%202026-27.pdf</w:delText>
        </w:r>
        <w:r w:rsidDel="00E44816">
          <w:fldChar w:fldCharType="end"/>
        </w:r>
        <w:r w:rsidDel="00E44816">
          <w:delText xml:space="preserve">. Brighton </w:delText>
        </w:r>
      </w:del>
      <w:ins w:id="704" w:author="Revision" w:date="2026-08-25T00:00:00Z">
        <w:del w:id="705" w:author="Daniel Campbell-Meiklejohn" w:date="2026-08-28T20:04:00Z" w16du:dateUtc="2026-08-28T19:04:00Z">
          <w:r w:rsidDel="00E44816">
            <w:delText>Appendix 9: Transport Implications</w:delText>
          </w:r>
        </w:del>
      </w:ins>
      <w:del w:id="706" w:author="Daniel Campbell-Meiklejohn" w:date="2026-08-28T20:04:00Z" w16du:dateUtc="2026-08-28T19:04:00Z">
        <w:r w:rsidDel="00E44816">
          <w:delText xml:space="preserve"> and Hove City Council (2025) </w:delText>
        </w:r>
        <w:r w:rsidDel="00E44816">
          <w:rPr>
            <w:i/>
            <w:iCs/>
          </w:rPr>
          <w:delText>School Admission Arrangements 2026/27</w:delText>
        </w:r>
        <w:r w:rsidDel="00E44816">
          <w:delText xml:space="preserve"> — Full Council Report, 27 February 2025 (determination): </w:delText>
        </w:r>
        <w:r w:rsidDel="00E44816">
          <w:fldChar w:fldCharType="begin"/>
        </w:r>
        <w:r w:rsidDel="00E44816">
          <w:delInstrText>HYPERLINK "https://democracy.brighton-hove.gov.uk/documents/s205834/School%20Admission%20Arrangements%202026-27.pdf" \h</w:delInstrText>
        </w:r>
        <w:r w:rsidDel="00E44816">
          <w:fldChar w:fldCharType="separate"/>
        </w:r>
        <w:r w:rsidDel="00E44816">
          <w:rPr>
            <w:rStyle w:val="Hyperlink"/>
          </w:rPr>
          <w:delText>https://democracy.brighton-hove.gov.uk/documents/s205834/School%20Admission%20Arrangements%202026-27.pdf</w:delText>
        </w:r>
        <w:r w:rsidDel="00E44816">
          <w:fldChar w:fldCharType="end"/>
        </w:r>
        <w:r w:rsidDel="00E44816">
          <w:delText xml:space="preserve">. </w:delText>
        </w:r>
      </w:del>
      <w:ins w:id="707" w:author="Revision" w:date="2026-08-25T00:00:00Z">
        <w:del w:id="708" w:author="Daniel Campbell-Meiklejohn" w:date="2026-08-28T20:04:00Z" w16du:dateUtc="2026-08-28T19:04:00Z">
          <w:r w:rsidDel="00E44816">
            <w:delText xml:space="preserve">Considerations*. Cabinet papers accompanying the secondary school admissions consultation, available via the consultation portal: </w:delText>
          </w:r>
        </w:del>
      </w:ins>
      <w:del w:id="709" w:author="Daniel Campbell-Meiklejohn" w:date="2026-08-28T20:04:00Z" w16du:dateUtc="2026-08-28T19:04:00Z">
        <w:r w:rsidDel="00E44816">
          <w:fldChar w:fldCharType="begin"/>
        </w:r>
        <w:r w:rsidDel="00E44816">
          <w:delInstrText>HYPERLINK "https://yourvoice.brighton-hove.gov.uk/en-GB/projects/school-admission-arrangements-public-consultation/1" \h</w:delInstrText>
        </w:r>
        <w:r w:rsidDel="00E44816">
          <w:fldChar w:fldCharType="separate"/>
        </w:r>
      </w:del>
      <w:ins w:id="710" w:author="Revision" w:date="2026-08-25T00:00:00Z">
        <w:del w:id="711" w:author="Daniel Campbell-Meiklejohn" w:date="2026-08-28T20:04:00Z" w16du:dateUtc="2026-08-28T19:04:00Z">
          <w:r w:rsidDel="00E44816">
            <w:rPr>
              <w:rStyle w:val="Hyperlink"/>
            </w:rPr>
            <w:delText>https://yourvoice.brighton-hove.gov.uk/en-GB/projects/school-admission-arrangements-public-consultation/1</w:delText>
          </w:r>
        </w:del>
      </w:ins>
      <w:del w:id="712" w:author="Daniel Campbell-Meiklejohn" w:date="2026-08-28T20:04:00Z" w16du:dateUtc="2026-08-28T19:04:00Z">
        <w:r w:rsidDel="00E44816">
          <w:fldChar w:fldCharType="end"/>
        </w:r>
      </w:del>
      <w:ins w:id="713" w:author="Revision" w:date="2026-08-25T00:00:00Z">
        <w:del w:id="714" w:author="Daniel Campbell-Meiklejohn" w:date="2026-08-28T20:04:00Z" w16du:dateUtc="2026-08-28T19:04:00Z">
          <w:r w:rsidDel="00E44816">
            <w:delText>.</w:delText>
          </w:r>
        </w:del>
      </w:ins>
    </w:p>
  </w:footnote>
  <w:footnote w:id="29">
    <w:p w14:paraId="3441ABFA" w14:textId="77777777" w:rsidR="001A6FB3" w:rsidRDefault="00E61F0B">
      <w:pPr>
        <w:pStyle w:val="FootnoteText"/>
      </w:pPr>
      <w:r>
        <w:rPr>
          <w:rStyle w:val="FootnoteReference"/>
        </w:rPr>
        <w:footnoteRef/>
      </w:r>
      <w:r>
        <w:t xml:space="preserve"> </w:t>
      </w:r>
      <w:del w:id="726" w:author="Revision" w:date="2026-08-25T00:00:00Z">
        <w:r>
          <w:delText xml:space="preserve">School Attainment Policy Simulator: </w:delText>
        </w:r>
      </w:del>
      <w:r>
        <w:fldChar w:fldCharType="begin"/>
      </w:r>
      <w:r>
        <w:instrText>HYPERLINK "https://adam-dennett.shinyapps.io/School_Attainment_Policy_Simulator/" \h</w:instrText>
      </w:r>
      <w:r>
        <w:fldChar w:fldCharType="separate"/>
      </w:r>
      <w:del w:id="727" w:author="Revision" w:date="2026-08-25T00:00:00Z">
        <w:r>
          <w:rPr>
            <w:rStyle w:val="Hyperlink"/>
          </w:rPr>
          <w:delText>https://adam-dennett.shinyapps.io/School_Attainment_Policy_Simulator/</w:delText>
        </w:r>
      </w:del>
      <w:r>
        <w:fldChar w:fldCharType="end"/>
      </w:r>
      <w:r>
        <w:t xml:space="preserve"> </w:t>
      </w:r>
      <w:r>
        <w:fldChar w:fldCharType="begin"/>
      </w:r>
      <w:r>
        <w:instrText>HYPERLINK "https://educationequity.kit.com/" \h</w:instrText>
      </w:r>
      <w:r>
        <w:fldChar w:fldCharType="separate"/>
      </w:r>
      <w:ins w:id="728" w:author="Revision" w:date="2026-08-25T00:00:00Z">
        <w:r>
          <w:rPr>
            <w:rStyle w:val="Hyperlink"/>
          </w:rPr>
          <w:t>https://educationequity.kit.com/</w:t>
        </w:r>
      </w:ins>
      <w:r>
        <w:fldChar w:fldCharType="end"/>
      </w:r>
    </w:p>
  </w:footnote>
  <w:footnote w:id="30">
    <w:p w14:paraId="566F6551" w14:textId="77777777" w:rsidR="001A6FB3" w:rsidRDefault="00E61F0B">
      <w:pPr>
        <w:pStyle w:val="FootnoteText"/>
      </w:pPr>
      <w:r>
        <w:rPr>
          <w:rStyle w:val="FootnoteReference"/>
        </w:rPr>
        <w:footnoteRef/>
      </w:r>
      <w:del w:id="760" w:author="Unknown">
        <w:r>
          <w:delText xml:space="preserve"> </w:delText>
        </w:r>
      </w:del>
      <w:r>
        <w:fldChar w:fldCharType="begin"/>
      </w:r>
      <w:r>
        <w:instrText>HYPERLINK "https://reports.ofsted.gov.uk/provider/23/136164" \h</w:instrText>
      </w:r>
      <w:r>
        <w:fldChar w:fldCharType="separate"/>
      </w:r>
      <w:del w:id="761" w:author="Revision" w:date="2026-08-25T00:00:00Z">
        <w:r>
          <w:rPr>
            <w:rStyle w:val="Hyperlink"/>
          </w:rPr>
          <w:delText>https://reports.ofsted.gov.uk/provider/23/136164</w:delText>
        </w:r>
      </w:del>
      <w:r>
        <w:fldChar w:fldCharType="end"/>
      </w:r>
      <w:del w:id="762" w:author="Unknown">
        <w:r>
          <w:delText xml:space="preserve"> </w:delText>
        </w:r>
      </w:del>
      <w:ins w:id="763" w:author="Revision" w:date="2026-08-25T00:00:00Z">
        <w:del w:id="764" w:author="Unknown">
          <w:r>
            <w:delText xml:space="preserve">The comment was made in a blog post here: </w:delText>
          </w:r>
        </w:del>
      </w:ins>
      <w:r>
        <w:fldChar w:fldCharType="begin"/>
      </w:r>
      <w:r>
        <w:instrText>HYPERLINK "https://www.classdivide.co.uk/news/uk5uk5bxax0rvjz9q4tu4kgx2lbyhw" \h</w:instrText>
      </w:r>
      <w:r>
        <w:fldChar w:fldCharType="separate"/>
      </w:r>
      <w:ins w:id="765" w:author="Revision" w:date="2026-08-25T00:00:00Z">
        <w:del w:id="766" w:author="Unknown">
          <w:r>
            <w:rPr>
              <w:rStyle w:val="Hyperlink"/>
            </w:rPr>
            <w:delText>https://www.classdivide.co.uk/news/uk5uk5bxax0rvjz9q4tu4kgx2lbyhw</w:delText>
          </w:r>
        </w:del>
      </w:ins>
      <w:r>
        <w:fldChar w:fldCharType="end"/>
      </w:r>
    </w:p>
  </w:footnote>
  <w:footnote w:id="31">
    <w:p w14:paraId="0A8EC9EB" w14:textId="77777777" w:rsidR="001A6FB3" w:rsidRDefault="00E61F0B">
      <w:pPr>
        <w:pStyle w:val="FootnoteText"/>
      </w:pPr>
      <w:r>
        <w:rPr>
          <w:rStyle w:val="FootnoteReference"/>
        </w:rPr>
        <w:footnoteRef/>
      </w:r>
      <w:del w:id="769" w:author="Unknown">
        <w:r>
          <w:delText xml:space="preserve"> Brighton and Hove City Council (2024) *School Admission Arrangements </w:delText>
        </w:r>
      </w:del>
      <w:del w:id="770" w:author="Revision" w:date="2026-08-25T00:00:00Z">
        <w:r>
          <w:delText>2026/27*</w:delText>
        </w:r>
      </w:del>
      <w:del w:id="771" w:author="Unknown">
        <w:r>
          <w:delText xml:space="preserve"> </w:delText>
        </w:r>
      </w:del>
      <w:ins w:id="772" w:author="Revision" w:date="2026-08-25T00:00:00Z">
        <w:del w:id="773" w:author="Unknown">
          <w:r>
            <w:delText>2026/27</w:delText>
          </w:r>
        </w:del>
      </w:ins>
      <w:del w:id="774" w:author="Unknown">
        <w:r>
          <w:delText xml:space="preserve"> - </w:delText>
        </w:r>
      </w:del>
      <w:del w:id="775" w:author="Revision" w:date="2026-08-25T00:00:00Z">
        <w:r>
          <w:delText xml:space="preserve">Cabinet Report, 5 December 2024 (decision to consult): </w:delText>
        </w:r>
      </w:del>
      <w:r>
        <w:fldChar w:fldCharType="begin"/>
      </w:r>
      <w:r>
        <w:instrText>HYPERLINK "https://democracy.brighton-hove.gov.uk/documents/s204040/School%20Admission%20Arrangements%202026-27.pdf" \h</w:instrText>
      </w:r>
      <w:r>
        <w:fldChar w:fldCharType="separate"/>
      </w:r>
      <w:del w:id="776" w:author="Revision" w:date="2026-08-25T00:00:00Z">
        <w:r>
          <w:rPr>
            <w:rStyle w:val="Hyperlink"/>
          </w:rPr>
          <w:delText>https://democracy.brighton-hove.gov.uk/documents/s204040/School%20Admission%20Arrangements%202026-27.pdf</w:delText>
        </w:r>
      </w:del>
      <w:r>
        <w:fldChar w:fldCharType="end"/>
      </w:r>
      <w:del w:id="777" w:author="Revision" w:date="2026-08-25T00:00:00Z">
        <w:r>
          <w:delText>. Brighton</w:delText>
        </w:r>
      </w:del>
      <w:del w:id="778" w:author="Unknown">
        <w:r>
          <w:delText xml:space="preserve"> </w:delText>
        </w:r>
      </w:del>
      <w:ins w:id="779" w:author="Revision" w:date="2026-08-25T00:00:00Z">
        <w:del w:id="780" w:author="Unknown">
          <w:r>
            <w:delText>Appendix 9: Transport Implications</w:delText>
          </w:r>
        </w:del>
      </w:ins>
      <w:del w:id="781" w:author="Unknown">
        <w:r>
          <w:delText xml:space="preserve"> and </w:delText>
        </w:r>
      </w:del>
      <w:del w:id="782" w:author="Revision" w:date="2026-08-25T00:00:00Z">
        <w:r>
          <w:delText xml:space="preserve">Hove City Council (2025) </w:delText>
        </w:r>
        <w:r>
          <w:rPr>
            <w:i/>
            <w:iCs/>
          </w:rPr>
          <w:delText>School Admission Arrangements 2026/27</w:delText>
        </w:r>
        <w:r>
          <w:delText xml:space="preserve"> — Full Council Report, 27 February 2025 (determination): </w:delText>
        </w:r>
      </w:del>
      <w:r>
        <w:fldChar w:fldCharType="begin"/>
      </w:r>
      <w:r>
        <w:instrText>HYPERLINK "https://democracy.brighton-hove.gov.uk/documents/s205834/School%20Admission%20Arrangements%202026-27.pdf" \h</w:instrText>
      </w:r>
      <w:r>
        <w:fldChar w:fldCharType="separate"/>
      </w:r>
      <w:del w:id="783" w:author="Revision" w:date="2026-08-25T00:00:00Z">
        <w:r>
          <w:rPr>
            <w:rStyle w:val="Hyperlink"/>
          </w:rPr>
          <w:delText>https://democracy.brighton-hove.gov.uk/documents/s205834/School%20Admission%20Arrangements%202026-27.pdf</w:delText>
        </w:r>
      </w:del>
      <w:r>
        <w:fldChar w:fldCharType="end"/>
      </w:r>
      <w:del w:id="784" w:author="Revision" w:date="2026-08-25T00:00:00Z">
        <w:r>
          <w:delText>.</w:delText>
        </w:r>
      </w:del>
      <w:del w:id="785" w:author="Unknown">
        <w:r>
          <w:delText xml:space="preserve"> </w:delText>
        </w:r>
      </w:del>
      <w:ins w:id="786" w:author="Revision" w:date="2026-08-25T00:00:00Z">
        <w:del w:id="787" w:author="Unknown">
          <w:r>
            <w:delText xml:space="preserve">Considerations*. Cabinet papers accompanying the secondary school admissions consultation, available via the consultation portal: </w:delText>
          </w:r>
        </w:del>
      </w:ins>
      <w:r>
        <w:fldChar w:fldCharType="begin"/>
      </w:r>
      <w:r>
        <w:instrText>HYPERLINK "https://yourvoice.brighton-hove.gov.uk/en-GB/projects/school-admission-arrangements-public-consultation/1" \h</w:instrText>
      </w:r>
      <w:r>
        <w:fldChar w:fldCharType="separate"/>
      </w:r>
      <w:ins w:id="788" w:author="Revision" w:date="2026-08-25T00:00:00Z">
        <w:del w:id="789" w:author="Unknown">
          <w:r>
            <w:rPr>
              <w:rStyle w:val="Hyperlink"/>
            </w:rPr>
            <w:delText>https://yourvoice.brighton-hove.gov.uk/en-GB/projects/school-admission-arrangements-public-consultation/1</w:delText>
          </w:r>
        </w:del>
      </w:ins>
      <w:r>
        <w:fldChar w:fldCharType="end"/>
      </w:r>
      <w:ins w:id="790" w:author="Revision" w:date="2026-08-25T00:00:00Z">
        <w:del w:id="791" w:author="Unknown">
          <w:r>
            <w:delText>.</w:delText>
          </w:r>
        </w:del>
      </w:ins>
    </w:p>
  </w:footnote>
  <w:footnote w:id="32">
    <w:p w14:paraId="22E4E8A8" w14:textId="0096ACB4" w:rsidR="001A6FB3" w:rsidRDefault="00E61F0B">
      <w:pPr>
        <w:pStyle w:val="FootnoteText"/>
      </w:pPr>
      <w:r>
        <w:rPr>
          <w:rStyle w:val="FootnoteReference"/>
        </w:rPr>
        <w:footnoteRef/>
      </w:r>
      <w:del w:id="938" w:author="Unknown">
        <w:r>
          <w:delText xml:space="preserve"> </w:delText>
        </w:r>
      </w:del>
      <w:del w:id="939" w:author="Revision" w:date="2026-08-25T00:00:00Z">
        <w:r>
          <w:delText xml:space="preserve">School Attainment Policy Simulator: </w:delText>
        </w:r>
      </w:del>
      <w:hyperlink r:id="rId6"/>
      <w:del w:id="940" w:author="Unknown">
        <w:r>
          <w:delText xml:space="preserve"> </w:delText>
        </w:r>
      </w:del>
      <w:r>
        <w:fldChar w:fldCharType="begin"/>
      </w:r>
      <w:r>
        <w:instrText>HYPERLINK "https://educationequity.kit.com/" \h</w:instrText>
      </w:r>
      <w:r>
        <w:fldChar w:fldCharType="separate"/>
      </w:r>
      <w:ins w:id="941" w:author="Revision" w:date="2026-08-25T00:00:00Z">
        <w:del w:id="942" w:author="Unknown">
          <w:r>
            <w:rPr>
              <w:rStyle w:val="Hyperlink"/>
            </w:rPr>
            <w:delText>https://educationequity.kit.com/</w:delText>
          </w:r>
        </w:del>
      </w:ins>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9AC26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3349035">
    <w:abstractNumId w:val="11"/>
  </w:num>
  <w:num w:numId="2" w16cid:durableId="715008937">
    <w:abstractNumId w:val="16"/>
  </w:num>
  <w:num w:numId="3" w16cid:durableId="90863085">
    <w:abstractNumId w:val="20"/>
  </w:num>
  <w:num w:numId="4" w16cid:durableId="285892989">
    <w:abstractNumId w:val="1"/>
  </w:num>
  <w:num w:numId="5" w16cid:durableId="1889688008">
    <w:abstractNumId w:val="2"/>
  </w:num>
  <w:num w:numId="6" w16cid:durableId="1659188007">
    <w:abstractNumId w:val="3"/>
  </w:num>
  <w:num w:numId="7" w16cid:durableId="1748379258">
    <w:abstractNumId w:val="4"/>
  </w:num>
  <w:num w:numId="8" w16cid:durableId="1522279981">
    <w:abstractNumId w:val="9"/>
  </w:num>
  <w:num w:numId="9" w16cid:durableId="1846019313">
    <w:abstractNumId w:val="5"/>
  </w:num>
  <w:num w:numId="10" w16cid:durableId="1511069277">
    <w:abstractNumId w:val="7"/>
  </w:num>
  <w:num w:numId="11" w16cid:durableId="522597845">
    <w:abstractNumId w:val="6"/>
  </w:num>
  <w:num w:numId="12" w16cid:durableId="1183083884">
    <w:abstractNumId w:val="10"/>
  </w:num>
  <w:num w:numId="13" w16cid:durableId="1310789798">
    <w:abstractNumId w:val="8"/>
  </w:num>
  <w:num w:numId="14" w16cid:durableId="530187866">
    <w:abstractNumId w:val="18"/>
  </w:num>
  <w:num w:numId="15" w16cid:durableId="967275065">
    <w:abstractNumId w:val="21"/>
  </w:num>
  <w:num w:numId="16" w16cid:durableId="1562205318">
    <w:abstractNumId w:val="15"/>
  </w:num>
  <w:num w:numId="17" w16cid:durableId="18243480">
    <w:abstractNumId w:val="17"/>
  </w:num>
  <w:num w:numId="18" w16cid:durableId="148324002">
    <w:abstractNumId w:val="12"/>
  </w:num>
  <w:num w:numId="19" w16cid:durableId="1065106568">
    <w:abstractNumId w:val="0"/>
  </w:num>
  <w:num w:numId="20" w16cid:durableId="452943983">
    <w:abstractNumId w:val="13"/>
  </w:num>
  <w:num w:numId="21" w16cid:durableId="518197463">
    <w:abstractNumId w:val="19"/>
  </w:num>
  <w:num w:numId="22" w16cid:durableId="517695458">
    <w:abstractNumId w:val="22"/>
  </w:num>
  <w:num w:numId="23" w16cid:durableId="478576357">
    <w:abstractNumId w:val="23"/>
  </w:num>
  <w:num w:numId="24" w16cid:durableId="1353457913">
    <w:abstractNumId w:val="14"/>
  </w:num>
  <w:num w:numId="25" w16cid:durableId="1522280334">
    <w:abstractNumId w:val="24"/>
  </w:num>
  <w:num w:numId="26" w16cid:durableId="12451447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Campbell-Meiklejohn">
    <w15:presenceInfo w15:providerId="AD" w15:userId="S::dc307@sussex.ac.uk::1299b3ca-cecf-4f13-8bfb-4517949cce51"/>
  </w15:person>
  <w15:person w15:author="Beatrice Taylor">
    <w15:presenceInfo w15:providerId="AD" w15:userId="S::ucabbft@ucl.ac.uk::3b5725bc-fcc1-4fbf-b851-5ffd652de6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A6"/>
    <w:rsid w:val="00014B87"/>
    <w:rsid w:val="00037A70"/>
    <w:rsid w:val="00050316"/>
    <w:rsid w:val="00062B51"/>
    <w:rsid w:val="00064081"/>
    <w:rsid w:val="00065891"/>
    <w:rsid w:val="000873CF"/>
    <w:rsid w:val="000878F2"/>
    <w:rsid w:val="000942FB"/>
    <w:rsid w:val="00095310"/>
    <w:rsid w:val="00096605"/>
    <w:rsid w:val="000A25B7"/>
    <w:rsid w:val="000B06E7"/>
    <w:rsid w:val="000B42DF"/>
    <w:rsid w:val="000B56C4"/>
    <w:rsid w:val="000D7E2F"/>
    <w:rsid w:val="000F697D"/>
    <w:rsid w:val="000F7962"/>
    <w:rsid w:val="00112205"/>
    <w:rsid w:val="0012482F"/>
    <w:rsid w:val="0015193E"/>
    <w:rsid w:val="00162B3B"/>
    <w:rsid w:val="0016621B"/>
    <w:rsid w:val="001931CA"/>
    <w:rsid w:val="001969A8"/>
    <w:rsid w:val="001A6FB3"/>
    <w:rsid w:val="001A76D3"/>
    <w:rsid w:val="001B2453"/>
    <w:rsid w:val="001C20E3"/>
    <w:rsid w:val="001C43BD"/>
    <w:rsid w:val="001E539F"/>
    <w:rsid w:val="001F4246"/>
    <w:rsid w:val="00225ABD"/>
    <w:rsid w:val="00226590"/>
    <w:rsid w:val="00256DBF"/>
    <w:rsid w:val="002713D7"/>
    <w:rsid w:val="002A15CC"/>
    <w:rsid w:val="002E30D6"/>
    <w:rsid w:val="002F216F"/>
    <w:rsid w:val="002F49AC"/>
    <w:rsid w:val="00301AD6"/>
    <w:rsid w:val="00302154"/>
    <w:rsid w:val="00303AF6"/>
    <w:rsid w:val="00303E51"/>
    <w:rsid w:val="00320965"/>
    <w:rsid w:val="00326E0A"/>
    <w:rsid w:val="00345E03"/>
    <w:rsid w:val="003469B6"/>
    <w:rsid w:val="00390648"/>
    <w:rsid w:val="00390ECA"/>
    <w:rsid w:val="003A76BA"/>
    <w:rsid w:val="003C54E5"/>
    <w:rsid w:val="003E124A"/>
    <w:rsid w:val="00413CD7"/>
    <w:rsid w:val="00413EAF"/>
    <w:rsid w:val="00440721"/>
    <w:rsid w:val="00460465"/>
    <w:rsid w:val="00481D6E"/>
    <w:rsid w:val="00483B24"/>
    <w:rsid w:val="00491C3B"/>
    <w:rsid w:val="004B0FFB"/>
    <w:rsid w:val="004B1EB4"/>
    <w:rsid w:val="004F1B45"/>
    <w:rsid w:val="004F792B"/>
    <w:rsid w:val="00511F3E"/>
    <w:rsid w:val="0056334F"/>
    <w:rsid w:val="00565A4C"/>
    <w:rsid w:val="0057031C"/>
    <w:rsid w:val="00583F82"/>
    <w:rsid w:val="005A5232"/>
    <w:rsid w:val="005A7308"/>
    <w:rsid w:val="005B5D2D"/>
    <w:rsid w:val="005E30AF"/>
    <w:rsid w:val="00634487"/>
    <w:rsid w:val="006440C5"/>
    <w:rsid w:val="00650085"/>
    <w:rsid w:val="00660CA6"/>
    <w:rsid w:val="00662FA2"/>
    <w:rsid w:val="006868DA"/>
    <w:rsid w:val="00687529"/>
    <w:rsid w:val="006A03C2"/>
    <w:rsid w:val="006B1605"/>
    <w:rsid w:val="006B1EF0"/>
    <w:rsid w:val="006C2348"/>
    <w:rsid w:val="006C630A"/>
    <w:rsid w:val="006E261F"/>
    <w:rsid w:val="007306A1"/>
    <w:rsid w:val="00740203"/>
    <w:rsid w:val="00751895"/>
    <w:rsid w:val="0078047F"/>
    <w:rsid w:val="007C1E32"/>
    <w:rsid w:val="007C4687"/>
    <w:rsid w:val="007E3403"/>
    <w:rsid w:val="007F7C35"/>
    <w:rsid w:val="0080164B"/>
    <w:rsid w:val="00802DBC"/>
    <w:rsid w:val="00855944"/>
    <w:rsid w:val="00856D00"/>
    <w:rsid w:val="00861632"/>
    <w:rsid w:val="00881E0B"/>
    <w:rsid w:val="008C2A60"/>
    <w:rsid w:val="008D24BF"/>
    <w:rsid w:val="008D5671"/>
    <w:rsid w:val="008E1847"/>
    <w:rsid w:val="008E45F7"/>
    <w:rsid w:val="0091141D"/>
    <w:rsid w:val="0092041B"/>
    <w:rsid w:val="00970196"/>
    <w:rsid w:val="0099392F"/>
    <w:rsid w:val="009B6282"/>
    <w:rsid w:val="009C6108"/>
    <w:rsid w:val="009E3CF0"/>
    <w:rsid w:val="009F1EDA"/>
    <w:rsid w:val="009F3CD4"/>
    <w:rsid w:val="00A02952"/>
    <w:rsid w:val="00A273A1"/>
    <w:rsid w:val="00A27A58"/>
    <w:rsid w:val="00A42A34"/>
    <w:rsid w:val="00A44957"/>
    <w:rsid w:val="00A50E66"/>
    <w:rsid w:val="00A56F25"/>
    <w:rsid w:val="00A61955"/>
    <w:rsid w:val="00A753C0"/>
    <w:rsid w:val="00A87E29"/>
    <w:rsid w:val="00A9317D"/>
    <w:rsid w:val="00A96273"/>
    <w:rsid w:val="00AA0D06"/>
    <w:rsid w:val="00AA6CF9"/>
    <w:rsid w:val="00AC3C09"/>
    <w:rsid w:val="00AC4B38"/>
    <w:rsid w:val="00AD4ECF"/>
    <w:rsid w:val="00AD7847"/>
    <w:rsid w:val="00AF2948"/>
    <w:rsid w:val="00B25936"/>
    <w:rsid w:val="00B30C49"/>
    <w:rsid w:val="00B53031"/>
    <w:rsid w:val="00B60CD2"/>
    <w:rsid w:val="00B6371F"/>
    <w:rsid w:val="00B8250B"/>
    <w:rsid w:val="00B9627B"/>
    <w:rsid w:val="00BA077A"/>
    <w:rsid w:val="00BA0B31"/>
    <w:rsid w:val="00BA1790"/>
    <w:rsid w:val="00BE31E9"/>
    <w:rsid w:val="00BE60F2"/>
    <w:rsid w:val="00C111C7"/>
    <w:rsid w:val="00C121A7"/>
    <w:rsid w:val="00C14C19"/>
    <w:rsid w:val="00C20DBD"/>
    <w:rsid w:val="00C27F25"/>
    <w:rsid w:val="00C37C79"/>
    <w:rsid w:val="00C53133"/>
    <w:rsid w:val="00C545A6"/>
    <w:rsid w:val="00C71E44"/>
    <w:rsid w:val="00C73031"/>
    <w:rsid w:val="00C92C7A"/>
    <w:rsid w:val="00C9493E"/>
    <w:rsid w:val="00D05A8B"/>
    <w:rsid w:val="00D26935"/>
    <w:rsid w:val="00D5127C"/>
    <w:rsid w:val="00D51AB6"/>
    <w:rsid w:val="00D62C5E"/>
    <w:rsid w:val="00D67883"/>
    <w:rsid w:val="00D75BEF"/>
    <w:rsid w:val="00D7771A"/>
    <w:rsid w:val="00D90CB0"/>
    <w:rsid w:val="00D92006"/>
    <w:rsid w:val="00DD4C87"/>
    <w:rsid w:val="00DE1CB5"/>
    <w:rsid w:val="00DE1F96"/>
    <w:rsid w:val="00DF1702"/>
    <w:rsid w:val="00DF38CA"/>
    <w:rsid w:val="00E02C4F"/>
    <w:rsid w:val="00E13CC7"/>
    <w:rsid w:val="00E44816"/>
    <w:rsid w:val="00E57587"/>
    <w:rsid w:val="00E61F0B"/>
    <w:rsid w:val="00EA4978"/>
    <w:rsid w:val="00EB12EA"/>
    <w:rsid w:val="00EB2F3C"/>
    <w:rsid w:val="00EB3E01"/>
    <w:rsid w:val="00EC7E12"/>
    <w:rsid w:val="00ED7183"/>
    <w:rsid w:val="00EE005F"/>
    <w:rsid w:val="00EE05BC"/>
    <w:rsid w:val="00EE4D54"/>
    <w:rsid w:val="00F36853"/>
    <w:rsid w:val="00F50D51"/>
    <w:rsid w:val="00F752F4"/>
    <w:rsid w:val="00F919AB"/>
    <w:rsid w:val="00FD20CC"/>
    <w:rsid w:val="00FF31AA"/>
    <w:rsid w:val="00FF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AA6E"/>
  <w15:docId w15:val="{7A0A3CF5-CEB6-4EBD-9694-170A7D2F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06A1"/>
    <w:pPr>
      <w:spacing w:after="0" w:line="480" w:lineRule="auto"/>
    </w:pPr>
    <w:rPr>
      <w:rFonts w:ascii="Times New Roman" w:eastAsia="Times New Roman" w:hAnsi="Times New Roman" w:cs="Times New Roman"/>
      <w:lang w:val="en-GB" w:eastAsia="en-GB"/>
    </w:rPr>
  </w:style>
  <w:style w:type="paragraph" w:styleId="Heading1">
    <w:name w:val="heading 1"/>
    <w:basedOn w:val="Normal"/>
    <w:next w:val="Paragraph"/>
    <w:link w:val="Heading1Char"/>
    <w:qFormat/>
    <w:rsid w:val="007306A1"/>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7306A1"/>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7306A1"/>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7306A1"/>
    <w:pPr>
      <w:spacing w:before="360"/>
      <w:outlineLvl w:val="3"/>
    </w:pPr>
    <w:rPr>
      <w:bCs/>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06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6A1"/>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pPr>
    <w:rPr>
      <w:sz w:val="16"/>
      <w:szCs w:val="16"/>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Keywords"/>
    <w:qFormat/>
    <w:rsid w:val="007306A1"/>
    <w:pPr>
      <w:spacing w:before="360" w:after="300" w:line="360" w:lineRule="auto"/>
      <w:ind w:left="720" w:right="567"/>
    </w:pPr>
    <w:rPr>
      <w:sz w:val="22"/>
    </w:rPr>
  </w:style>
  <w:style w:type="paragraph" w:styleId="Bibliography">
    <w:name w:val="Bibliography"/>
    <w:basedOn w:val="Normal"/>
    <w:qFormat/>
    <w:pPr>
      <w:ind w:left="720" w:hanging="720"/>
    </w:pPr>
  </w:style>
  <w:style w:type="character" w:customStyle="1" w:styleId="Heading1Char">
    <w:name w:val="Heading 1 Char"/>
    <w:basedOn w:val="DefaultParagraphFont"/>
    <w:link w:val="Heading1"/>
    <w:rsid w:val="007306A1"/>
    <w:rPr>
      <w:rFonts w:ascii="Times New Roman" w:eastAsia="Times New Roman" w:hAnsi="Times New Roman" w:cs="Arial"/>
      <w:b/>
      <w:bCs/>
      <w:kern w:val="32"/>
      <w:szCs w:val="32"/>
      <w:lang w:val="en-GB" w:eastAsia="en-GB"/>
    </w:rPr>
  </w:style>
  <w:style w:type="character" w:customStyle="1" w:styleId="Heading2Char">
    <w:name w:val="Heading 2 Char"/>
    <w:basedOn w:val="DefaultParagraphFont"/>
    <w:link w:val="Heading2"/>
    <w:rsid w:val="007306A1"/>
    <w:rPr>
      <w:rFonts w:ascii="Times New Roman" w:eastAsia="Times New Roman" w:hAnsi="Times New Roman" w:cs="Arial"/>
      <w:b/>
      <w:bCs/>
      <w:i/>
      <w:iCs/>
      <w:szCs w:val="28"/>
      <w:lang w:val="en-GB" w:eastAsia="en-GB"/>
    </w:rPr>
  </w:style>
  <w:style w:type="character" w:customStyle="1" w:styleId="Heading3Char">
    <w:name w:val="Heading 3 Char"/>
    <w:basedOn w:val="DefaultParagraphFont"/>
    <w:link w:val="Heading3"/>
    <w:rsid w:val="007306A1"/>
    <w:rPr>
      <w:rFonts w:ascii="Times New Roman" w:eastAsia="Times New Roman" w:hAnsi="Times New Roman" w:cs="Arial"/>
      <w:bCs/>
      <w:i/>
      <w:szCs w:val="26"/>
      <w:lang w:val="en-GB" w:eastAsia="en-GB"/>
    </w:rPr>
  </w:style>
  <w:style w:type="character" w:customStyle="1" w:styleId="Heading4Char">
    <w:name w:val="Heading 4 Char"/>
    <w:basedOn w:val="DefaultParagraphFont"/>
    <w:link w:val="Heading4"/>
    <w:rsid w:val="007306A1"/>
    <w:rPr>
      <w:rFonts w:ascii="Times New Roman" w:eastAsia="Times New Roman" w:hAnsi="Times New Roman" w:cs="Times New Roman"/>
      <w:bCs/>
      <w:szCs w:val="28"/>
      <w:lang w:val="en-GB" w:eastAsia="en-GB"/>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autoRedefine/>
    <w:rsid w:val="007306A1"/>
    <w:pPr>
      <w:ind w:left="284" w:hanging="284"/>
    </w:pPr>
    <w:rPr>
      <w:sz w:val="22"/>
      <w:szCs w:val="20"/>
    </w:rPr>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43" w:type="dxa"/>
        <w:bottom w:w="0" w:type="dxa"/>
        <w:right w:w="43"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DefaultParagraphFont"/>
    <w:rsid w:val="007306A1"/>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rticletitle">
    <w:name w:val="Article title"/>
    <w:basedOn w:val="Normal"/>
    <w:next w:val="Normal"/>
    <w:qFormat/>
    <w:rsid w:val="007306A1"/>
    <w:pPr>
      <w:spacing w:after="120" w:line="360" w:lineRule="auto"/>
    </w:pPr>
    <w:rPr>
      <w:b/>
      <w:sz w:val="28"/>
    </w:rPr>
  </w:style>
  <w:style w:type="paragraph" w:customStyle="1" w:styleId="Authornames">
    <w:name w:val="Author names"/>
    <w:basedOn w:val="Normal"/>
    <w:next w:val="Normal"/>
    <w:qFormat/>
    <w:rsid w:val="007306A1"/>
    <w:pPr>
      <w:spacing w:before="240" w:line="360" w:lineRule="auto"/>
    </w:pPr>
    <w:rPr>
      <w:sz w:val="28"/>
    </w:rPr>
  </w:style>
  <w:style w:type="paragraph" w:customStyle="1" w:styleId="Affiliation">
    <w:name w:val="Affiliation"/>
    <w:basedOn w:val="Normal"/>
    <w:qFormat/>
    <w:rsid w:val="007306A1"/>
    <w:pPr>
      <w:spacing w:before="240" w:line="360" w:lineRule="auto"/>
    </w:pPr>
    <w:rPr>
      <w:i/>
    </w:rPr>
  </w:style>
  <w:style w:type="paragraph" w:customStyle="1" w:styleId="Receiveddates">
    <w:name w:val="Received dates"/>
    <w:basedOn w:val="Affiliation"/>
    <w:next w:val="Normal"/>
    <w:qFormat/>
    <w:rsid w:val="007306A1"/>
  </w:style>
  <w:style w:type="paragraph" w:customStyle="1" w:styleId="Keywords">
    <w:name w:val="Keywords"/>
    <w:basedOn w:val="Normal"/>
    <w:next w:val="Paragraph"/>
    <w:qFormat/>
    <w:rsid w:val="007306A1"/>
    <w:pPr>
      <w:spacing w:before="240" w:after="240" w:line="360" w:lineRule="auto"/>
      <w:ind w:left="720" w:right="567"/>
    </w:pPr>
    <w:rPr>
      <w:sz w:val="22"/>
    </w:rPr>
  </w:style>
  <w:style w:type="paragraph" w:customStyle="1" w:styleId="Correspondencedetails">
    <w:name w:val="Correspondence details"/>
    <w:basedOn w:val="Normal"/>
    <w:qFormat/>
    <w:rsid w:val="007306A1"/>
    <w:pPr>
      <w:spacing w:before="240" w:line="360" w:lineRule="auto"/>
    </w:pPr>
  </w:style>
  <w:style w:type="paragraph" w:customStyle="1" w:styleId="Displayedquotation">
    <w:name w:val="Displayed quotation"/>
    <w:basedOn w:val="Normal"/>
    <w:qFormat/>
    <w:rsid w:val="007306A1"/>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7306A1"/>
    <w:pPr>
      <w:widowControl/>
      <w:numPr>
        <w:numId w:val="14"/>
      </w:numPr>
      <w:spacing w:after="240"/>
      <w:contextualSpacing/>
    </w:pPr>
  </w:style>
  <w:style w:type="paragraph" w:customStyle="1" w:styleId="Displayedequation">
    <w:name w:val="Displayed equation"/>
    <w:basedOn w:val="Normal"/>
    <w:next w:val="Paragraph"/>
    <w:qFormat/>
    <w:rsid w:val="007306A1"/>
    <w:pPr>
      <w:tabs>
        <w:tab w:val="center" w:pos="4253"/>
        <w:tab w:val="right" w:pos="8222"/>
      </w:tabs>
      <w:spacing w:before="240" w:after="240"/>
      <w:jc w:val="center"/>
    </w:pPr>
  </w:style>
  <w:style w:type="paragraph" w:customStyle="1" w:styleId="Acknowledgements">
    <w:name w:val="Acknowledgements"/>
    <w:basedOn w:val="Normal"/>
    <w:next w:val="Normal"/>
    <w:qFormat/>
    <w:rsid w:val="007306A1"/>
    <w:pPr>
      <w:spacing w:before="120" w:line="360" w:lineRule="auto"/>
    </w:pPr>
    <w:rPr>
      <w:sz w:val="22"/>
    </w:rPr>
  </w:style>
  <w:style w:type="paragraph" w:customStyle="1" w:styleId="Tabletitle">
    <w:name w:val="Table title"/>
    <w:basedOn w:val="Normal"/>
    <w:next w:val="Normal"/>
    <w:qFormat/>
    <w:rsid w:val="007306A1"/>
    <w:pPr>
      <w:spacing w:before="240" w:line="360" w:lineRule="auto"/>
    </w:pPr>
  </w:style>
  <w:style w:type="paragraph" w:customStyle="1" w:styleId="Figurecaption">
    <w:name w:val="Figure caption"/>
    <w:basedOn w:val="Normal"/>
    <w:next w:val="Normal"/>
    <w:qFormat/>
    <w:rsid w:val="007306A1"/>
    <w:pPr>
      <w:spacing w:before="240" w:line="360" w:lineRule="auto"/>
    </w:pPr>
  </w:style>
  <w:style w:type="paragraph" w:customStyle="1" w:styleId="Footnotes">
    <w:name w:val="Footnotes"/>
    <w:basedOn w:val="Normal"/>
    <w:qFormat/>
    <w:rsid w:val="007306A1"/>
    <w:pPr>
      <w:spacing w:before="120" w:line="360" w:lineRule="auto"/>
      <w:ind w:left="482" w:hanging="482"/>
      <w:contextualSpacing/>
    </w:pPr>
    <w:rPr>
      <w:sz w:val="22"/>
    </w:rPr>
  </w:style>
  <w:style w:type="paragraph" w:customStyle="1" w:styleId="Notesoncontributors">
    <w:name w:val="Notes on contributors"/>
    <w:basedOn w:val="Normal"/>
    <w:qFormat/>
    <w:rsid w:val="007306A1"/>
    <w:pPr>
      <w:spacing w:before="240" w:line="360" w:lineRule="auto"/>
    </w:pPr>
    <w:rPr>
      <w:sz w:val="22"/>
    </w:rPr>
  </w:style>
  <w:style w:type="paragraph" w:customStyle="1" w:styleId="Normalparagraphstyle">
    <w:name w:val="Normal paragraph style"/>
    <w:basedOn w:val="Normal"/>
    <w:next w:val="Normal"/>
    <w:rsid w:val="007306A1"/>
  </w:style>
  <w:style w:type="paragraph" w:customStyle="1" w:styleId="Paragraph">
    <w:name w:val="Paragraph"/>
    <w:basedOn w:val="Normal"/>
    <w:next w:val="Newparagraph"/>
    <w:qFormat/>
    <w:rsid w:val="007306A1"/>
    <w:pPr>
      <w:widowControl w:val="0"/>
      <w:spacing w:before="240"/>
    </w:pPr>
  </w:style>
  <w:style w:type="paragraph" w:customStyle="1" w:styleId="Newparagraph">
    <w:name w:val="New paragraph"/>
    <w:basedOn w:val="Normal"/>
    <w:qFormat/>
    <w:rsid w:val="007306A1"/>
    <w:pPr>
      <w:ind w:firstLine="720"/>
    </w:pPr>
  </w:style>
  <w:style w:type="paragraph" w:styleId="NormalIndent">
    <w:name w:val="Normal Indent"/>
    <w:basedOn w:val="Normal"/>
    <w:rsid w:val="007306A1"/>
    <w:pPr>
      <w:ind w:left="720"/>
    </w:pPr>
  </w:style>
  <w:style w:type="paragraph" w:customStyle="1" w:styleId="References">
    <w:name w:val="References"/>
    <w:basedOn w:val="Normal"/>
    <w:qFormat/>
    <w:rsid w:val="007306A1"/>
    <w:pPr>
      <w:spacing w:before="120" w:line="360" w:lineRule="auto"/>
      <w:ind w:left="720" w:hanging="720"/>
      <w:contextualSpacing/>
    </w:pPr>
  </w:style>
  <w:style w:type="paragraph" w:customStyle="1" w:styleId="Subjectcodes">
    <w:name w:val="Subject codes"/>
    <w:basedOn w:val="Keywords"/>
    <w:next w:val="Paragraph"/>
    <w:qFormat/>
    <w:rsid w:val="007306A1"/>
  </w:style>
  <w:style w:type="paragraph" w:customStyle="1" w:styleId="Bulletedlist">
    <w:name w:val="Bulleted list"/>
    <w:basedOn w:val="Paragraph"/>
    <w:next w:val="Paragraph"/>
    <w:qFormat/>
    <w:rsid w:val="007306A1"/>
    <w:pPr>
      <w:widowControl/>
      <w:numPr>
        <w:numId w:val="15"/>
      </w:numPr>
      <w:spacing w:after="240"/>
      <w:contextualSpacing/>
    </w:pPr>
  </w:style>
  <w:style w:type="character" w:customStyle="1" w:styleId="FootnoteTextChar">
    <w:name w:val="Footnote Text Char"/>
    <w:basedOn w:val="DefaultParagraphFont"/>
    <w:link w:val="FootnoteText"/>
    <w:rsid w:val="007306A1"/>
    <w:rPr>
      <w:rFonts w:ascii="Times New Roman" w:eastAsia="Times New Roman" w:hAnsi="Times New Roman" w:cs="Times New Roman"/>
      <w:sz w:val="22"/>
      <w:szCs w:val="20"/>
      <w:lang w:val="en-GB" w:eastAsia="en-GB"/>
    </w:rPr>
  </w:style>
  <w:style w:type="paragraph" w:styleId="EndnoteText">
    <w:name w:val="endnote text"/>
    <w:basedOn w:val="Normal"/>
    <w:link w:val="EndnoteTextChar"/>
    <w:autoRedefine/>
    <w:rsid w:val="007306A1"/>
    <w:pPr>
      <w:ind w:left="284" w:hanging="284"/>
    </w:pPr>
    <w:rPr>
      <w:sz w:val="22"/>
      <w:szCs w:val="20"/>
    </w:rPr>
  </w:style>
  <w:style w:type="character" w:customStyle="1" w:styleId="EndnoteTextChar">
    <w:name w:val="Endnote Text Char"/>
    <w:basedOn w:val="DefaultParagraphFont"/>
    <w:link w:val="EndnoteText"/>
    <w:rsid w:val="007306A1"/>
    <w:rPr>
      <w:rFonts w:ascii="Times New Roman" w:eastAsia="Times New Roman" w:hAnsi="Times New Roman" w:cs="Times New Roman"/>
      <w:sz w:val="22"/>
      <w:szCs w:val="20"/>
      <w:lang w:val="en-GB" w:eastAsia="en-GB"/>
    </w:rPr>
  </w:style>
  <w:style w:type="character" w:styleId="EndnoteReference">
    <w:name w:val="endnote reference"/>
    <w:basedOn w:val="DefaultParagraphFont"/>
    <w:rsid w:val="007306A1"/>
    <w:rPr>
      <w:vertAlign w:val="superscript"/>
    </w:rPr>
  </w:style>
  <w:style w:type="paragraph" w:styleId="Header">
    <w:name w:val="header"/>
    <w:basedOn w:val="Normal"/>
    <w:link w:val="HeaderChar"/>
    <w:rsid w:val="007306A1"/>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7306A1"/>
    <w:rPr>
      <w:rFonts w:ascii="Times New Roman" w:eastAsia="Times New Roman" w:hAnsi="Times New Roman" w:cs="Times New Roman"/>
      <w:lang w:val="en-GB" w:eastAsia="en-GB"/>
    </w:rPr>
  </w:style>
  <w:style w:type="paragraph" w:styleId="Footer">
    <w:name w:val="footer"/>
    <w:basedOn w:val="Normal"/>
    <w:link w:val="FooterChar"/>
    <w:rsid w:val="007306A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7306A1"/>
    <w:rPr>
      <w:rFonts w:ascii="Times New Roman" w:eastAsia="Times New Roman" w:hAnsi="Times New Roman" w:cs="Times New Roman"/>
      <w:lang w:val="en-GB" w:eastAsia="en-GB"/>
    </w:rPr>
  </w:style>
  <w:style w:type="paragraph" w:customStyle="1" w:styleId="Heading4Paragraph">
    <w:name w:val="Heading 4 + Paragraph"/>
    <w:basedOn w:val="Paragraph"/>
    <w:next w:val="Newparagraph"/>
    <w:qFormat/>
    <w:rsid w:val="007306A1"/>
    <w:pPr>
      <w:widowControl/>
      <w:spacing w:before="360"/>
    </w:pPr>
  </w:style>
  <w:style w:type="table" w:styleId="TableGridLight">
    <w:name w:val="Grid Table Light"/>
    <w:basedOn w:val="TableNormal"/>
    <w:rsid w:val="003E12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rsid w:val="00F919AB"/>
    <w:pPr>
      <w:spacing w:after="0"/>
    </w:pPr>
    <w:rPr>
      <w:rFonts w:ascii="Times New Roman" w:eastAsia="Times New Roman" w:hAnsi="Times New Roman" w:cs="Times New Roman"/>
      <w:lang w:val="en-GB" w:eastAsia="en-GB"/>
    </w:rPr>
  </w:style>
  <w:style w:type="character" w:styleId="CommentReference">
    <w:name w:val="annotation reference"/>
    <w:basedOn w:val="DefaultParagraphFont"/>
    <w:rsid w:val="00F919AB"/>
    <w:rPr>
      <w:sz w:val="16"/>
      <w:szCs w:val="16"/>
    </w:rPr>
  </w:style>
  <w:style w:type="paragraph" w:styleId="CommentText">
    <w:name w:val="annotation text"/>
    <w:basedOn w:val="Normal"/>
    <w:link w:val="CommentTextChar"/>
    <w:rsid w:val="00F919AB"/>
    <w:pPr>
      <w:spacing w:line="240" w:lineRule="auto"/>
    </w:pPr>
    <w:rPr>
      <w:sz w:val="20"/>
      <w:szCs w:val="20"/>
    </w:rPr>
  </w:style>
  <w:style w:type="character" w:customStyle="1" w:styleId="CommentTextChar">
    <w:name w:val="Comment Text Char"/>
    <w:basedOn w:val="DefaultParagraphFont"/>
    <w:link w:val="CommentText"/>
    <w:rsid w:val="00F919AB"/>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rsid w:val="00F919AB"/>
    <w:rPr>
      <w:b/>
      <w:bCs/>
    </w:rPr>
  </w:style>
  <w:style w:type="character" w:customStyle="1" w:styleId="CommentSubjectChar">
    <w:name w:val="Comment Subject Char"/>
    <w:basedOn w:val="CommentTextChar"/>
    <w:link w:val="CommentSubject"/>
    <w:rsid w:val="00F919AB"/>
    <w:rPr>
      <w:rFonts w:ascii="Times New Roman" w:eastAsia="Times New Roman" w:hAnsi="Times New Roman" w:cs="Times New Roman"/>
      <w:b/>
      <w:bCs/>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ooec/odad029" TargetMode="External"/><Relationship Id="rId21" Type="http://schemas.openxmlformats.org/officeDocument/2006/relationships/hyperlink" Target="https://www.gov.uk/government/publications/link-between-attendance-and-attainment" TargetMode="External"/><Relationship Id="rId34" Type="http://schemas.openxmlformats.org/officeDocument/2006/relationships/hyperlink" Target="https://doi.org/10.1186/s12889-025-22861-7" TargetMode="External"/><Relationship Id="rId42" Type="http://schemas.openxmlformats.org/officeDocument/2006/relationships/hyperlink" Target="https://doi.org/10.1111/pcn.13714" TargetMode="External"/><Relationship Id="rId47" Type="http://schemas.openxmlformats.org/officeDocument/2006/relationships/hyperlink" Target="https://www.gov.uk/government/publications/against-the-odds" TargetMode="External"/><Relationship Id="rId50" Type="http://schemas.openxmlformats.org/officeDocument/2006/relationships/hyperlink" Target="https://doi.org/10.3102/0013189X20949504" TargetMode="External"/><Relationship Id="rId55" Type="http://schemas.openxmlformats.org/officeDocument/2006/relationships/hyperlink" Target="https://epi.org.uk/annual-report-2023/" TargetMode="External"/><Relationship Id="rId63" Type="http://schemas.openxmlformats.org/officeDocument/2006/relationships/image" Target="media/image4.png"/><Relationship Id="rId68"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16/j.econedurev.2023.102405" TargetMode="External"/><Relationship Id="rId29" Type="http://schemas.openxmlformats.org/officeDocument/2006/relationships/hyperlink" Target="https://cep.lse.ac.uk/_new/publications/abstract.asp?index=5752" TargetMode="External"/><Relationship Id="rId11" Type="http://schemas.openxmlformats.org/officeDocument/2006/relationships/hyperlink" Target="https://doi.org/10.1080/09645292.2017.1366425" TargetMode="External"/><Relationship Id="rId24" Type="http://schemas.openxmlformats.org/officeDocument/2006/relationships/hyperlink" Target="https://doi.org/10.1016/j.jth.2023.101605" TargetMode="External"/><Relationship Id="rId32" Type="http://schemas.openxmlformats.org/officeDocument/2006/relationships/hyperlink" Target="https://doi.org/10.3390/educsci15010006" TargetMode="External"/><Relationship Id="rId37" Type="http://schemas.openxmlformats.org/officeDocument/2006/relationships/hyperlink" Target="https://www.nfer.ac.uk/publications/supporting-the-attainment-of-disadvantaged-pupils-articulating-success-and-good-practice/" TargetMode="External"/><Relationship Id="rId40" Type="http://schemas.openxmlformats.org/officeDocument/2006/relationships/hyperlink" Target="https://doi.org/10.1098/rsif.2017.0213" TargetMode="External"/><Relationship Id="rId45" Type="http://schemas.openxmlformats.org/officeDocument/2006/relationships/hyperlink" Target="https://doi.org/10.1007/s41105-017-0091-0" TargetMode="External"/><Relationship Id="rId53" Type="http://schemas.openxmlformats.org/officeDocument/2006/relationships/hyperlink" Target="https://doi.org/10.1007/978-3-031-98300-9_17" TargetMode="External"/><Relationship Id="rId58" Type="http://schemas.openxmlformats.org/officeDocument/2006/relationships/hyperlink" Target="https://doi.org/10.1016/j.sleep.2018.10.041"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png"/><Relationship Id="rId19" Type="http://schemas.openxmlformats.org/officeDocument/2006/relationships/hyperlink" Target="https://doi.org/10.3102/01623737221092450" TargetMode="External"/><Relationship Id="rId14" Type="http://schemas.openxmlformats.org/officeDocument/2006/relationships/hyperlink" Target="https://www.urban.org/sites/default/files/publication/99027/time_to_school_and_student_outcomes_in_dc_1.pdf" TargetMode="External"/><Relationship Id="rId22" Type="http://schemas.openxmlformats.org/officeDocument/2006/relationships/hyperlink" Target="https://explore-education-statistics.service.gov.uk/find-statistics/pupil-absence-in-schools-in-england/2024-25-autumn-and-spring-term" TargetMode="External"/><Relationship Id="rId27" Type="http://schemas.openxmlformats.org/officeDocument/2006/relationships/hyperlink" Target="https://doi.org/10.1186/1471-2458-13-1166" TargetMode="External"/><Relationship Id="rId30" Type="http://schemas.openxmlformats.org/officeDocument/2006/relationships/hyperlink" Target="https://doi.org/10.1002/berj.3297" TargetMode="External"/><Relationship Id="rId35" Type="http://schemas.openxmlformats.org/officeDocument/2006/relationships/hyperlink" Target="https://doi.org/10.1371/journal.pmed.1003031" TargetMode="External"/><Relationship Id="rId43" Type="http://schemas.openxmlformats.org/officeDocument/2006/relationships/hyperlink" Target="https://doi.org/10.1265/ehpm.25-00290" TargetMode="External"/><Relationship Id="rId48" Type="http://schemas.openxmlformats.org/officeDocument/2006/relationships/hyperlink" Target="https://www.gov.uk/government/publications/examining-the-london-advantage-in-attainment-evidence-from-lsype" TargetMode="External"/><Relationship Id="rId56" Type="http://schemas.openxmlformats.org/officeDocument/2006/relationships/hyperlink" Target="https://doi.org/10.1177/0739456X17725148" TargetMode="External"/><Relationship Id="rId64" Type="http://schemas.openxmlformats.org/officeDocument/2006/relationships/image" Target="media/image5.png"/><Relationship Id="rId8" Type="http://schemas.microsoft.com/office/2011/relationships/commentsExtended" Target="commentsExtended.xml"/><Relationship Id="rId51" Type="http://schemas.openxmlformats.org/officeDocument/2006/relationships/hyperlink" Target="https://doi.org/10.1080/01425692.2025.2474040" TargetMode="External"/><Relationship Id="rId3" Type="http://schemas.openxmlformats.org/officeDocument/2006/relationships/settings" Target="settings.xml"/><Relationship Id="rId12" Type="http://schemas.openxmlformats.org/officeDocument/2006/relationships/hyperlink" Target="https://doi.org/10.1111/j.1475-5661.2012.00511.x" TargetMode="External"/><Relationship Id="rId17" Type="http://schemas.openxmlformats.org/officeDocument/2006/relationships/hyperlink" Target="https://doi.org/10.1371/journal.pone.0314687" TargetMode="External"/><Relationship Id="rId25" Type="http://schemas.openxmlformats.org/officeDocument/2006/relationships/hyperlink" Target="https://doi.org/10.1002/berj.3992" TargetMode="External"/><Relationship Id="rId33" Type="http://schemas.openxmlformats.org/officeDocument/2006/relationships/hyperlink" Target="https://opendocs.ids.ac.uk/articles/report/The_Contribution_of_Education_to_Economic_Growth/26453986/1" TargetMode="External"/><Relationship Id="rId38" Type="http://schemas.openxmlformats.org/officeDocument/2006/relationships/hyperlink" Target="https://doi.org/10.14324/LRE.21.1.20" TargetMode="External"/><Relationship Id="rId46" Type="http://schemas.openxmlformats.org/officeDocument/2006/relationships/hyperlink" Target="https://doi.org/10.1111/jcpp.14082" TargetMode="External"/><Relationship Id="rId59" Type="http://schemas.openxmlformats.org/officeDocument/2006/relationships/hyperlink" Target="https://epi.org.uk/publications-and-research/the-influence-of-headteachers-on-their-schools/" TargetMode="External"/><Relationship Id="rId67" Type="http://schemas.microsoft.com/office/2011/relationships/people" Target="people.xml"/><Relationship Id="rId20" Type="http://schemas.openxmlformats.org/officeDocument/2006/relationships/hyperlink" Target="https://explore-education-statistics.service.gov.uk/find-statistics/the-link-between-absence-and-attainment-at-ks2-and-ks4/2018-19" TargetMode="External"/><Relationship Id="rId41" Type="http://schemas.openxmlformats.org/officeDocument/2006/relationships/hyperlink" Target="https://doi.org/10.1111/j.2041-210x.2012.00261.x" TargetMode="External"/><Relationship Id="rId54" Type="http://schemas.openxmlformats.org/officeDocument/2006/relationships/hyperlink" Target="https://ffteducationdatalab.org.uk/2023/11/are-pupils-who-live-further-away-from-their-school-absent-more-often/" TargetMode="External"/><Relationship Id="rId62"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77/0308518X18787820" TargetMode="External"/><Relationship Id="rId23" Type="http://schemas.openxmlformats.org/officeDocument/2006/relationships/hyperlink" Target="https://www.gov.uk/government/publications/every-child-achieving-and-thriving/every-child-achieving-and-thriving-html-version" TargetMode="External"/><Relationship Id="rId28" Type="http://schemas.openxmlformats.org/officeDocument/2006/relationships/hyperlink" Target="https://doi.org/10.1111/j.1467-8624.2004.00655.x" TargetMode="External"/><Relationship Id="rId36" Type="http://schemas.openxmlformats.org/officeDocument/2006/relationships/hyperlink" Target="https://doi.org/10.1016/j.psyneuen.2021.105371" TargetMode="External"/><Relationship Id="rId49" Type="http://schemas.openxmlformats.org/officeDocument/2006/relationships/hyperlink" Target="https://knowledge.uchicago.edu/record/7216" TargetMode="External"/><Relationship Id="rId57" Type="http://schemas.openxmlformats.org/officeDocument/2006/relationships/hyperlink" Target="https://doi.org/10.1080/00031305.2016.1154108" TargetMode="External"/><Relationship Id="rId10" Type="http://schemas.microsoft.com/office/2018/08/relationships/commentsExtensible" Target="commentsExtensible.xml"/><Relationship Id="rId31" Type="http://schemas.openxmlformats.org/officeDocument/2006/relationships/hyperlink" Target="https://doi.org/10.1177/2158244018825171" TargetMode="External"/><Relationship Id="rId44" Type="http://schemas.openxmlformats.org/officeDocument/2006/relationships/hyperlink" Target="https://doi.org/10.3109/07420528.2013.826238" TargetMode="External"/><Relationship Id="rId52" Type="http://schemas.openxmlformats.org/officeDocument/2006/relationships/hyperlink" Target="https://www.gov.uk/government/publications/the-report-of-the-commission-on-race-and-ethnic-disparities-supporting-research/ethnic-socio-economic-and-sex-inequalities-in-educational-achievement-at-age-16-by-professor-steve-strand" TargetMode="External"/><Relationship Id="rId60" Type="http://schemas.openxmlformats.org/officeDocument/2006/relationships/image" Target="media/image1.png"/><Relationship Id="rId65" Type="http://schemas.openxmlformats.org/officeDocument/2006/relationships/image" Target="media/image6.png"/><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doi.org/10.1080/0305764X.2024.2420611" TargetMode="External"/><Relationship Id="rId18" Type="http://schemas.openxmlformats.org/officeDocument/2006/relationships/hyperlink" Target="https://committees.parliament.uk/committee/203/education-committee/news/156024/forgotten-white-workingclass-pupils-let-down-by-decades-of-neglect-mps-say/" TargetMode="External"/><Relationship Id="rId39" Type="http://schemas.openxmlformats.org/officeDocument/2006/relationships/hyperlink" Target="https://www.nfer.ac.uk/publications/understanding-the-relationship-between-attendance-wellbeing-and-sense-of-belongin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osf.io/x82j3/overview" TargetMode="External"/><Relationship Id="rId2" Type="http://schemas.openxmlformats.org/officeDocument/2006/relationships/hyperlink" Target="https://osf.io/x82j3/overview" TargetMode="External"/><Relationship Id="rId1" Type="http://schemas.openxmlformats.org/officeDocument/2006/relationships/hyperlink" Target="https://www.gov.uk/national-curriculum" TargetMode="External"/><Relationship Id="rId6" Type="http://schemas.openxmlformats.org/officeDocument/2006/relationships/hyperlink" Target="https://adam-dennett.shinyapps.io/School_Attainment_Policy_Simulator/" TargetMode="External"/><Relationship Id="rId5" Type="http://schemas.openxmlformats.org/officeDocument/2006/relationships/hyperlink" Target="https://www.brighton-hove.gov.uk/schools-and-learning/school-policies-reports-strategies-and-other-documents/better-outcomes-better-lives-brighton-hoves-strategy-tackling-educational-disadvantage" TargetMode="External"/><Relationship Id="rId4" Type="http://schemas.openxmlformats.org/officeDocument/2006/relationships/hyperlink" Target="https://osf.io/x82j3/ov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TF_Template_Word_Windows_2016.dotx</Template>
  <TotalTime>106</TotalTime>
  <Pages>1</Pages>
  <Words>17862</Words>
  <Characters>101818</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Campbell-Meiklejohn</dc:creator>
  <cp:keywords/>
  <cp:lastModifiedBy>Adam Dennett</cp:lastModifiedBy>
  <cp:revision>4</cp:revision>
  <dcterms:created xsi:type="dcterms:W3CDTF">2026-08-28T19:35:00Z</dcterms:created>
  <dcterms:modified xsi:type="dcterms:W3CDTF">2026-08-28T22:08:00Z</dcterms:modified>
</cp:coreProperties>
</file>